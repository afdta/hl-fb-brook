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5.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6.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17.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18.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19.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844B5" w14:textId="1112C1EB" w:rsidR="00D83935" w:rsidRPr="00E6319A" w:rsidRDefault="00E6319A" w:rsidP="00D83935">
      <w:pPr>
        <w:jc w:val="center"/>
        <w:rPr>
          <w:color w:val="FF0000"/>
          <w:sz w:val="24"/>
          <w:szCs w:val="24"/>
        </w:rPr>
      </w:pPr>
      <w:r>
        <w:rPr>
          <w:color w:val="FF0000"/>
          <w:sz w:val="24"/>
          <w:szCs w:val="24"/>
        </w:rPr>
        <w:t>Cover</w:t>
      </w:r>
    </w:p>
    <w:p w14:paraId="2C7080F0" w14:textId="77777777" w:rsidR="00D83935" w:rsidRDefault="00D83935" w:rsidP="00D83935">
      <w:pPr>
        <w:jc w:val="center"/>
        <w:rPr>
          <w:b/>
          <w:sz w:val="48"/>
          <w:szCs w:val="48"/>
        </w:rPr>
      </w:pPr>
    </w:p>
    <w:p w14:paraId="730F3EF8" w14:textId="77777777" w:rsidR="00D83935" w:rsidRDefault="00D83935" w:rsidP="00D83935">
      <w:pPr>
        <w:jc w:val="center"/>
        <w:rPr>
          <w:b/>
          <w:sz w:val="52"/>
          <w:szCs w:val="52"/>
        </w:rPr>
      </w:pPr>
      <w:r>
        <w:rPr>
          <w:b/>
          <w:sz w:val="52"/>
          <w:szCs w:val="52"/>
        </w:rPr>
        <w:t xml:space="preserve">The State of the Heartland: </w:t>
      </w:r>
    </w:p>
    <w:p w14:paraId="2AEFA163" w14:textId="77777777" w:rsidR="00D83935" w:rsidRDefault="00D83935" w:rsidP="00D83935">
      <w:pPr>
        <w:jc w:val="center"/>
        <w:rPr>
          <w:b/>
          <w:sz w:val="52"/>
          <w:szCs w:val="52"/>
        </w:rPr>
      </w:pPr>
      <w:r w:rsidRPr="00F35980">
        <w:rPr>
          <w:b/>
          <w:noProof/>
          <w:sz w:val="52"/>
          <w:szCs w:val="52"/>
        </w:rPr>
        <w:t>Factbook</w:t>
      </w:r>
      <w:r>
        <w:rPr>
          <w:b/>
          <w:sz w:val="52"/>
          <w:szCs w:val="52"/>
        </w:rPr>
        <w:t xml:space="preserve"> 2018</w:t>
      </w:r>
    </w:p>
    <w:p w14:paraId="460F1F04" w14:textId="77777777" w:rsidR="00D83935" w:rsidRDefault="00D83935" w:rsidP="00D83935">
      <w:pPr>
        <w:jc w:val="center"/>
        <w:rPr>
          <w:b/>
          <w:sz w:val="40"/>
          <w:szCs w:val="40"/>
        </w:rPr>
      </w:pPr>
    </w:p>
    <w:p w14:paraId="4D25C44E" w14:textId="77777777" w:rsidR="00D83935" w:rsidRDefault="00D83935" w:rsidP="00D83935">
      <w:pPr>
        <w:jc w:val="center"/>
        <w:rPr>
          <w:b/>
          <w:sz w:val="40"/>
          <w:szCs w:val="40"/>
        </w:rPr>
      </w:pPr>
    </w:p>
    <w:p w14:paraId="3CE8B4BC" w14:textId="77777777" w:rsidR="00D83935" w:rsidRDefault="00D83935" w:rsidP="00D83935">
      <w:pPr>
        <w:jc w:val="center"/>
        <w:rPr>
          <w:sz w:val="28"/>
          <w:szCs w:val="28"/>
        </w:rPr>
      </w:pPr>
      <w:r>
        <w:rPr>
          <w:sz w:val="28"/>
          <w:szCs w:val="28"/>
        </w:rPr>
        <w:t>Metropolitan Policy Program at Brookings</w:t>
      </w:r>
    </w:p>
    <w:p w14:paraId="466A6651" w14:textId="77777777" w:rsidR="00D83935" w:rsidRDefault="00D83935" w:rsidP="00D83935">
      <w:pPr>
        <w:jc w:val="center"/>
        <w:rPr>
          <w:sz w:val="28"/>
          <w:szCs w:val="28"/>
        </w:rPr>
      </w:pPr>
      <w:r>
        <w:rPr>
          <w:sz w:val="28"/>
          <w:szCs w:val="28"/>
        </w:rPr>
        <w:t>Walton Family Foundation</w:t>
      </w:r>
    </w:p>
    <w:p w14:paraId="7AE3F8FB" w14:textId="77777777" w:rsidR="00D83935" w:rsidRDefault="00D83935" w:rsidP="00D83935">
      <w:pPr>
        <w:jc w:val="center"/>
        <w:rPr>
          <w:sz w:val="28"/>
          <w:szCs w:val="28"/>
        </w:rPr>
      </w:pPr>
    </w:p>
    <w:p w14:paraId="16D3A0EF" w14:textId="63A56BC2" w:rsidR="00D83935" w:rsidRDefault="00381391" w:rsidP="00D83935">
      <w:pPr>
        <w:tabs>
          <w:tab w:val="left" w:pos="4050"/>
        </w:tabs>
        <w:jc w:val="center"/>
        <w:rPr>
          <w:sz w:val="28"/>
          <w:szCs w:val="28"/>
        </w:rPr>
      </w:pPr>
      <w:r>
        <w:rPr>
          <w:noProof/>
          <w:sz w:val="28"/>
          <w:szCs w:val="28"/>
        </w:rPr>
        <w:t>October</w:t>
      </w:r>
      <w:r w:rsidR="00D83935">
        <w:rPr>
          <w:sz w:val="28"/>
          <w:szCs w:val="28"/>
        </w:rPr>
        <w:t xml:space="preserve"> 2018</w:t>
      </w:r>
    </w:p>
    <w:p w14:paraId="4FD1AC18" w14:textId="77777777" w:rsidR="00D83935" w:rsidRDefault="00D83935" w:rsidP="00D83935">
      <w:pPr>
        <w:jc w:val="center"/>
        <w:rPr>
          <w:sz w:val="28"/>
          <w:szCs w:val="28"/>
        </w:rPr>
      </w:pPr>
    </w:p>
    <w:p w14:paraId="2AC96AF6" w14:textId="7ACAE6C3" w:rsidR="00D83935" w:rsidRDefault="00D83935" w:rsidP="00D83935">
      <w:pPr>
        <w:jc w:val="center"/>
        <w:rPr>
          <w:sz w:val="28"/>
          <w:szCs w:val="28"/>
        </w:rPr>
      </w:pPr>
    </w:p>
    <w:p w14:paraId="5503D32E" w14:textId="6375007D" w:rsidR="00DE3BA5" w:rsidRDefault="00DE3BA5" w:rsidP="00D83935">
      <w:pPr>
        <w:jc w:val="center"/>
        <w:rPr>
          <w:sz w:val="28"/>
          <w:szCs w:val="28"/>
        </w:rPr>
      </w:pPr>
    </w:p>
    <w:p w14:paraId="1AA09819" w14:textId="5A6A38F8" w:rsidR="00DE3BA5" w:rsidRDefault="00DE3BA5" w:rsidP="00D83935">
      <w:pPr>
        <w:jc w:val="center"/>
        <w:rPr>
          <w:sz w:val="28"/>
          <w:szCs w:val="28"/>
        </w:rPr>
      </w:pPr>
    </w:p>
    <w:p w14:paraId="38186334" w14:textId="77777777" w:rsidR="00DE3BA5" w:rsidRDefault="00DE3BA5" w:rsidP="00D83935">
      <w:pPr>
        <w:jc w:val="center"/>
        <w:rPr>
          <w:sz w:val="28"/>
          <w:szCs w:val="28"/>
        </w:rPr>
      </w:pPr>
    </w:p>
    <w:p w14:paraId="52AA4E96" w14:textId="6A95A7A2" w:rsidR="00E6319A" w:rsidRDefault="00E6319A" w:rsidP="00D83935">
      <w:pPr>
        <w:jc w:val="center"/>
        <w:rPr>
          <w:sz w:val="28"/>
          <w:szCs w:val="28"/>
        </w:rPr>
      </w:pPr>
    </w:p>
    <w:p w14:paraId="0A4CD536" w14:textId="409C268C" w:rsidR="00E6319A" w:rsidRDefault="00E6319A" w:rsidP="00D83935">
      <w:pPr>
        <w:jc w:val="center"/>
        <w:rPr>
          <w:sz w:val="28"/>
          <w:szCs w:val="28"/>
        </w:rPr>
      </w:pPr>
    </w:p>
    <w:p w14:paraId="417FAFF6" w14:textId="5A8E47CF" w:rsidR="00E6319A" w:rsidRDefault="00E6319A" w:rsidP="00D83935">
      <w:pPr>
        <w:jc w:val="center"/>
        <w:rPr>
          <w:sz w:val="28"/>
          <w:szCs w:val="28"/>
        </w:rPr>
      </w:pPr>
    </w:p>
    <w:p w14:paraId="1F65A911" w14:textId="77777777" w:rsidR="00E6319A" w:rsidRDefault="00E6319A" w:rsidP="00D83935">
      <w:pPr>
        <w:jc w:val="center"/>
        <w:rPr>
          <w:sz w:val="28"/>
          <w:szCs w:val="28"/>
        </w:rPr>
      </w:pPr>
    </w:p>
    <w:p w14:paraId="0C192E32" w14:textId="77777777" w:rsidR="00D83935" w:rsidRDefault="00D83935" w:rsidP="00D83935">
      <w:pPr>
        <w:jc w:val="center"/>
        <w:rPr>
          <w:sz w:val="28"/>
          <w:szCs w:val="28"/>
        </w:rPr>
      </w:pPr>
    </w:p>
    <w:p w14:paraId="5AC3BC42" w14:textId="77777777" w:rsidR="00E6319A" w:rsidRDefault="0026497C" w:rsidP="00D83935">
      <w:pPr>
        <w:ind w:left="1440" w:firstLine="720"/>
        <w:jc w:val="center"/>
        <w:rPr>
          <w:sz w:val="28"/>
          <w:szCs w:val="28"/>
        </w:rPr>
      </w:pPr>
      <w:hyperlink r:id="rId8" w:history="1">
        <w:r w:rsidR="00D83935">
          <w:rPr>
            <w:rStyle w:val="Hyperlink"/>
            <w:sz w:val="28"/>
            <w:szCs w:val="28"/>
          </w:rPr>
          <w:t>www.theHeartlandSummit.org</w:t>
        </w:r>
      </w:hyperlink>
      <w:r w:rsidR="00D83935">
        <w:rPr>
          <w:sz w:val="28"/>
          <w:szCs w:val="28"/>
        </w:rPr>
        <w:tab/>
      </w:r>
      <w:r w:rsidR="00D83935">
        <w:rPr>
          <w:sz w:val="28"/>
          <w:szCs w:val="28"/>
        </w:rPr>
        <w:tab/>
      </w:r>
      <w:r w:rsidR="00D83935">
        <w:rPr>
          <w:sz w:val="28"/>
          <w:szCs w:val="28"/>
        </w:rPr>
        <w:tab/>
      </w:r>
    </w:p>
    <w:p w14:paraId="5C42253C" w14:textId="77777777" w:rsidR="00E6319A" w:rsidRDefault="00E6319A" w:rsidP="00D83935">
      <w:pPr>
        <w:ind w:left="1440" w:firstLine="720"/>
        <w:jc w:val="center"/>
        <w:rPr>
          <w:sz w:val="28"/>
          <w:szCs w:val="28"/>
        </w:rPr>
      </w:pPr>
    </w:p>
    <w:p w14:paraId="115DD9F5" w14:textId="77777777" w:rsidR="00E6319A" w:rsidRDefault="00E6319A" w:rsidP="00D83935">
      <w:pPr>
        <w:ind w:left="1440" w:firstLine="720"/>
        <w:jc w:val="center"/>
        <w:rPr>
          <w:sz w:val="28"/>
          <w:szCs w:val="28"/>
        </w:rPr>
      </w:pPr>
    </w:p>
    <w:p w14:paraId="262312CE" w14:textId="77777777" w:rsidR="00E6319A" w:rsidRDefault="00E6319A" w:rsidP="00D83935">
      <w:pPr>
        <w:ind w:left="1440" w:firstLine="720"/>
        <w:jc w:val="center"/>
        <w:rPr>
          <w:sz w:val="28"/>
          <w:szCs w:val="28"/>
        </w:rPr>
      </w:pPr>
    </w:p>
    <w:p w14:paraId="594DCDA7" w14:textId="7D0F356C" w:rsidR="00E6319A" w:rsidRDefault="00E6319A">
      <w:pPr>
        <w:rPr>
          <w:sz w:val="28"/>
          <w:szCs w:val="28"/>
        </w:rPr>
      </w:pPr>
    </w:p>
    <w:p w14:paraId="463494C7" w14:textId="5B97FE0F" w:rsidR="00E6319A" w:rsidRPr="00D71960" w:rsidRDefault="00E6319A" w:rsidP="00E6319A">
      <w:pPr>
        <w:jc w:val="center"/>
        <w:rPr>
          <w:color w:val="FF0000"/>
          <w:sz w:val="24"/>
          <w:szCs w:val="24"/>
        </w:rPr>
      </w:pPr>
      <w:r>
        <w:rPr>
          <w:color w:val="FF0000"/>
          <w:sz w:val="24"/>
          <w:szCs w:val="24"/>
        </w:rPr>
        <w:t>Title page</w:t>
      </w:r>
    </w:p>
    <w:p w14:paraId="6A3C7F57" w14:textId="77777777" w:rsidR="00E6319A" w:rsidRDefault="00E6319A" w:rsidP="00E6319A">
      <w:pPr>
        <w:jc w:val="center"/>
        <w:rPr>
          <w:b/>
          <w:sz w:val="48"/>
          <w:szCs w:val="48"/>
        </w:rPr>
      </w:pPr>
    </w:p>
    <w:p w14:paraId="2DEE1FC6" w14:textId="77777777" w:rsidR="00E6319A" w:rsidRDefault="00E6319A" w:rsidP="00E6319A">
      <w:pPr>
        <w:jc w:val="center"/>
        <w:rPr>
          <w:b/>
          <w:sz w:val="52"/>
          <w:szCs w:val="52"/>
        </w:rPr>
      </w:pPr>
      <w:r>
        <w:rPr>
          <w:b/>
          <w:sz w:val="52"/>
          <w:szCs w:val="52"/>
        </w:rPr>
        <w:t xml:space="preserve">The State of the Heartland: </w:t>
      </w:r>
    </w:p>
    <w:p w14:paraId="2345A960" w14:textId="77777777" w:rsidR="00E6319A" w:rsidRDefault="00E6319A" w:rsidP="00E6319A">
      <w:pPr>
        <w:jc w:val="center"/>
        <w:rPr>
          <w:b/>
          <w:sz w:val="52"/>
          <w:szCs w:val="52"/>
        </w:rPr>
      </w:pPr>
      <w:r w:rsidRPr="00F35980">
        <w:rPr>
          <w:b/>
          <w:noProof/>
          <w:sz w:val="52"/>
          <w:szCs w:val="52"/>
        </w:rPr>
        <w:t>Factbook</w:t>
      </w:r>
      <w:r>
        <w:rPr>
          <w:b/>
          <w:sz w:val="52"/>
          <w:szCs w:val="52"/>
        </w:rPr>
        <w:t xml:space="preserve"> 2018</w:t>
      </w:r>
    </w:p>
    <w:p w14:paraId="427F956D" w14:textId="77777777" w:rsidR="00E6319A" w:rsidRDefault="00E6319A" w:rsidP="00E6319A">
      <w:pPr>
        <w:jc w:val="center"/>
        <w:rPr>
          <w:b/>
          <w:sz w:val="40"/>
          <w:szCs w:val="40"/>
        </w:rPr>
      </w:pPr>
    </w:p>
    <w:p w14:paraId="3394505D" w14:textId="77777777" w:rsidR="00E6319A" w:rsidRDefault="00E6319A" w:rsidP="00E6319A">
      <w:pPr>
        <w:jc w:val="center"/>
        <w:rPr>
          <w:b/>
          <w:sz w:val="40"/>
          <w:szCs w:val="40"/>
        </w:rPr>
      </w:pPr>
    </w:p>
    <w:p w14:paraId="06F45DF2" w14:textId="77777777" w:rsidR="00E6319A" w:rsidRDefault="00E6319A" w:rsidP="00E6319A">
      <w:pPr>
        <w:jc w:val="center"/>
        <w:rPr>
          <w:sz w:val="28"/>
          <w:szCs w:val="28"/>
        </w:rPr>
      </w:pPr>
    </w:p>
    <w:p w14:paraId="0409B780" w14:textId="0D6E97B6" w:rsidR="00E6319A" w:rsidRDefault="00E6319A" w:rsidP="00E6319A">
      <w:pPr>
        <w:jc w:val="center"/>
        <w:rPr>
          <w:sz w:val="28"/>
          <w:szCs w:val="28"/>
        </w:rPr>
      </w:pPr>
      <w:r>
        <w:rPr>
          <w:sz w:val="28"/>
          <w:szCs w:val="28"/>
        </w:rPr>
        <w:t>Mark Muro, Jacob Whiton, Rob</w:t>
      </w:r>
      <w:r w:rsidR="00F34F2B">
        <w:rPr>
          <w:sz w:val="28"/>
          <w:szCs w:val="28"/>
        </w:rPr>
        <w:t>ert</w:t>
      </w:r>
      <w:r>
        <w:rPr>
          <w:sz w:val="28"/>
          <w:szCs w:val="28"/>
        </w:rPr>
        <w:t xml:space="preserve"> Maxim</w:t>
      </w:r>
    </w:p>
    <w:p w14:paraId="7DF03675" w14:textId="6273519F" w:rsidR="00E6319A" w:rsidRDefault="00E6319A" w:rsidP="00E6319A">
      <w:pPr>
        <w:jc w:val="center"/>
        <w:rPr>
          <w:sz w:val="28"/>
          <w:szCs w:val="28"/>
        </w:rPr>
      </w:pPr>
      <w:r>
        <w:rPr>
          <w:sz w:val="28"/>
          <w:szCs w:val="28"/>
        </w:rPr>
        <w:t>Ross DeVol</w:t>
      </w:r>
    </w:p>
    <w:p w14:paraId="139DA0D6" w14:textId="77777777" w:rsidR="00E6319A" w:rsidRDefault="00E6319A" w:rsidP="00E6319A">
      <w:pPr>
        <w:jc w:val="center"/>
        <w:rPr>
          <w:sz w:val="28"/>
          <w:szCs w:val="28"/>
        </w:rPr>
      </w:pPr>
    </w:p>
    <w:p w14:paraId="0FE5336B" w14:textId="77777777" w:rsidR="00E6319A" w:rsidRDefault="00E6319A" w:rsidP="00E6319A">
      <w:pPr>
        <w:rPr>
          <w:sz w:val="28"/>
          <w:szCs w:val="28"/>
        </w:rPr>
      </w:pPr>
    </w:p>
    <w:p w14:paraId="5BDBCA7D" w14:textId="67C872B3" w:rsidR="00E6319A" w:rsidRDefault="00E6319A" w:rsidP="00E6319A">
      <w:pPr>
        <w:jc w:val="center"/>
        <w:rPr>
          <w:sz w:val="28"/>
          <w:szCs w:val="28"/>
        </w:rPr>
      </w:pPr>
      <w:r>
        <w:rPr>
          <w:sz w:val="28"/>
          <w:szCs w:val="28"/>
        </w:rPr>
        <w:t>Metropolitan Policy Program at Brookings</w:t>
      </w:r>
    </w:p>
    <w:p w14:paraId="19F3FAEC" w14:textId="77777777" w:rsidR="00E6319A" w:rsidRDefault="00E6319A" w:rsidP="00E6319A">
      <w:pPr>
        <w:jc w:val="center"/>
        <w:rPr>
          <w:sz w:val="28"/>
          <w:szCs w:val="28"/>
        </w:rPr>
      </w:pPr>
      <w:r>
        <w:rPr>
          <w:sz w:val="28"/>
          <w:szCs w:val="28"/>
        </w:rPr>
        <w:t>Walton Family Foundation</w:t>
      </w:r>
    </w:p>
    <w:p w14:paraId="3FEDFD96" w14:textId="77777777" w:rsidR="00E6319A" w:rsidRDefault="00E6319A" w:rsidP="00E6319A">
      <w:pPr>
        <w:jc w:val="center"/>
        <w:rPr>
          <w:sz w:val="28"/>
          <w:szCs w:val="28"/>
        </w:rPr>
      </w:pPr>
    </w:p>
    <w:p w14:paraId="282632C5" w14:textId="49753910" w:rsidR="00E6319A" w:rsidRDefault="00DE3BA5" w:rsidP="00E6319A">
      <w:pPr>
        <w:tabs>
          <w:tab w:val="left" w:pos="4050"/>
        </w:tabs>
        <w:jc w:val="center"/>
        <w:rPr>
          <w:sz w:val="28"/>
          <w:szCs w:val="28"/>
        </w:rPr>
      </w:pPr>
      <w:r>
        <w:rPr>
          <w:noProof/>
          <w:sz w:val="28"/>
          <w:szCs w:val="28"/>
        </w:rPr>
        <w:t>October</w:t>
      </w:r>
      <w:r w:rsidR="007A058D">
        <w:rPr>
          <w:noProof/>
          <w:sz w:val="28"/>
          <w:szCs w:val="28"/>
        </w:rPr>
        <w:t>,</w:t>
      </w:r>
      <w:r w:rsidR="00E6319A">
        <w:rPr>
          <w:sz w:val="28"/>
          <w:szCs w:val="28"/>
        </w:rPr>
        <w:t xml:space="preserve"> 2018</w:t>
      </w:r>
    </w:p>
    <w:p w14:paraId="5C7669C9" w14:textId="77777777" w:rsidR="00E6319A" w:rsidRDefault="00E6319A" w:rsidP="00E6319A">
      <w:pPr>
        <w:jc w:val="center"/>
        <w:rPr>
          <w:sz w:val="28"/>
          <w:szCs w:val="28"/>
        </w:rPr>
      </w:pPr>
    </w:p>
    <w:p w14:paraId="45C52307" w14:textId="77777777" w:rsidR="00E6319A" w:rsidRDefault="00E6319A" w:rsidP="00E6319A">
      <w:pPr>
        <w:jc w:val="center"/>
        <w:rPr>
          <w:sz w:val="28"/>
          <w:szCs w:val="28"/>
        </w:rPr>
      </w:pPr>
    </w:p>
    <w:p w14:paraId="36DDA9AC" w14:textId="77777777" w:rsidR="00E6319A" w:rsidRDefault="00E6319A" w:rsidP="00E6319A">
      <w:pPr>
        <w:jc w:val="center"/>
        <w:rPr>
          <w:sz w:val="28"/>
          <w:szCs w:val="28"/>
        </w:rPr>
      </w:pPr>
    </w:p>
    <w:p w14:paraId="70C2F510" w14:textId="77777777" w:rsidR="00E6319A" w:rsidRDefault="00E6319A" w:rsidP="00E6319A">
      <w:pPr>
        <w:jc w:val="center"/>
        <w:rPr>
          <w:sz w:val="28"/>
          <w:szCs w:val="28"/>
        </w:rPr>
      </w:pPr>
    </w:p>
    <w:p w14:paraId="781F3FD7" w14:textId="0C2216E3" w:rsidR="00E6319A" w:rsidRDefault="00E6319A" w:rsidP="00E6319A">
      <w:pPr>
        <w:ind w:left="1440" w:firstLine="720"/>
        <w:jc w:val="center"/>
        <w:rPr>
          <w:sz w:val="28"/>
          <w:szCs w:val="28"/>
        </w:rPr>
      </w:pPr>
      <w:r>
        <w:rPr>
          <w:sz w:val="28"/>
          <w:szCs w:val="28"/>
        </w:rPr>
        <w:lastRenderedPageBreak/>
        <w:tab/>
      </w:r>
      <w:r>
        <w:rPr>
          <w:sz w:val="28"/>
          <w:szCs w:val="28"/>
        </w:rPr>
        <w:tab/>
      </w:r>
    </w:p>
    <w:p w14:paraId="61E11218" w14:textId="77777777" w:rsidR="00E6319A" w:rsidRDefault="00E6319A" w:rsidP="00E6319A">
      <w:pPr>
        <w:ind w:left="1440" w:firstLine="720"/>
        <w:jc w:val="center"/>
        <w:rPr>
          <w:sz w:val="28"/>
          <w:szCs w:val="28"/>
        </w:rPr>
      </w:pPr>
    </w:p>
    <w:p w14:paraId="3DFAE06E" w14:textId="77777777" w:rsidR="007A058D" w:rsidRDefault="007A058D" w:rsidP="007A058D">
      <w:pPr>
        <w:rPr>
          <w:b/>
          <w:sz w:val="48"/>
          <w:szCs w:val="48"/>
        </w:rPr>
      </w:pPr>
      <w:r>
        <w:rPr>
          <w:b/>
          <w:sz w:val="48"/>
          <w:szCs w:val="48"/>
        </w:rPr>
        <w:t>Executive Summary</w:t>
      </w:r>
    </w:p>
    <w:p w14:paraId="5C80A8D6" w14:textId="77777777" w:rsidR="007A058D" w:rsidRDefault="007A058D" w:rsidP="007A058D">
      <w:pPr>
        <w:rPr>
          <w:sz w:val="28"/>
          <w:szCs w:val="28"/>
        </w:rPr>
      </w:pPr>
      <w:r>
        <w:rPr>
          <w:sz w:val="28"/>
          <w:szCs w:val="28"/>
        </w:rPr>
        <w:t>Two years after a national election that experts say pitted the “American Heartland” against the rest of the nation, pinning the region down has only gotten trickier.</w:t>
      </w:r>
    </w:p>
    <w:p w14:paraId="4EDA0184" w14:textId="77777777" w:rsidR="007A058D" w:rsidRDefault="007A058D" w:rsidP="007A058D">
      <w:pPr>
        <w:tabs>
          <w:tab w:val="left" w:pos="5400"/>
        </w:tabs>
        <w:rPr>
          <w:sz w:val="28"/>
          <w:szCs w:val="28"/>
        </w:rPr>
      </w:pPr>
      <w:r>
        <w:rPr>
          <w:sz w:val="28"/>
          <w:szCs w:val="28"/>
        </w:rPr>
        <w:t xml:space="preserve">In fact, the proliferation of “red vs. blue” maps and apocalyptic talk-show punditry has if anything made it harder for the region to get a clear sense of itself and how it is doing. </w:t>
      </w:r>
    </w:p>
    <w:p w14:paraId="1C7914C0" w14:textId="77777777" w:rsidR="007A058D" w:rsidRDefault="007A058D" w:rsidP="007A058D">
      <w:pPr>
        <w:tabs>
          <w:tab w:val="left" w:pos="5400"/>
        </w:tabs>
        <w:rPr>
          <w:sz w:val="28"/>
          <w:szCs w:val="28"/>
        </w:rPr>
      </w:pPr>
      <w:r>
        <w:rPr>
          <w:sz w:val="28"/>
          <w:szCs w:val="28"/>
        </w:rPr>
        <w:t xml:space="preserve">Instead, the national debate purveys conflicting, distorted images that often portray the region either as a vast “flyover” interior where jobs have disappeared and anger is pervasive, or else as an idyllic expanse of wheat fields, reviving factories, and mid-sized cities filled with start-ups. </w:t>
      </w:r>
    </w:p>
    <w:p w14:paraId="6C1DBD86" w14:textId="77777777" w:rsidR="007A058D" w:rsidRDefault="007A058D" w:rsidP="007A058D">
      <w:pPr>
        <w:tabs>
          <w:tab w:val="left" w:pos="5400"/>
        </w:tabs>
        <w:rPr>
          <w:sz w:val="28"/>
          <w:szCs w:val="28"/>
        </w:rPr>
      </w:pPr>
      <w:r>
        <w:rPr>
          <w:sz w:val="28"/>
          <w:szCs w:val="28"/>
        </w:rPr>
        <w:t xml:space="preserve">To be sure, some of the social media “hot takes” and journalistic quick hits have their truth, and even their use. But what Heartland changemakers really need now is a more clarifying look at the region. Such a chronicle—by the numbers, with an agreed-upon geography—might actually help in promoting understanding and bringing the conversation home. </w:t>
      </w:r>
    </w:p>
    <w:p w14:paraId="4BFCAB39" w14:textId="77777777" w:rsidR="007A058D" w:rsidRDefault="007A058D" w:rsidP="007A058D">
      <w:pPr>
        <w:rPr>
          <w:sz w:val="28"/>
          <w:szCs w:val="28"/>
        </w:rPr>
      </w:pPr>
      <w:r>
        <w:rPr>
          <w:sz w:val="28"/>
          <w:szCs w:val="28"/>
        </w:rPr>
        <w:t xml:space="preserve">Which is the point of this factbook: Prepared to support the Walton Family Foundation’s inaugural Heartland Summit, the </w:t>
      </w:r>
      <w:r w:rsidRPr="00BB6D8E">
        <w:rPr>
          <w:b/>
          <w:i/>
          <w:sz w:val="28"/>
          <w:szCs w:val="28"/>
        </w:rPr>
        <w:t>State of the Heartland: Factbook 2018</w:t>
      </w:r>
      <w:r w:rsidRPr="00BB6D8E">
        <w:rPr>
          <w:i/>
          <w:sz w:val="28"/>
          <w:szCs w:val="28"/>
        </w:rPr>
        <w:t xml:space="preserve"> </w:t>
      </w:r>
      <w:r>
        <w:rPr>
          <w:sz w:val="28"/>
          <w:szCs w:val="28"/>
        </w:rPr>
        <w:t>is intended to help Heartland leaders and citizens get on the same page about the region’s current condition and its trajectory at a crucial time.</w:t>
      </w:r>
    </w:p>
    <w:p w14:paraId="37419920" w14:textId="77777777" w:rsidR="007A058D" w:rsidRDefault="007A058D" w:rsidP="007A058D">
      <w:pPr>
        <w:rPr>
          <w:sz w:val="28"/>
          <w:szCs w:val="28"/>
        </w:rPr>
      </w:pPr>
      <w:r>
        <w:rPr>
          <w:sz w:val="28"/>
          <w:szCs w:val="28"/>
        </w:rPr>
        <w:t xml:space="preserve">To that end, this factbook adopts a new state-based definition of the region developed by the Walton Family Foundation (WFF) and then provides a series of </w:t>
      </w:r>
      <w:r w:rsidRPr="007E2B20">
        <w:rPr>
          <w:sz w:val="28"/>
          <w:szCs w:val="28"/>
        </w:rPr>
        <w:t xml:space="preserve">26 socioeconomic </w:t>
      </w:r>
      <w:r>
        <w:rPr>
          <w:sz w:val="28"/>
          <w:szCs w:val="28"/>
        </w:rPr>
        <w:t>measures focused on how the defined region’s economy has been performing since the recent financial crisis. The geography employed consists of 19 inland states. The in</w:t>
      </w:r>
      <w:r>
        <w:rPr>
          <w:sz w:val="28"/>
          <w:szCs w:val="28"/>
        </w:rPr>
        <w:lastRenderedPageBreak/>
        <w:t xml:space="preserve">dicators, meanwhile, presume the fundamental importance of economic vitality to regional, social, and cultural health. As such, the factbook’s indicators first cover nine aspects of the region’s topline outcomes in the search for growth, prosperity, and inclusion. After that, </w:t>
      </w:r>
      <w:r w:rsidRPr="007E2B20">
        <w:rPr>
          <w:sz w:val="28"/>
          <w:szCs w:val="28"/>
        </w:rPr>
        <w:t>17</w:t>
      </w:r>
      <w:r>
        <w:rPr>
          <w:sz w:val="28"/>
          <w:szCs w:val="28"/>
        </w:rPr>
        <w:t xml:space="preserve"> indicators are used to benchmark the region’s standing on four sorts of drivers of strong outcomes.</w:t>
      </w:r>
    </w:p>
    <w:p w14:paraId="6A9C3E48" w14:textId="77777777" w:rsidR="007A058D" w:rsidRPr="00A32884" w:rsidRDefault="007A058D" w:rsidP="007A058D">
      <w:pPr>
        <w:rPr>
          <w:sz w:val="28"/>
          <w:szCs w:val="28"/>
        </w:rPr>
      </w:pPr>
      <w:r>
        <w:rPr>
          <w:sz w:val="28"/>
          <w:szCs w:val="28"/>
        </w:rPr>
        <w:t xml:space="preserve">What do the indicators say about the region? Three major </w:t>
      </w:r>
      <w:r w:rsidRPr="00A32884">
        <w:rPr>
          <w:sz w:val="28"/>
          <w:szCs w:val="28"/>
        </w:rPr>
        <w:t xml:space="preserve">takeaways </w:t>
      </w:r>
      <w:r>
        <w:rPr>
          <w:sz w:val="28"/>
          <w:szCs w:val="28"/>
        </w:rPr>
        <w:t>emerge</w:t>
      </w:r>
      <w:r w:rsidRPr="00A32884">
        <w:rPr>
          <w:sz w:val="28"/>
          <w:szCs w:val="28"/>
        </w:rPr>
        <w:t xml:space="preserve"> clearly</w:t>
      </w:r>
      <w:r>
        <w:rPr>
          <w:sz w:val="28"/>
          <w:szCs w:val="28"/>
        </w:rPr>
        <w:t xml:space="preserve"> from the analysis</w:t>
      </w:r>
      <w:r w:rsidRPr="00A32884">
        <w:rPr>
          <w:sz w:val="28"/>
          <w:szCs w:val="28"/>
        </w:rPr>
        <w:t>:</w:t>
      </w:r>
    </w:p>
    <w:p w14:paraId="070E524F" w14:textId="77777777" w:rsidR="007A058D" w:rsidRPr="00A32884" w:rsidRDefault="007A058D" w:rsidP="007A058D">
      <w:pPr>
        <w:pStyle w:val="ListParagraph"/>
        <w:numPr>
          <w:ilvl w:val="0"/>
          <w:numId w:val="12"/>
        </w:numPr>
        <w:ind w:left="288"/>
        <w:rPr>
          <w:sz w:val="28"/>
          <w:szCs w:val="28"/>
        </w:rPr>
      </w:pPr>
      <w:r w:rsidRPr="00A32884">
        <w:rPr>
          <w:b/>
          <w:sz w:val="28"/>
          <w:szCs w:val="28"/>
        </w:rPr>
        <w:t>The Heartland economy is doing better than is sometimes portrayed.</w:t>
      </w:r>
      <w:r>
        <w:rPr>
          <w:b/>
          <w:sz w:val="28"/>
          <w:szCs w:val="28"/>
        </w:rPr>
        <w:t xml:space="preserve"> </w:t>
      </w:r>
      <w:r w:rsidRPr="00A32884">
        <w:rPr>
          <w:sz w:val="28"/>
          <w:szCs w:val="28"/>
        </w:rPr>
        <w:t>Growth measured by job and output growth have been steady, if not stellar, since 2010 with 19 of the 19 Heartland states adding jobs and 18 increasing their output. Prosperity has also been slowly rising as all 19 states enjoyed increased standards of living, all 19 posted increases in the average wage, and 12 saw productivity increases.</w:t>
      </w:r>
      <w:r>
        <w:rPr>
          <w:sz w:val="28"/>
          <w:szCs w:val="28"/>
        </w:rPr>
        <w:t xml:space="preserve"> </w:t>
      </w:r>
      <w:r w:rsidRPr="00A32884">
        <w:rPr>
          <w:sz w:val="28"/>
          <w:szCs w:val="28"/>
        </w:rPr>
        <w:t xml:space="preserve">Supporting all of this, meanwhile, is an impressive base of crown jewel export industries, in particular strong concentrations of advanced manufacturing in the eastern Heartland and of </w:t>
      </w:r>
      <w:r>
        <w:rPr>
          <w:sz w:val="28"/>
          <w:szCs w:val="28"/>
        </w:rPr>
        <w:t>agribusiness</w:t>
      </w:r>
      <w:r w:rsidRPr="00A32884">
        <w:rPr>
          <w:sz w:val="28"/>
          <w:szCs w:val="28"/>
        </w:rPr>
        <w:t xml:space="preserve"> in the western Heartland.</w:t>
      </w:r>
      <w:r>
        <w:rPr>
          <w:sz w:val="28"/>
          <w:szCs w:val="28"/>
        </w:rPr>
        <w:t xml:space="preserve"> </w:t>
      </w:r>
      <w:r w:rsidRPr="00A32884">
        <w:rPr>
          <w:sz w:val="28"/>
          <w:szCs w:val="28"/>
        </w:rPr>
        <w:t xml:space="preserve">Overall, the 19 Heartland states constitute a manufacturing super-region and export powerhouse that outperforms the rest of the country </w:t>
      </w:r>
      <w:r>
        <w:rPr>
          <w:sz w:val="28"/>
          <w:szCs w:val="28"/>
        </w:rPr>
        <w:t xml:space="preserve">on </w:t>
      </w:r>
      <w:r w:rsidRPr="00A32884">
        <w:rPr>
          <w:sz w:val="28"/>
          <w:szCs w:val="28"/>
        </w:rPr>
        <w:t xml:space="preserve">a number of core economic indicators. </w:t>
      </w:r>
    </w:p>
    <w:p w14:paraId="4B7867BB" w14:textId="77777777" w:rsidR="007A058D" w:rsidRPr="00A32884" w:rsidRDefault="007A058D" w:rsidP="007A058D">
      <w:pPr>
        <w:pStyle w:val="ListParagraph"/>
        <w:ind w:left="288"/>
        <w:rPr>
          <w:sz w:val="28"/>
          <w:szCs w:val="28"/>
        </w:rPr>
      </w:pPr>
    </w:p>
    <w:p w14:paraId="65305243" w14:textId="77777777" w:rsidR="007A058D" w:rsidRDefault="007A058D" w:rsidP="007A058D">
      <w:pPr>
        <w:pStyle w:val="ListParagraph"/>
        <w:numPr>
          <w:ilvl w:val="0"/>
          <w:numId w:val="12"/>
        </w:numPr>
        <w:ind w:left="288"/>
        <w:rPr>
          <w:sz w:val="28"/>
          <w:szCs w:val="28"/>
        </w:rPr>
      </w:pPr>
      <w:r w:rsidRPr="003C7279">
        <w:rPr>
          <w:b/>
          <w:sz w:val="28"/>
          <w:szCs w:val="28"/>
        </w:rPr>
        <w:t xml:space="preserve">The Heartland, however, is not </w:t>
      </w:r>
      <w:r>
        <w:rPr>
          <w:b/>
          <w:sz w:val="28"/>
          <w:szCs w:val="28"/>
        </w:rPr>
        <w:t>monolithic</w:t>
      </w:r>
      <w:r w:rsidRPr="003C7279">
        <w:rPr>
          <w:b/>
          <w:sz w:val="28"/>
          <w:szCs w:val="28"/>
        </w:rPr>
        <w:t>: Its economy varies widely across place.</w:t>
      </w:r>
      <w:r>
        <w:rPr>
          <w:sz w:val="28"/>
          <w:szCs w:val="28"/>
        </w:rPr>
        <w:t xml:space="preserve"> </w:t>
      </w:r>
      <w:r w:rsidRPr="00A32884">
        <w:rPr>
          <w:sz w:val="28"/>
          <w:szCs w:val="28"/>
        </w:rPr>
        <w:t xml:space="preserve">In this regard, the region </w:t>
      </w:r>
      <w:r>
        <w:rPr>
          <w:sz w:val="28"/>
          <w:szCs w:val="28"/>
        </w:rPr>
        <w:t xml:space="preserve">is </w:t>
      </w:r>
      <w:r w:rsidRPr="00A32884">
        <w:rPr>
          <w:sz w:val="28"/>
          <w:szCs w:val="28"/>
        </w:rPr>
        <w:t>a checkerboard of sub-regions, states, and local communities where some Heartland places are thriving while others are deteriorating</w:t>
      </w:r>
      <w:r>
        <w:rPr>
          <w:sz w:val="28"/>
          <w:szCs w:val="28"/>
        </w:rPr>
        <w:t>—just as in other regions</w:t>
      </w:r>
      <w:r w:rsidRPr="00A32884">
        <w:rPr>
          <w:sz w:val="28"/>
          <w:szCs w:val="28"/>
        </w:rPr>
        <w:t>.</w:t>
      </w:r>
      <w:r>
        <w:rPr>
          <w:sz w:val="28"/>
          <w:szCs w:val="28"/>
        </w:rPr>
        <w:t xml:space="preserve"> </w:t>
      </w:r>
      <w:r w:rsidRPr="00A32884">
        <w:rPr>
          <w:sz w:val="28"/>
          <w:szCs w:val="28"/>
        </w:rPr>
        <w:t>On multiple measures, for instance, a stark gap exists between the performance of the western Heartland and the eastern one.</w:t>
      </w:r>
      <w:r>
        <w:rPr>
          <w:sz w:val="28"/>
          <w:szCs w:val="28"/>
        </w:rPr>
        <w:t xml:space="preserve"> </w:t>
      </w:r>
      <w:r w:rsidRPr="00A32884">
        <w:rPr>
          <w:sz w:val="28"/>
          <w:szCs w:val="28"/>
        </w:rPr>
        <w:t>Labor force participation, for example, remains at crisis levels in the eastern section, while to the west labor markets are some of the tightest in the nation.</w:t>
      </w:r>
      <w:r>
        <w:rPr>
          <w:sz w:val="28"/>
          <w:szCs w:val="28"/>
        </w:rPr>
        <w:t xml:space="preserve"> </w:t>
      </w:r>
      <w:r w:rsidRPr="00A32884">
        <w:rPr>
          <w:sz w:val="28"/>
          <w:szCs w:val="28"/>
        </w:rPr>
        <w:t xml:space="preserve">Similar </w:t>
      </w:r>
      <w:r>
        <w:rPr>
          <w:sz w:val="28"/>
          <w:szCs w:val="28"/>
        </w:rPr>
        <w:t>divides</w:t>
      </w:r>
      <w:r w:rsidRPr="00A32884">
        <w:rPr>
          <w:sz w:val="28"/>
          <w:szCs w:val="28"/>
        </w:rPr>
        <w:t xml:space="preserve"> run north to south.</w:t>
      </w:r>
      <w:r>
        <w:rPr>
          <w:sz w:val="28"/>
          <w:szCs w:val="28"/>
        </w:rPr>
        <w:t xml:space="preserve"> </w:t>
      </w:r>
      <w:r w:rsidRPr="00A32884">
        <w:rPr>
          <w:sz w:val="28"/>
          <w:szCs w:val="28"/>
        </w:rPr>
        <w:t xml:space="preserve">For example, while most </w:t>
      </w:r>
      <w:r>
        <w:rPr>
          <w:sz w:val="28"/>
          <w:szCs w:val="28"/>
        </w:rPr>
        <w:t>N</w:t>
      </w:r>
      <w:r w:rsidRPr="00A32884">
        <w:rPr>
          <w:sz w:val="28"/>
          <w:szCs w:val="28"/>
        </w:rPr>
        <w:t xml:space="preserve">orthern states reside in the top half of states on measures of human capital and innovation most </w:t>
      </w:r>
      <w:r>
        <w:rPr>
          <w:sz w:val="28"/>
          <w:szCs w:val="28"/>
        </w:rPr>
        <w:t>S</w:t>
      </w:r>
      <w:r w:rsidRPr="00A32884">
        <w:rPr>
          <w:sz w:val="28"/>
          <w:szCs w:val="28"/>
        </w:rPr>
        <w:t>outhern ones reside among the bottom 10.</w:t>
      </w:r>
      <w:r>
        <w:rPr>
          <w:sz w:val="28"/>
          <w:szCs w:val="28"/>
        </w:rPr>
        <w:t xml:space="preserve"> </w:t>
      </w:r>
      <w:r w:rsidRPr="00A32884">
        <w:rPr>
          <w:sz w:val="28"/>
          <w:szCs w:val="28"/>
        </w:rPr>
        <w:t>Likewise, when looking at Heartland sub-</w:t>
      </w:r>
      <w:r w:rsidRPr="00A32884">
        <w:rPr>
          <w:sz w:val="28"/>
          <w:szCs w:val="28"/>
        </w:rPr>
        <w:lastRenderedPageBreak/>
        <w:t xml:space="preserve">regions, the Plains </w:t>
      </w:r>
      <w:r>
        <w:rPr>
          <w:sz w:val="28"/>
          <w:szCs w:val="28"/>
        </w:rPr>
        <w:t xml:space="preserve">in general is performing quite well, </w:t>
      </w:r>
      <w:r w:rsidRPr="00A32884">
        <w:rPr>
          <w:sz w:val="28"/>
          <w:szCs w:val="28"/>
        </w:rPr>
        <w:t xml:space="preserve">while areas such as the Black Belt (running through Louisiana, Mississippi, and Alabama), Appalachia, and Indian Country </w:t>
      </w:r>
      <w:r>
        <w:rPr>
          <w:sz w:val="28"/>
          <w:szCs w:val="28"/>
        </w:rPr>
        <w:t>struggle with</w:t>
      </w:r>
      <w:r w:rsidRPr="00A32884">
        <w:rPr>
          <w:sz w:val="28"/>
          <w:szCs w:val="28"/>
        </w:rPr>
        <w:t xml:space="preserve"> an emergency of elevated poverty (shared by minorities throughout the region) and high </w:t>
      </w:r>
      <w:r>
        <w:rPr>
          <w:sz w:val="28"/>
          <w:szCs w:val="28"/>
        </w:rPr>
        <w:t>rates</w:t>
      </w:r>
      <w:r w:rsidRPr="00A32884">
        <w:rPr>
          <w:sz w:val="28"/>
          <w:szCs w:val="28"/>
        </w:rPr>
        <w:t xml:space="preserve"> of obesity</w:t>
      </w:r>
      <w:r>
        <w:rPr>
          <w:sz w:val="28"/>
          <w:szCs w:val="28"/>
        </w:rPr>
        <w:t xml:space="preserve"> and addiction</w:t>
      </w:r>
      <w:r w:rsidRPr="00A32884">
        <w:rPr>
          <w:sz w:val="28"/>
          <w:szCs w:val="28"/>
        </w:rPr>
        <w:t>.</w:t>
      </w:r>
      <w:r>
        <w:rPr>
          <w:sz w:val="28"/>
          <w:szCs w:val="28"/>
        </w:rPr>
        <w:t xml:space="preserve"> Additionally</w:t>
      </w:r>
      <w:r w:rsidRPr="00A32884">
        <w:rPr>
          <w:sz w:val="28"/>
          <w:szCs w:val="28"/>
        </w:rPr>
        <w:t>, Heartland metropolitan areas are doing better in general than the region’s rural areas.</w:t>
      </w:r>
      <w:r>
        <w:rPr>
          <w:sz w:val="28"/>
          <w:szCs w:val="28"/>
        </w:rPr>
        <w:t xml:space="preserve"> </w:t>
      </w:r>
      <w:r w:rsidRPr="00A32884">
        <w:rPr>
          <w:sz w:val="28"/>
          <w:szCs w:val="28"/>
        </w:rPr>
        <w:t>While large and medium-sized metro</w:t>
      </w:r>
      <w:r>
        <w:rPr>
          <w:sz w:val="28"/>
          <w:szCs w:val="28"/>
        </w:rPr>
        <w:t xml:space="preserve"> area</w:t>
      </w:r>
      <w:r w:rsidRPr="00A32884">
        <w:rPr>
          <w:sz w:val="28"/>
          <w:szCs w:val="28"/>
        </w:rPr>
        <w:t>s in the region grew slightly, small towns and rural areas lost population.</w:t>
      </w:r>
    </w:p>
    <w:p w14:paraId="09D0D2AC" w14:textId="77777777" w:rsidR="007A058D" w:rsidRPr="00A32884" w:rsidRDefault="007A058D" w:rsidP="007A058D">
      <w:pPr>
        <w:pStyle w:val="ListParagraph"/>
        <w:ind w:left="288"/>
        <w:rPr>
          <w:sz w:val="28"/>
          <w:szCs w:val="28"/>
        </w:rPr>
      </w:pPr>
    </w:p>
    <w:p w14:paraId="2B2ECD67" w14:textId="77777777" w:rsidR="007A058D" w:rsidRPr="006545DA" w:rsidRDefault="007A058D" w:rsidP="007A058D">
      <w:pPr>
        <w:pStyle w:val="ListParagraph"/>
        <w:numPr>
          <w:ilvl w:val="0"/>
          <w:numId w:val="12"/>
        </w:numPr>
        <w:ind w:left="288"/>
        <w:rPr>
          <w:sz w:val="28"/>
          <w:szCs w:val="28"/>
        </w:rPr>
      </w:pPr>
      <w:r w:rsidRPr="005C78D6">
        <w:rPr>
          <w:b/>
          <w:sz w:val="28"/>
          <w:szCs w:val="28"/>
        </w:rPr>
        <w:t xml:space="preserve">Serious deficits </w:t>
      </w:r>
      <w:r>
        <w:rPr>
          <w:b/>
          <w:sz w:val="28"/>
          <w:szCs w:val="28"/>
        </w:rPr>
        <w:t>in</w:t>
      </w:r>
      <w:r w:rsidRPr="005C78D6">
        <w:rPr>
          <w:b/>
          <w:sz w:val="28"/>
          <w:szCs w:val="28"/>
        </w:rPr>
        <w:t xml:space="preserve"> the region’s human capital and innovation capacity pose the most serious challenges to improving future prosperity. </w:t>
      </w:r>
      <w:r w:rsidRPr="005C78D6">
        <w:rPr>
          <w:sz w:val="28"/>
          <w:szCs w:val="28"/>
        </w:rPr>
        <w:t>On this front the factbook’s indicators depict a region that is—in most places—struggling to amass the human and technology capacity needed to support broad-based prosperity.</w:t>
      </w:r>
      <w:r>
        <w:rPr>
          <w:sz w:val="28"/>
          <w:szCs w:val="28"/>
        </w:rPr>
        <w:t xml:space="preserve"> </w:t>
      </w:r>
      <w:r w:rsidRPr="005C78D6">
        <w:rPr>
          <w:sz w:val="28"/>
          <w:szCs w:val="28"/>
        </w:rPr>
        <w:t>Regarding the region’s stocks of human capital, only the Dakotas added population as fast as the rest of the nation, meaning that slow population growth—including among prized young workers</w:t>
      </w:r>
      <w:r>
        <w:rPr>
          <w:sz w:val="28"/>
          <w:szCs w:val="28"/>
        </w:rPr>
        <w:t>—</w:t>
      </w:r>
      <w:r w:rsidRPr="006545DA">
        <w:rPr>
          <w:sz w:val="28"/>
          <w:szCs w:val="28"/>
        </w:rPr>
        <w:t>limits the region’s overall growth prospects.</w:t>
      </w:r>
      <w:r>
        <w:rPr>
          <w:sz w:val="28"/>
          <w:szCs w:val="28"/>
        </w:rPr>
        <w:t xml:space="preserve"> </w:t>
      </w:r>
      <w:r w:rsidRPr="006545DA">
        <w:rPr>
          <w:sz w:val="28"/>
          <w:szCs w:val="28"/>
        </w:rPr>
        <w:t>Worse, only three Heartland states exceeded the average B</w:t>
      </w:r>
      <w:r>
        <w:rPr>
          <w:sz w:val="28"/>
          <w:szCs w:val="28"/>
        </w:rPr>
        <w:t>.</w:t>
      </w:r>
      <w:r w:rsidRPr="006545DA">
        <w:rPr>
          <w:sz w:val="28"/>
          <w:szCs w:val="28"/>
        </w:rPr>
        <w:t>A</w:t>
      </w:r>
      <w:r>
        <w:rPr>
          <w:sz w:val="28"/>
          <w:szCs w:val="28"/>
        </w:rPr>
        <w:t>.</w:t>
      </w:r>
      <w:r w:rsidRPr="006545DA">
        <w:rPr>
          <w:sz w:val="28"/>
          <w:szCs w:val="28"/>
        </w:rPr>
        <w:t xml:space="preserve"> attainment for the rest of the country, meaning that most places and populations in the region may be unprepared for an increasingly digitalized labor market.</w:t>
      </w:r>
      <w:r>
        <w:rPr>
          <w:sz w:val="28"/>
          <w:szCs w:val="28"/>
        </w:rPr>
        <w:t xml:space="preserve"> </w:t>
      </w:r>
      <w:r w:rsidRPr="006545DA">
        <w:rPr>
          <w:sz w:val="28"/>
          <w:szCs w:val="28"/>
        </w:rPr>
        <w:t xml:space="preserve">Turning to the region’s innovation assets, weak R&amp;D flows, a thin roster of top universities for tech transfer, and a near-complete dearth of venture capital (VC) investment outside Chicago leave Heartland firms </w:t>
      </w:r>
      <w:r>
        <w:rPr>
          <w:sz w:val="28"/>
          <w:szCs w:val="28"/>
        </w:rPr>
        <w:t xml:space="preserve">starved of the </w:t>
      </w:r>
      <w:r w:rsidRPr="006545DA">
        <w:rPr>
          <w:sz w:val="28"/>
          <w:szCs w:val="28"/>
        </w:rPr>
        <w:t xml:space="preserve">new ideas, new practices, and </w:t>
      </w:r>
      <w:r>
        <w:rPr>
          <w:sz w:val="28"/>
          <w:szCs w:val="28"/>
        </w:rPr>
        <w:t>funding leveraged by firms elsewhere to drive competitive breakthroughs</w:t>
      </w:r>
      <w:r w:rsidRPr="006545DA">
        <w:rPr>
          <w:sz w:val="28"/>
          <w:szCs w:val="28"/>
        </w:rPr>
        <w:t>.</w:t>
      </w:r>
      <w:r>
        <w:rPr>
          <w:sz w:val="28"/>
          <w:szCs w:val="28"/>
        </w:rPr>
        <w:t xml:space="preserve"> </w:t>
      </w:r>
      <w:r w:rsidRPr="006545DA">
        <w:rPr>
          <w:sz w:val="28"/>
          <w:szCs w:val="28"/>
        </w:rPr>
        <w:t>Finally, lower levels of urban dynamism and epidemics of obesity and opioid use represent substantial drags on productivity and output.</w:t>
      </w:r>
      <w:r>
        <w:rPr>
          <w:sz w:val="28"/>
          <w:szCs w:val="28"/>
        </w:rPr>
        <w:t xml:space="preserve"> </w:t>
      </w:r>
      <w:r w:rsidRPr="006545DA">
        <w:rPr>
          <w:sz w:val="28"/>
          <w:szCs w:val="28"/>
        </w:rPr>
        <w:t xml:space="preserve">In sum, these deficits represent the most challenging findings of the fact book and pose the </w:t>
      </w:r>
      <w:r>
        <w:rPr>
          <w:sz w:val="28"/>
          <w:szCs w:val="28"/>
        </w:rPr>
        <w:t>greatest hurdles</w:t>
      </w:r>
      <w:r w:rsidRPr="006545DA">
        <w:rPr>
          <w:sz w:val="28"/>
          <w:szCs w:val="28"/>
        </w:rPr>
        <w:t xml:space="preserve"> to changemakers.</w:t>
      </w:r>
    </w:p>
    <w:p w14:paraId="3D8AB5BF" w14:textId="77777777" w:rsidR="007A058D" w:rsidRDefault="007A058D" w:rsidP="007A058D">
      <w:pPr>
        <w:pStyle w:val="ListParagraph"/>
        <w:ind w:left="0"/>
        <w:rPr>
          <w:sz w:val="28"/>
          <w:szCs w:val="28"/>
        </w:rPr>
      </w:pPr>
    </w:p>
    <w:p w14:paraId="0D6B2540" w14:textId="77777777" w:rsidR="007A058D" w:rsidRDefault="007A058D" w:rsidP="007A058D">
      <w:pPr>
        <w:pStyle w:val="ListParagraph"/>
        <w:ind w:left="0"/>
        <w:rPr>
          <w:sz w:val="28"/>
          <w:szCs w:val="28"/>
        </w:rPr>
      </w:pPr>
      <w:r>
        <w:rPr>
          <w:sz w:val="28"/>
          <w:szCs w:val="28"/>
        </w:rPr>
        <w:t xml:space="preserve">What do these findings suggest for future discussion and action? Above all, the starkness of the region’s human capital and innovation challenges underscores that </w:t>
      </w:r>
      <w:r w:rsidRPr="001F6A5E">
        <w:rPr>
          <w:b/>
          <w:sz w:val="28"/>
          <w:szCs w:val="28"/>
        </w:rPr>
        <w:t>strategies to increase the region’s education levels and expand its innovation activities should be top-of-mind</w:t>
      </w:r>
      <w:r>
        <w:rPr>
          <w:sz w:val="28"/>
          <w:szCs w:val="28"/>
        </w:rPr>
        <w:t xml:space="preserve"> </w:t>
      </w:r>
      <w:r>
        <w:rPr>
          <w:sz w:val="28"/>
          <w:szCs w:val="28"/>
        </w:rPr>
        <w:lastRenderedPageBreak/>
        <w:t>when Heartland leaders gather to talk about the Heartland’s future. The reason for this is clear: The human and innovation capacities of places are now the core drivers of long-term performance. Or as the Walton Family Foundation’s Ross DeVol notes, the states and regions that build human capacity and invest in and nurture innovation will establish ecosystems that create high-quality, broadly shared growth for their citizens while attracting migrants from elsewhere, boosting growth further.</w:t>
      </w:r>
    </w:p>
    <w:p w14:paraId="6280B8F4" w14:textId="77777777" w:rsidR="007A058D" w:rsidRDefault="007A058D" w:rsidP="007A058D">
      <w:pPr>
        <w:pStyle w:val="ListParagraph"/>
        <w:ind w:left="0"/>
        <w:rPr>
          <w:sz w:val="28"/>
          <w:szCs w:val="28"/>
        </w:rPr>
      </w:pPr>
    </w:p>
    <w:p w14:paraId="7F444506" w14:textId="77777777" w:rsidR="007A058D" w:rsidRDefault="007A058D" w:rsidP="007A058D">
      <w:pPr>
        <w:pStyle w:val="ListParagraph"/>
        <w:ind w:left="0"/>
        <w:rPr>
          <w:sz w:val="28"/>
          <w:szCs w:val="28"/>
        </w:rPr>
      </w:pPr>
      <w:r>
        <w:rPr>
          <w:sz w:val="28"/>
          <w:szCs w:val="28"/>
        </w:rPr>
        <w:t xml:space="preserve">The good news is that even in its most challenging areas for improvement the Heartland boasts some of the most impressive and impactful collaborations anywhere of business, civic, and government changemakers working together to solve problems. And so the Heartland’s leaders should </w:t>
      </w:r>
      <w:r w:rsidRPr="001F6A5E">
        <w:rPr>
          <w:b/>
          <w:sz w:val="28"/>
          <w:szCs w:val="28"/>
        </w:rPr>
        <w:t>survey it all, assess what’s working, and get to work.</w:t>
      </w:r>
      <w:r>
        <w:rPr>
          <w:sz w:val="28"/>
          <w:szCs w:val="28"/>
        </w:rPr>
        <w:t xml:space="preserve"> </w:t>
      </w:r>
    </w:p>
    <w:p w14:paraId="7918F5F5" w14:textId="77777777" w:rsidR="007A058D" w:rsidRDefault="007A058D" w:rsidP="007A058D">
      <w:pPr>
        <w:pStyle w:val="ListParagraph"/>
        <w:ind w:left="0"/>
        <w:rPr>
          <w:sz w:val="28"/>
          <w:szCs w:val="28"/>
        </w:rPr>
      </w:pPr>
    </w:p>
    <w:p w14:paraId="4DA09EBB" w14:textId="77777777" w:rsidR="007A058D" w:rsidRDefault="007A058D" w:rsidP="007A058D">
      <w:pPr>
        <w:pStyle w:val="ListParagraph"/>
        <w:ind w:left="0"/>
        <w:rPr>
          <w:sz w:val="28"/>
          <w:szCs w:val="28"/>
        </w:rPr>
      </w:pPr>
      <w:r>
        <w:rPr>
          <w:sz w:val="28"/>
          <w:szCs w:val="28"/>
        </w:rPr>
        <w:t>Notwithstanding its many challenges, the Heartland is large, varied, and full of communities already hard at work. These places are learning what’s real, making big plans, and putting them in motion to make the Heartland better. In all of that there is surely grist for unlocking the Heartland’s full potential—and in doing so unleashing America’s.</w:t>
      </w:r>
    </w:p>
    <w:p w14:paraId="62157A86" w14:textId="34C9F61F" w:rsidR="003F6EB7" w:rsidRDefault="003F6EB7">
      <w:pPr>
        <w:rPr>
          <w:sz w:val="28"/>
          <w:szCs w:val="28"/>
        </w:rPr>
      </w:pPr>
      <w:r>
        <w:rPr>
          <w:sz w:val="28"/>
          <w:szCs w:val="28"/>
        </w:rPr>
        <w:br w:type="page"/>
      </w:r>
    </w:p>
    <w:p w14:paraId="42F3DEC0" w14:textId="07F6B55D" w:rsidR="00B90588" w:rsidRPr="00D851B3" w:rsidRDefault="00B90588">
      <w:pPr>
        <w:rPr>
          <w:b/>
          <w:sz w:val="44"/>
          <w:szCs w:val="44"/>
        </w:rPr>
      </w:pPr>
      <w:r w:rsidRPr="00D851B3">
        <w:rPr>
          <w:b/>
          <w:sz w:val="44"/>
          <w:szCs w:val="44"/>
        </w:rPr>
        <w:lastRenderedPageBreak/>
        <w:t>The state of the Heartland: benchmarking outcomes and drivers</w:t>
      </w:r>
    </w:p>
    <w:tbl>
      <w:tblPr>
        <w:tblW w:w="11080" w:type="dxa"/>
        <w:jc w:val="center"/>
        <w:tblLook w:val="04A0" w:firstRow="1" w:lastRow="0" w:firstColumn="1" w:lastColumn="0" w:noHBand="0" w:noVBand="1"/>
      </w:tblPr>
      <w:tblGrid>
        <w:gridCol w:w="4760"/>
        <w:gridCol w:w="1580"/>
        <w:gridCol w:w="1580"/>
        <w:gridCol w:w="1580"/>
        <w:gridCol w:w="1580"/>
      </w:tblGrid>
      <w:tr w:rsidR="00F24174" w:rsidRPr="00123ACD" w14:paraId="559A8C0E" w14:textId="77777777" w:rsidTr="00DE3BA5">
        <w:trPr>
          <w:trHeight w:val="375"/>
          <w:jc w:val="center"/>
        </w:trPr>
        <w:tc>
          <w:tcPr>
            <w:tcW w:w="4760" w:type="dxa"/>
            <w:tcBorders>
              <w:top w:val="single" w:sz="4" w:space="0" w:color="D9D9D9"/>
              <w:left w:val="single" w:sz="4" w:space="0" w:color="D9D9D9"/>
              <w:bottom w:val="nil"/>
              <w:right w:val="single" w:sz="4" w:space="0" w:color="D9D9D9"/>
            </w:tcBorders>
            <w:shd w:val="clear" w:color="auto" w:fill="auto"/>
            <w:noWrap/>
            <w:vAlign w:val="bottom"/>
            <w:hideMark/>
          </w:tcPr>
          <w:p w14:paraId="6A3EDDEB" w14:textId="77777777" w:rsidR="00F24174" w:rsidRPr="00123ACD" w:rsidRDefault="00F24174" w:rsidP="00DE3BA5">
            <w:pPr>
              <w:spacing w:after="0" w:line="240" w:lineRule="auto"/>
              <w:rPr>
                <w:rFonts w:ascii="Calibri" w:eastAsia="Times New Roman" w:hAnsi="Calibri" w:cs="Times New Roman"/>
                <w:b/>
                <w:bCs/>
                <w:color w:val="000000"/>
                <w:sz w:val="28"/>
                <w:szCs w:val="28"/>
              </w:rPr>
            </w:pPr>
            <w:r w:rsidRPr="00123ACD">
              <w:rPr>
                <w:rFonts w:ascii="Calibri" w:eastAsia="Times New Roman" w:hAnsi="Calibri" w:cs="Times New Roman"/>
                <w:b/>
                <w:bCs/>
                <w:color w:val="000000"/>
                <w:sz w:val="28"/>
                <w:szCs w:val="28"/>
              </w:rPr>
              <w:t>Outcomes</w:t>
            </w:r>
          </w:p>
        </w:tc>
        <w:tc>
          <w:tcPr>
            <w:tcW w:w="3160" w:type="dxa"/>
            <w:gridSpan w:val="2"/>
            <w:tcBorders>
              <w:top w:val="single" w:sz="4" w:space="0" w:color="D9D9D9"/>
              <w:left w:val="nil"/>
              <w:bottom w:val="single" w:sz="4" w:space="0" w:color="D9D9D9"/>
              <w:right w:val="single" w:sz="4" w:space="0" w:color="D9D9D9"/>
            </w:tcBorders>
            <w:shd w:val="clear" w:color="auto" w:fill="auto"/>
            <w:noWrap/>
            <w:vAlign w:val="bottom"/>
            <w:hideMark/>
          </w:tcPr>
          <w:p w14:paraId="08D45F29"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Current</w:t>
            </w:r>
          </w:p>
        </w:tc>
        <w:tc>
          <w:tcPr>
            <w:tcW w:w="3160" w:type="dxa"/>
            <w:gridSpan w:val="2"/>
            <w:tcBorders>
              <w:top w:val="single" w:sz="4" w:space="0" w:color="D9D9D9"/>
              <w:left w:val="nil"/>
              <w:bottom w:val="single" w:sz="4" w:space="0" w:color="D9D9D9"/>
              <w:right w:val="single" w:sz="4" w:space="0" w:color="D9D9D9"/>
            </w:tcBorders>
            <w:shd w:val="clear" w:color="auto" w:fill="auto"/>
            <w:noWrap/>
            <w:vAlign w:val="bottom"/>
            <w:hideMark/>
          </w:tcPr>
          <w:p w14:paraId="565352C1"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Change </w:t>
            </w:r>
          </w:p>
        </w:tc>
      </w:tr>
      <w:tr w:rsidR="00F24174" w:rsidRPr="00123ACD" w14:paraId="566E4F0A"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24FBDC0A"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nil"/>
              <w:left w:val="nil"/>
              <w:bottom w:val="nil"/>
              <w:right w:val="single" w:sz="4" w:space="0" w:color="D9D9D9"/>
            </w:tcBorders>
            <w:shd w:val="clear" w:color="auto" w:fill="auto"/>
            <w:noWrap/>
            <w:vAlign w:val="bottom"/>
            <w:hideMark/>
          </w:tcPr>
          <w:p w14:paraId="6D353523"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2D4460D3"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334341B7"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363CD2C3"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r>
      <w:tr w:rsidR="00F24174" w:rsidRPr="00123ACD" w14:paraId="158FB900"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60DB286B"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Growth</w:t>
            </w:r>
          </w:p>
        </w:tc>
        <w:tc>
          <w:tcPr>
            <w:tcW w:w="1580" w:type="dxa"/>
            <w:tcBorders>
              <w:top w:val="single" w:sz="4" w:space="0" w:color="D9D9D9"/>
              <w:left w:val="nil"/>
              <w:bottom w:val="single" w:sz="4" w:space="0" w:color="D9D9D9"/>
              <w:right w:val="nil"/>
            </w:tcBorders>
            <w:shd w:val="clear" w:color="auto" w:fill="auto"/>
            <w:noWrap/>
            <w:vAlign w:val="bottom"/>
            <w:hideMark/>
          </w:tcPr>
          <w:p w14:paraId="52AA7F64"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71E5F618"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1E1EDD99"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2127F932"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r>
      <w:tr w:rsidR="00F24174" w:rsidRPr="00123ACD" w14:paraId="0C4F741B"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5B8F391"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Jobs</w:t>
            </w:r>
          </w:p>
        </w:tc>
        <w:tc>
          <w:tcPr>
            <w:tcW w:w="1580" w:type="dxa"/>
            <w:tcBorders>
              <w:top w:val="nil"/>
              <w:left w:val="single" w:sz="4" w:space="0" w:color="D9D9D9"/>
              <w:bottom w:val="single" w:sz="4" w:space="0" w:color="D9D9D9"/>
              <w:right w:val="single" w:sz="4" w:space="0" w:color="D9D9D9"/>
            </w:tcBorders>
            <w:shd w:val="clear" w:color="000000" w:fill="DD9D73"/>
            <w:noWrap/>
            <w:vAlign w:val="bottom"/>
            <w:hideMark/>
          </w:tcPr>
          <w:p w14:paraId="6364CEDA" w14:textId="77777777" w:rsidR="00F24174" w:rsidRPr="00D214FC" w:rsidRDefault="00F24174" w:rsidP="00DE3BA5">
            <w:pPr>
              <w:pStyle w:val="NoSpacing"/>
              <w:jc w:val="right"/>
            </w:pPr>
            <w:r w:rsidRPr="00D214FC">
              <w:t>44,378,000</w:t>
            </w:r>
          </w:p>
        </w:tc>
        <w:tc>
          <w:tcPr>
            <w:tcW w:w="1580" w:type="dxa"/>
            <w:tcBorders>
              <w:top w:val="nil"/>
              <w:left w:val="nil"/>
              <w:bottom w:val="single" w:sz="4" w:space="0" w:color="D9D9D9"/>
              <w:right w:val="single" w:sz="4" w:space="0" w:color="D9D9D9"/>
            </w:tcBorders>
            <w:shd w:val="clear" w:color="auto" w:fill="auto"/>
            <w:noWrap/>
            <w:vAlign w:val="bottom"/>
            <w:hideMark/>
          </w:tcPr>
          <w:p w14:paraId="2D605E7C" w14:textId="77777777" w:rsidR="00F24174" w:rsidRPr="00D214FC" w:rsidRDefault="00F24174" w:rsidP="00DE3BA5">
            <w:pPr>
              <w:pStyle w:val="NoSpacing"/>
              <w:jc w:val="right"/>
            </w:pPr>
            <w:r w:rsidRPr="00D214FC">
              <w:t>99,483,000</w:t>
            </w:r>
          </w:p>
        </w:tc>
        <w:tc>
          <w:tcPr>
            <w:tcW w:w="1580" w:type="dxa"/>
            <w:tcBorders>
              <w:top w:val="nil"/>
              <w:left w:val="single" w:sz="4" w:space="0" w:color="D9D9D9"/>
              <w:bottom w:val="single" w:sz="4" w:space="0" w:color="D9D9D9"/>
              <w:right w:val="single" w:sz="4" w:space="0" w:color="D9D9D9"/>
            </w:tcBorders>
            <w:shd w:val="clear" w:color="000000" w:fill="FBF5F1"/>
            <w:noWrap/>
            <w:vAlign w:val="bottom"/>
            <w:hideMark/>
          </w:tcPr>
          <w:p w14:paraId="651573FE" w14:textId="77777777" w:rsidR="00F24174" w:rsidRPr="00D214FC" w:rsidRDefault="00F24174" w:rsidP="00DE3BA5">
            <w:pPr>
              <w:pStyle w:val="NoSpacing"/>
              <w:jc w:val="right"/>
            </w:pPr>
            <w:r w:rsidRPr="00D214FC">
              <w:t>1.3%</w:t>
            </w:r>
          </w:p>
        </w:tc>
        <w:tc>
          <w:tcPr>
            <w:tcW w:w="1580" w:type="dxa"/>
            <w:tcBorders>
              <w:top w:val="nil"/>
              <w:left w:val="nil"/>
              <w:bottom w:val="single" w:sz="4" w:space="0" w:color="D9D9D9"/>
              <w:right w:val="single" w:sz="4" w:space="0" w:color="D9D9D9"/>
            </w:tcBorders>
            <w:shd w:val="clear" w:color="auto" w:fill="auto"/>
            <w:noWrap/>
            <w:vAlign w:val="bottom"/>
            <w:hideMark/>
          </w:tcPr>
          <w:p w14:paraId="030FB2EA" w14:textId="77777777" w:rsidR="00F24174" w:rsidRPr="00D214FC" w:rsidRDefault="00F24174" w:rsidP="00DE3BA5">
            <w:pPr>
              <w:pStyle w:val="NoSpacing"/>
              <w:jc w:val="right"/>
            </w:pPr>
            <w:r w:rsidRPr="00D214FC">
              <w:t>1.9%</w:t>
            </w:r>
          </w:p>
        </w:tc>
      </w:tr>
      <w:tr w:rsidR="00F24174" w:rsidRPr="00123ACD" w14:paraId="4FAE4B2B"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F25F305"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Output (Mil.)</w:t>
            </w:r>
          </w:p>
        </w:tc>
        <w:tc>
          <w:tcPr>
            <w:tcW w:w="1580" w:type="dxa"/>
            <w:tcBorders>
              <w:top w:val="single" w:sz="4" w:space="0" w:color="D9D9D9"/>
              <w:left w:val="single" w:sz="4" w:space="0" w:color="D9D9D9"/>
              <w:bottom w:val="single" w:sz="4" w:space="0" w:color="D9D9D9"/>
              <w:right w:val="single" w:sz="4" w:space="0" w:color="D9D9D9"/>
            </w:tcBorders>
            <w:shd w:val="clear" w:color="000000" w:fill="D99263"/>
            <w:noWrap/>
            <w:vAlign w:val="bottom"/>
            <w:hideMark/>
          </w:tcPr>
          <w:p w14:paraId="4DE8F507" w14:textId="77777777" w:rsidR="00F24174" w:rsidRPr="00D214FC" w:rsidRDefault="00F24174" w:rsidP="00DE3BA5">
            <w:pPr>
              <w:pStyle w:val="NoSpacing"/>
              <w:jc w:val="right"/>
            </w:pPr>
            <w:r w:rsidRPr="00D214FC">
              <w:t>$4,905,000</w:t>
            </w:r>
          </w:p>
        </w:tc>
        <w:tc>
          <w:tcPr>
            <w:tcW w:w="1580" w:type="dxa"/>
            <w:tcBorders>
              <w:top w:val="nil"/>
              <w:left w:val="nil"/>
              <w:bottom w:val="single" w:sz="4" w:space="0" w:color="D9D9D9"/>
              <w:right w:val="single" w:sz="4" w:space="0" w:color="D9D9D9"/>
            </w:tcBorders>
            <w:shd w:val="clear" w:color="auto" w:fill="auto"/>
            <w:noWrap/>
            <w:vAlign w:val="bottom"/>
            <w:hideMark/>
          </w:tcPr>
          <w:p w14:paraId="7D0CDF83" w14:textId="77777777" w:rsidR="00F24174" w:rsidRPr="00D214FC" w:rsidRDefault="00F24174" w:rsidP="00DE3BA5">
            <w:pPr>
              <w:pStyle w:val="NoSpacing"/>
              <w:jc w:val="right"/>
            </w:pPr>
            <w:r w:rsidRPr="00D214FC">
              <w:t>$12,802,000</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71E799DA" w14:textId="77777777" w:rsidR="00F24174" w:rsidRPr="00D214FC" w:rsidRDefault="00F24174" w:rsidP="00DE3BA5">
            <w:pPr>
              <w:pStyle w:val="NoSpacing"/>
              <w:jc w:val="right"/>
            </w:pPr>
            <w:r w:rsidRPr="00D214FC">
              <w:t>1.4%</w:t>
            </w:r>
          </w:p>
        </w:tc>
        <w:tc>
          <w:tcPr>
            <w:tcW w:w="1580" w:type="dxa"/>
            <w:tcBorders>
              <w:top w:val="nil"/>
              <w:left w:val="nil"/>
              <w:bottom w:val="single" w:sz="4" w:space="0" w:color="D9D9D9"/>
              <w:right w:val="single" w:sz="4" w:space="0" w:color="D9D9D9"/>
            </w:tcBorders>
            <w:shd w:val="clear" w:color="auto" w:fill="auto"/>
            <w:noWrap/>
            <w:vAlign w:val="bottom"/>
            <w:hideMark/>
          </w:tcPr>
          <w:p w14:paraId="5D06245F" w14:textId="77777777" w:rsidR="00F24174" w:rsidRPr="00D214FC" w:rsidRDefault="00F24174" w:rsidP="00DE3BA5">
            <w:pPr>
              <w:pStyle w:val="NoSpacing"/>
              <w:jc w:val="right"/>
            </w:pPr>
            <w:r w:rsidRPr="00D214FC">
              <w:t>1.9%</w:t>
            </w:r>
          </w:p>
        </w:tc>
      </w:tr>
      <w:tr w:rsidR="00F24174" w:rsidRPr="00123ACD" w14:paraId="4B3FD730"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C8697B8"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Jobs at young firms</w:t>
            </w:r>
          </w:p>
        </w:tc>
        <w:tc>
          <w:tcPr>
            <w:tcW w:w="1580" w:type="dxa"/>
            <w:tcBorders>
              <w:top w:val="single" w:sz="4" w:space="0" w:color="D9D9D9"/>
              <w:left w:val="single" w:sz="4" w:space="0" w:color="D9D9D9"/>
              <w:bottom w:val="nil"/>
              <w:right w:val="single" w:sz="4" w:space="0" w:color="D9D9D9"/>
            </w:tcBorders>
            <w:shd w:val="clear" w:color="000000" w:fill="D78D5C"/>
            <w:noWrap/>
            <w:vAlign w:val="bottom"/>
            <w:hideMark/>
          </w:tcPr>
          <w:p w14:paraId="02776BA7" w14:textId="77777777" w:rsidR="00F24174" w:rsidRPr="00D214FC" w:rsidRDefault="00F24174" w:rsidP="00DE3BA5">
            <w:pPr>
              <w:pStyle w:val="NoSpacing"/>
              <w:jc w:val="right"/>
            </w:pPr>
            <w:r w:rsidRPr="00D214FC">
              <w:t>3,297,000</w:t>
            </w:r>
          </w:p>
        </w:tc>
        <w:tc>
          <w:tcPr>
            <w:tcW w:w="1580" w:type="dxa"/>
            <w:tcBorders>
              <w:top w:val="nil"/>
              <w:left w:val="nil"/>
              <w:bottom w:val="nil"/>
              <w:right w:val="single" w:sz="4" w:space="0" w:color="D9D9D9"/>
            </w:tcBorders>
            <w:shd w:val="clear" w:color="auto" w:fill="auto"/>
            <w:noWrap/>
            <w:vAlign w:val="bottom"/>
            <w:hideMark/>
          </w:tcPr>
          <w:p w14:paraId="3A69983F" w14:textId="77777777" w:rsidR="00F24174" w:rsidRPr="00D214FC" w:rsidRDefault="00F24174" w:rsidP="00DE3BA5">
            <w:pPr>
              <w:pStyle w:val="NoSpacing"/>
              <w:jc w:val="right"/>
            </w:pPr>
            <w:r w:rsidRPr="00D214FC">
              <w:t>9,341,000</w:t>
            </w:r>
          </w:p>
        </w:tc>
        <w:tc>
          <w:tcPr>
            <w:tcW w:w="1580" w:type="dxa"/>
            <w:tcBorders>
              <w:top w:val="single" w:sz="4" w:space="0" w:color="D9D9D9"/>
              <w:left w:val="single" w:sz="4" w:space="0" w:color="D9D9D9"/>
              <w:bottom w:val="nil"/>
              <w:right w:val="single" w:sz="4" w:space="0" w:color="D9D9D9"/>
            </w:tcBorders>
            <w:shd w:val="clear" w:color="000000" w:fill="FBF4F0"/>
            <w:noWrap/>
            <w:vAlign w:val="bottom"/>
            <w:hideMark/>
          </w:tcPr>
          <w:p w14:paraId="000273AC" w14:textId="77777777" w:rsidR="00F24174" w:rsidRPr="00D214FC" w:rsidRDefault="00F24174" w:rsidP="00DE3BA5">
            <w:pPr>
              <w:pStyle w:val="NoSpacing"/>
              <w:jc w:val="right"/>
            </w:pPr>
            <w:r w:rsidRPr="00D214FC">
              <w:t>-0.3%</w:t>
            </w:r>
          </w:p>
        </w:tc>
        <w:tc>
          <w:tcPr>
            <w:tcW w:w="1580" w:type="dxa"/>
            <w:tcBorders>
              <w:top w:val="nil"/>
              <w:left w:val="nil"/>
              <w:bottom w:val="nil"/>
              <w:right w:val="single" w:sz="4" w:space="0" w:color="D9D9D9"/>
            </w:tcBorders>
            <w:shd w:val="clear" w:color="auto" w:fill="auto"/>
            <w:noWrap/>
            <w:vAlign w:val="bottom"/>
            <w:hideMark/>
          </w:tcPr>
          <w:p w14:paraId="791C3C3D" w14:textId="77777777" w:rsidR="00F24174" w:rsidRPr="00D214FC" w:rsidRDefault="00F24174" w:rsidP="00DE3BA5">
            <w:pPr>
              <w:pStyle w:val="NoSpacing"/>
              <w:jc w:val="right"/>
            </w:pPr>
            <w:r w:rsidRPr="00D214FC">
              <w:t>0.4%</w:t>
            </w:r>
          </w:p>
        </w:tc>
      </w:tr>
      <w:tr w:rsidR="00F24174" w:rsidRPr="00123ACD" w14:paraId="41F0D787"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6B2F2AC5"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Prosperity</w:t>
            </w:r>
          </w:p>
        </w:tc>
        <w:tc>
          <w:tcPr>
            <w:tcW w:w="1580" w:type="dxa"/>
            <w:tcBorders>
              <w:top w:val="single" w:sz="4" w:space="0" w:color="D9D9D9"/>
              <w:left w:val="nil"/>
              <w:bottom w:val="single" w:sz="4" w:space="0" w:color="D9D9D9"/>
              <w:right w:val="nil"/>
            </w:tcBorders>
            <w:shd w:val="clear" w:color="auto" w:fill="auto"/>
            <w:noWrap/>
            <w:vAlign w:val="bottom"/>
            <w:hideMark/>
          </w:tcPr>
          <w:p w14:paraId="0B88BBB5"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1795D736"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6A6DFEE4"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18D86D96" w14:textId="77777777" w:rsidR="00F24174" w:rsidRPr="00D214FC" w:rsidRDefault="00F24174" w:rsidP="00DE3BA5">
            <w:pPr>
              <w:pStyle w:val="NoSpacing"/>
              <w:jc w:val="right"/>
            </w:pPr>
          </w:p>
        </w:tc>
      </w:tr>
      <w:tr w:rsidR="00F24174" w:rsidRPr="00123ACD" w14:paraId="7DC1D899"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F892D2F"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Productivity</w:t>
            </w:r>
          </w:p>
        </w:tc>
        <w:tc>
          <w:tcPr>
            <w:tcW w:w="1580" w:type="dxa"/>
            <w:tcBorders>
              <w:top w:val="nil"/>
              <w:left w:val="single" w:sz="4" w:space="0" w:color="D9D9D9"/>
              <w:bottom w:val="single" w:sz="4" w:space="0" w:color="D9D9D9"/>
              <w:right w:val="single" w:sz="4" w:space="0" w:color="D9D9D9"/>
            </w:tcBorders>
            <w:shd w:val="clear" w:color="000000" w:fill="F5E4D8"/>
            <w:noWrap/>
            <w:vAlign w:val="bottom"/>
            <w:hideMark/>
          </w:tcPr>
          <w:p w14:paraId="5C97476D" w14:textId="77777777" w:rsidR="00F24174" w:rsidRPr="00D214FC" w:rsidRDefault="00F24174" w:rsidP="00DE3BA5">
            <w:pPr>
              <w:pStyle w:val="NoSpacing"/>
              <w:jc w:val="right"/>
            </w:pPr>
            <w:r w:rsidRPr="00D214FC">
              <w:t>$111,000</w:t>
            </w:r>
          </w:p>
        </w:tc>
        <w:tc>
          <w:tcPr>
            <w:tcW w:w="1580" w:type="dxa"/>
            <w:tcBorders>
              <w:top w:val="nil"/>
              <w:left w:val="nil"/>
              <w:bottom w:val="single" w:sz="4" w:space="0" w:color="D9D9D9"/>
              <w:right w:val="single" w:sz="4" w:space="0" w:color="D9D9D9"/>
            </w:tcBorders>
            <w:shd w:val="clear" w:color="auto" w:fill="auto"/>
            <w:noWrap/>
            <w:vAlign w:val="bottom"/>
            <w:hideMark/>
          </w:tcPr>
          <w:p w14:paraId="329C1B42" w14:textId="77777777" w:rsidR="00F24174" w:rsidRPr="00D214FC" w:rsidRDefault="00F24174" w:rsidP="00DE3BA5">
            <w:pPr>
              <w:pStyle w:val="NoSpacing"/>
              <w:jc w:val="right"/>
            </w:pPr>
            <w:r w:rsidRPr="00D214FC">
              <w:t>$131,000</w:t>
            </w:r>
          </w:p>
        </w:tc>
        <w:tc>
          <w:tcPr>
            <w:tcW w:w="1580" w:type="dxa"/>
            <w:tcBorders>
              <w:top w:val="nil"/>
              <w:left w:val="single" w:sz="4" w:space="0" w:color="D9D9D9"/>
              <w:bottom w:val="single" w:sz="4" w:space="0" w:color="D9D9D9"/>
              <w:right w:val="single" w:sz="4" w:space="0" w:color="D9D9D9"/>
            </w:tcBorders>
            <w:shd w:val="clear" w:color="000000" w:fill="F2F4F9"/>
            <w:noWrap/>
            <w:vAlign w:val="bottom"/>
            <w:hideMark/>
          </w:tcPr>
          <w:p w14:paraId="29CE73B7" w14:textId="77777777" w:rsidR="00F24174" w:rsidRPr="00D214FC" w:rsidRDefault="00F24174" w:rsidP="00DE3BA5">
            <w:pPr>
              <w:pStyle w:val="NoSpacing"/>
              <w:jc w:val="right"/>
            </w:pPr>
            <w:r w:rsidRPr="00D214FC">
              <w:t>0.1%</w:t>
            </w:r>
          </w:p>
        </w:tc>
        <w:tc>
          <w:tcPr>
            <w:tcW w:w="1580" w:type="dxa"/>
            <w:tcBorders>
              <w:top w:val="nil"/>
              <w:left w:val="nil"/>
              <w:bottom w:val="single" w:sz="4" w:space="0" w:color="D9D9D9"/>
              <w:right w:val="single" w:sz="4" w:space="0" w:color="D9D9D9"/>
            </w:tcBorders>
            <w:shd w:val="clear" w:color="auto" w:fill="auto"/>
            <w:noWrap/>
            <w:vAlign w:val="bottom"/>
            <w:hideMark/>
          </w:tcPr>
          <w:p w14:paraId="703A0AEB" w14:textId="77777777" w:rsidR="00F24174" w:rsidRPr="00D214FC" w:rsidRDefault="00F24174" w:rsidP="00DE3BA5">
            <w:pPr>
              <w:pStyle w:val="NoSpacing"/>
              <w:jc w:val="right"/>
            </w:pPr>
            <w:r w:rsidRPr="00D214FC">
              <w:t>0.0%</w:t>
            </w:r>
          </w:p>
        </w:tc>
      </w:tr>
      <w:tr w:rsidR="00F24174" w:rsidRPr="00123ACD" w14:paraId="794752C6"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109F4FE9"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Average wage</w:t>
            </w:r>
          </w:p>
        </w:tc>
        <w:tc>
          <w:tcPr>
            <w:tcW w:w="1580" w:type="dxa"/>
            <w:tcBorders>
              <w:top w:val="single" w:sz="4" w:space="0" w:color="D9D9D9"/>
              <w:left w:val="single" w:sz="4" w:space="0" w:color="D9D9D9"/>
              <w:bottom w:val="single" w:sz="4" w:space="0" w:color="D9D9D9"/>
              <w:right w:val="single" w:sz="4" w:space="0" w:color="D9D9D9"/>
            </w:tcBorders>
            <w:shd w:val="clear" w:color="000000" w:fill="FDFBF9"/>
            <w:noWrap/>
            <w:vAlign w:val="bottom"/>
            <w:hideMark/>
          </w:tcPr>
          <w:p w14:paraId="4AC94787" w14:textId="77777777" w:rsidR="00F24174" w:rsidRPr="00D214FC" w:rsidRDefault="00F24174" w:rsidP="00DE3BA5">
            <w:pPr>
              <w:pStyle w:val="NoSpacing"/>
              <w:jc w:val="right"/>
            </w:pPr>
            <w:r w:rsidRPr="00D214FC">
              <w:t>$48,000</w:t>
            </w:r>
          </w:p>
        </w:tc>
        <w:tc>
          <w:tcPr>
            <w:tcW w:w="1580" w:type="dxa"/>
            <w:tcBorders>
              <w:top w:val="nil"/>
              <w:left w:val="nil"/>
              <w:bottom w:val="single" w:sz="4" w:space="0" w:color="D9D9D9"/>
              <w:right w:val="single" w:sz="4" w:space="0" w:color="D9D9D9"/>
            </w:tcBorders>
            <w:shd w:val="clear" w:color="auto" w:fill="auto"/>
            <w:noWrap/>
            <w:vAlign w:val="bottom"/>
            <w:hideMark/>
          </w:tcPr>
          <w:p w14:paraId="26C9F47D" w14:textId="77777777" w:rsidR="00F24174" w:rsidRPr="00D214FC" w:rsidRDefault="00F24174" w:rsidP="00DE3BA5">
            <w:pPr>
              <w:pStyle w:val="NoSpacing"/>
              <w:jc w:val="right"/>
            </w:pPr>
            <w:r w:rsidRPr="00D214FC">
              <w:t>$49,000</w:t>
            </w:r>
          </w:p>
        </w:tc>
        <w:tc>
          <w:tcPr>
            <w:tcW w:w="1580" w:type="dxa"/>
            <w:tcBorders>
              <w:top w:val="single" w:sz="4" w:space="0" w:color="D9D9D9"/>
              <w:left w:val="single" w:sz="4" w:space="0" w:color="D9D9D9"/>
              <w:bottom w:val="single" w:sz="4" w:space="0" w:color="D9D9D9"/>
              <w:right w:val="single" w:sz="4" w:space="0" w:color="D9D9D9"/>
            </w:tcBorders>
            <w:shd w:val="clear" w:color="000000" w:fill="EFF2F7"/>
            <w:noWrap/>
            <w:vAlign w:val="bottom"/>
            <w:hideMark/>
          </w:tcPr>
          <w:p w14:paraId="2CB52F36" w14:textId="77777777" w:rsidR="00F24174" w:rsidRPr="00D214FC" w:rsidRDefault="00F24174" w:rsidP="00DE3BA5">
            <w:pPr>
              <w:pStyle w:val="NoSpacing"/>
              <w:jc w:val="right"/>
            </w:pPr>
            <w:r w:rsidRPr="00D214FC">
              <w:t>1.0%</w:t>
            </w:r>
          </w:p>
        </w:tc>
        <w:tc>
          <w:tcPr>
            <w:tcW w:w="1580" w:type="dxa"/>
            <w:tcBorders>
              <w:top w:val="nil"/>
              <w:left w:val="nil"/>
              <w:bottom w:val="single" w:sz="4" w:space="0" w:color="D9D9D9"/>
              <w:right w:val="single" w:sz="4" w:space="0" w:color="D9D9D9"/>
            </w:tcBorders>
            <w:shd w:val="clear" w:color="auto" w:fill="auto"/>
            <w:noWrap/>
            <w:vAlign w:val="bottom"/>
            <w:hideMark/>
          </w:tcPr>
          <w:p w14:paraId="3DE0EF41" w14:textId="77777777" w:rsidR="00F24174" w:rsidRPr="00D214FC" w:rsidRDefault="00F24174" w:rsidP="00DE3BA5">
            <w:pPr>
              <w:pStyle w:val="NoSpacing"/>
              <w:jc w:val="right"/>
            </w:pPr>
            <w:r w:rsidRPr="00D214FC">
              <w:t>0.8%</w:t>
            </w:r>
          </w:p>
        </w:tc>
      </w:tr>
      <w:tr w:rsidR="00F24174" w:rsidRPr="00123ACD" w14:paraId="68332B80"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403F5EAE"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Standard of living</w:t>
            </w:r>
          </w:p>
        </w:tc>
        <w:tc>
          <w:tcPr>
            <w:tcW w:w="1580" w:type="dxa"/>
            <w:tcBorders>
              <w:top w:val="single" w:sz="4" w:space="0" w:color="D9D9D9"/>
              <w:left w:val="single" w:sz="4" w:space="0" w:color="D9D9D9"/>
              <w:bottom w:val="nil"/>
              <w:right w:val="single" w:sz="4" w:space="0" w:color="D9D9D9"/>
            </w:tcBorders>
            <w:shd w:val="clear" w:color="000000" w:fill="F7E9E0"/>
            <w:noWrap/>
            <w:vAlign w:val="bottom"/>
            <w:hideMark/>
          </w:tcPr>
          <w:p w14:paraId="5A2010A7" w14:textId="77777777" w:rsidR="00F24174" w:rsidRPr="00D214FC" w:rsidRDefault="00F24174" w:rsidP="00DE3BA5">
            <w:pPr>
              <w:pStyle w:val="NoSpacing"/>
              <w:jc w:val="right"/>
            </w:pPr>
            <w:r w:rsidRPr="00D214FC">
              <w:t>$50,000</w:t>
            </w:r>
          </w:p>
        </w:tc>
        <w:tc>
          <w:tcPr>
            <w:tcW w:w="1580" w:type="dxa"/>
            <w:tcBorders>
              <w:top w:val="nil"/>
              <w:left w:val="nil"/>
              <w:bottom w:val="nil"/>
              <w:right w:val="single" w:sz="4" w:space="0" w:color="D9D9D9"/>
            </w:tcBorders>
            <w:shd w:val="clear" w:color="auto" w:fill="auto"/>
            <w:noWrap/>
            <w:vAlign w:val="bottom"/>
            <w:hideMark/>
          </w:tcPr>
          <w:p w14:paraId="1B2BAF89" w14:textId="77777777" w:rsidR="00F24174" w:rsidRPr="00D214FC" w:rsidRDefault="00F24174" w:rsidP="00DE3BA5">
            <w:pPr>
              <w:pStyle w:val="NoSpacing"/>
              <w:jc w:val="right"/>
            </w:pPr>
            <w:r w:rsidRPr="00D214FC">
              <w:t>$57,000</w:t>
            </w:r>
          </w:p>
        </w:tc>
        <w:tc>
          <w:tcPr>
            <w:tcW w:w="1580" w:type="dxa"/>
            <w:tcBorders>
              <w:top w:val="single" w:sz="4" w:space="0" w:color="D9D9D9"/>
              <w:left w:val="single" w:sz="4" w:space="0" w:color="D9D9D9"/>
              <w:bottom w:val="nil"/>
              <w:right w:val="single" w:sz="4" w:space="0" w:color="D9D9D9"/>
            </w:tcBorders>
            <w:shd w:val="clear" w:color="000000" w:fill="F0F2F7"/>
            <w:noWrap/>
            <w:vAlign w:val="bottom"/>
            <w:hideMark/>
          </w:tcPr>
          <w:p w14:paraId="75F9DE94" w14:textId="77777777" w:rsidR="00F24174" w:rsidRPr="00D214FC" w:rsidRDefault="00F24174" w:rsidP="00DE3BA5">
            <w:pPr>
              <w:pStyle w:val="NoSpacing"/>
              <w:jc w:val="right"/>
            </w:pPr>
            <w:r w:rsidRPr="00D214FC">
              <w:t>1.1%</w:t>
            </w:r>
          </w:p>
        </w:tc>
        <w:tc>
          <w:tcPr>
            <w:tcW w:w="1580" w:type="dxa"/>
            <w:tcBorders>
              <w:top w:val="nil"/>
              <w:left w:val="nil"/>
              <w:bottom w:val="nil"/>
              <w:right w:val="single" w:sz="4" w:space="0" w:color="D9D9D9"/>
            </w:tcBorders>
            <w:shd w:val="clear" w:color="auto" w:fill="auto"/>
            <w:noWrap/>
            <w:vAlign w:val="bottom"/>
            <w:hideMark/>
          </w:tcPr>
          <w:p w14:paraId="0DDCBC5E" w14:textId="77777777" w:rsidR="00F24174" w:rsidRPr="00D214FC" w:rsidRDefault="00F24174" w:rsidP="00DE3BA5">
            <w:pPr>
              <w:pStyle w:val="NoSpacing"/>
              <w:jc w:val="right"/>
            </w:pPr>
            <w:r w:rsidRPr="00D214FC">
              <w:t>0.9%</w:t>
            </w:r>
          </w:p>
        </w:tc>
      </w:tr>
      <w:tr w:rsidR="00F24174" w:rsidRPr="00123ACD" w14:paraId="7A2D51F8"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0E18C709"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Inclusion</w:t>
            </w:r>
          </w:p>
        </w:tc>
        <w:tc>
          <w:tcPr>
            <w:tcW w:w="1580" w:type="dxa"/>
            <w:tcBorders>
              <w:top w:val="single" w:sz="4" w:space="0" w:color="D9D9D9"/>
              <w:left w:val="nil"/>
              <w:bottom w:val="single" w:sz="4" w:space="0" w:color="D9D9D9"/>
              <w:right w:val="nil"/>
            </w:tcBorders>
            <w:shd w:val="clear" w:color="auto" w:fill="auto"/>
            <w:noWrap/>
            <w:vAlign w:val="bottom"/>
            <w:hideMark/>
          </w:tcPr>
          <w:p w14:paraId="67986F92"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DFD22EE"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331FE12"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3FECCAD0" w14:textId="77777777" w:rsidR="00F24174" w:rsidRPr="00D214FC" w:rsidRDefault="00F24174" w:rsidP="00DE3BA5">
            <w:pPr>
              <w:pStyle w:val="NoSpacing"/>
              <w:jc w:val="right"/>
            </w:pPr>
          </w:p>
        </w:tc>
      </w:tr>
      <w:tr w:rsidR="00F24174" w:rsidRPr="00123ACD" w14:paraId="499A2521"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7AE9114"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Employment rate</w:t>
            </w:r>
          </w:p>
        </w:tc>
        <w:tc>
          <w:tcPr>
            <w:tcW w:w="1580" w:type="dxa"/>
            <w:tcBorders>
              <w:top w:val="nil"/>
              <w:left w:val="single" w:sz="4" w:space="0" w:color="D9D9D9"/>
              <w:bottom w:val="single" w:sz="4" w:space="0" w:color="D9D9D9"/>
              <w:right w:val="single" w:sz="4" w:space="0" w:color="D9D9D9"/>
            </w:tcBorders>
            <w:shd w:val="clear" w:color="000000" w:fill="FDFEFE"/>
            <w:noWrap/>
            <w:vAlign w:val="bottom"/>
            <w:hideMark/>
          </w:tcPr>
          <w:p w14:paraId="3F007B04" w14:textId="77777777" w:rsidR="00F24174" w:rsidRPr="00D214FC" w:rsidRDefault="00F24174" w:rsidP="00DE3BA5">
            <w:pPr>
              <w:pStyle w:val="NoSpacing"/>
              <w:jc w:val="right"/>
            </w:pPr>
            <w:r w:rsidRPr="00D214FC">
              <w:t>72.8%</w:t>
            </w:r>
          </w:p>
        </w:tc>
        <w:tc>
          <w:tcPr>
            <w:tcW w:w="1580" w:type="dxa"/>
            <w:tcBorders>
              <w:top w:val="nil"/>
              <w:left w:val="nil"/>
              <w:bottom w:val="single" w:sz="4" w:space="0" w:color="D9D9D9"/>
              <w:right w:val="single" w:sz="4" w:space="0" w:color="D9D9D9"/>
            </w:tcBorders>
            <w:shd w:val="clear" w:color="auto" w:fill="auto"/>
            <w:noWrap/>
            <w:vAlign w:val="bottom"/>
            <w:hideMark/>
          </w:tcPr>
          <w:p w14:paraId="107C1EA0" w14:textId="77777777" w:rsidR="00F24174" w:rsidRPr="00D214FC" w:rsidRDefault="00F24174" w:rsidP="00DE3BA5">
            <w:pPr>
              <w:pStyle w:val="NoSpacing"/>
              <w:jc w:val="right"/>
            </w:pPr>
            <w:r w:rsidRPr="00D214FC">
              <w:t>72.4%</w:t>
            </w:r>
          </w:p>
        </w:tc>
        <w:tc>
          <w:tcPr>
            <w:tcW w:w="1580" w:type="dxa"/>
            <w:tcBorders>
              <w:top w:val="nil"/>
              <w:left w:val="single" w:sz="4" w:space="0" w:color="D9D9D9"/>
              <w:bottom w:val="single" w:sz="4" w:space="0" w:color="D9D9D9"/>
              <w:right w:val="single" w:sz="4" w:space="0" w:color="D9D9D9"/>
            </w:tcBorders>
            <w:shd w:val="clear" w:color="000000" w:fill="FEFCFB"/>
            <w:noWrap/>
            <w:vAlign w:val="bottom"/>
            <w:hideMark/>
          </w:tcPr>
          <w:p w14:paraId="04AF8F42" w14:textId="77777777" w:rsidR="00F24174" w:rsidRPr="00D214FC" w:rsidRDefault="00F24174" w:rsidP="00DE3BA5">
            <w:pPr>
              <w:pStyle w:val="NoSpacing"/>
              <w:jc w:val="right"/>
            </w:pPr>
            <w:r w:rsidRPr="00D214FC">
              <w:t>3.2%</w:t>
            </w:r>
          </w:p>
        </w:tc>
        <w:tc>
          <w:tcPr>
            <w:tcW w:w="1580" w:type="dxa"/>
            <w:tcBorders>
              <w:top w:val="nil"/>
              <w:left w:val="nil"/>
              <w:bottom w:val="single" w:sz="4" w:space="0" w:color="D9D9D9"/>
              <w:right w:val="single" w:sz="4" w:space="0" w:color="D9D9D9"/>
            </w:tcBorders>
            <w:shd w:val="clear" w:color="auto" w:fill="auto"/>
            <w:noWrap/>
            <w:vAlign w:val="bottom"/>
            <w:hideMark/>
          </w:tcPr>
          <w:p w14:paraId="5E17941E" w14:textId="77777777" w:rsidR="00F24174" w:rsidRPr="00D214FC" w:rsidRDefault="00F24174" w:rsidP="00DE3BA5">
            <w:pPr>
              <w:pStyle w:val="NoSpacing"/>
              <w:jc w:val="right"/>
            </w:pPr>
            <w:r w:rsidRPr="00D214FC">
              <w:t>3.4%</w:t>
            </w:r>
          </w:p>
        </w:tc>
      </w:tr>
      <w:tr w:rsidR="00F24174" w:rsidRPr="00123ACD" w14:paraId="767E7800"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98F41D9"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Median wage</w:t>
            </w:r>
          </w:p>
        </w:tc>
        <w:tc>
          <w:tcPr>
            <w:tcW w:w="1580" w:type="dxa"/>
            <w:tcBorders>
              <w:top w:val="single" w:sz="4" w:space="0" w:color="D9D9D9"/>
              <w:left w:val="single" w:sz="4" w:space="0" w:color="D9D9D9"/>
              <w:bottom w:val="single" w:sz="4" w:space="0" w:color="D9D9D9"/>
              <w:right w:val="single" w:sz="4" w:space="0" w:color="D9D9D9"/>
            </w:tcBorders>
            <w:shd w:val="clear" w:color="000000" w:fill="E7EBF3"/>
            <w:noWrap/>
            <w:vAlign w:val="bottom"/>
            <w:hideMark/>
          </w:tcPr>
          <w:p w14:paraId="47DDFA06" w14:textId="77777777" w:rsidR="00F24174" w:rsidRPr="00D214FC" w:rsidRDefault="00F24174" w:rsidP="00DE3BA5">
            <w:pPr>
              <w:pStyle w:val="NoSpacing"/>
              <w:jc w:val="right"/>
            </w:pPr>
            <w:r w:rsidRPr="00D214FC">
              <w:t>$30,000</w:t>
            </w:r>
          </w:p>
        </w:tc>
        <w:tc>
          <w:tcPr>
            <w:tcW w:w="1580" w:type="dxa"/>
            <w:tcBorders>
              <w:top w:val="nil"/>
              <w:left w:val="nil"/>
              <w:bottom w:val="single" w:sz="4" w:space="0" w:color="D9D9D9"/>
              <w:right w:val="single" w:sz="4" w:space="0" w:color="D9D9D9"/>
            </w:tcBorders>
            <w:shd w:val="clear" w:color="auto" w:fill="auto"/>
            <w:noWrap/>
            <w:vAlign w:val="bottom"/>
            <w:hideMark/>
          </w:tcPr>
          <w:p w14:paraId="29CD8A01" w14:textId="77777777" w:rsidR="00F24174" w:rsidRPr="00D214FC" w:rsidRDefault="00F24174" w:rsidP="00DE3BA5">
            <w:pPr>
              <w:pStyle w:val="NoSpacing"/>
              <w:jc w:val="right"/>
            </w:pPr>
            <w:r w:rsidRPr="00D214FC">
              <w:t>$28,000</w:t>
            </w:r>
          </w:p>
        </w:tc>
        <w:tc>
          <w:tcPr>
            <w:tcW w:w="1580" w:type="dxa"/>
            <w:tcBorders>
              <w:top w:val="single" w:sz="4" w:space="0" w:color="D9D9D9"/>
              <w:left w:val="single" w:sz="4" w:space="0" w:color="D9D9D9"/>
              <w:bottom w:val="single" w:sz="4" w:space="0" w:color="D9D9D9"/>
              <w:right w:val="single" w:sz="4" w:space="0" w:color="D9D9D9"/>
            </w:tcBorders>
            <w:shd w:val="clear" w:color="000000" w:fill="9DAECD"/>
            <w:noWrap/>
            <w:vAlign w:val="bottom"/>
            <w:hideMark/>
          </w:tcPr>
          <w:p w14:paraId="4D340953" w14:textId="77777777" w:rsidR="00F24174" w:rsidRPr="00D214FC" w:rsidRDefault="00F24174" w:rsidP="00DE3BA5">
            <w:pPr>
              <w:pStyle w:val="NoSpacing"/>
              <w:jc w:val="right"/>
            </w:pPr>
            <w:r w:rsidRPr="00D214FC">
              <w:t>0.6%</w:t>
            </w:r>
          </w:p>
        </w:tc>
        <w:tc>
          <w:tcPr>
            <w:tcW w:w="1580" w:type="dxa"/>
            <w:tcBorders>
              <w:top w:val="nil"/>
              <w:left w:val="nil"/>
              <w:bottom w:val="single" w:sz="4" w:space="0" w:color="D9D9D9"/>
              <w:right w:val="single" w:sz="4" w:space="0" w:color="D9D9D9"/>
            </w:tcBorders>
            <w:shd w:val="clear" w:color="auto" w:fill="auto"/>
            <w:noWrap/>
            <w:vAlign w:val="bottom"/>
            <w:hideMark/>
          </w:tcPr>
          <w:p w14:paraId="6056A17F" w14:textId="77777777" w:rsidR="00F24174" w:rsidRPr="00D214FC" w:rsidRDefault="00F24174" w:rsidP="00DE3BA5">
            <w:pPr>
              <w:pStyle w:val="NoSpacing"/>
              <w:jc w:val="right"/>
            </w:pPr>
            <w:r w:rsidRPr="00D214FC">
              <w:t>-0.4%</w:t>
            </w:r>
          </w:p>
        </w:tc>
      </w:tr>
      <w:tr w:rsidR="00F24174" w:rsidRPr="00123ACD" w14:paraId="13967274"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CCE834B"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Poverty rate</w:t>
            </w:r>
          </w:p>
        </w:tc>
        <w:tc>
          <w:tcPr>
            <w:tcW w:w="1580" w:type="dxa"/>
            <w:tcBorders>
              <w:top w:val="single" w:sz="4" w:space="0" w:color="D9D9D9"/>
              <w:left w:val="single" w:sz="4" w:space="0" w:color="D9D9D9"/>
              <w:bottom w:val="nil"/>
              <w:right w:val="single" w:sz="4" w:space="0" w:color="D9D9D9"/>
            </w:tcBorders>
            <w:shd w:val="clear" w:color="000000" w:fill="FBF5F1"/>
            <w:noWrap/>
            <w:vAlign w:val="bottom"/>
            <w:hideMark/>
          </w:tcPr>
          <w:p w14:paraId="498FD8A5" w14:textId="77777777" w:rsidR="00F24174" w:rsidRPr="00D214FC" w:rsidRDefault="00F24174" w:rsidP="00DE3BA5">
            <w:pPr>
              <w:pStyle w:val="NoSpacing"/>
              <w:jc w:val="right"/>
            </w:pPr>
            <w:r w:rsidRPr="00D214FC">
              <w:t>14.6%</w:t>
            </w:r>
          </w:p>
        </w:tc>
        <w:tc>
          <w:tcPr>
            <w:tcW w:w="1580" w:type="dxa"/>
            <w:tcBorders>
              <w:top w:val="nil"/>
              <w:left w:val="nil"/>
              <w:bottom w:val="nil"/>
              <w:right w:val="single" w:sz="4" w:space="0" w:color="D9D9D9"/>
            </w:tcBorders>
            <w:shd w:val="clear" w:color="auto" w:fill="auto"/>
            <w:noWrap/>
            <w:vAlign w:val="bottom"/>
            <w:hideMark/>
          </w:tcPr>
          <w:p w14:paraId="2E770A49" w14:textId="77777777" w:rsidR="00F24174" w:rsidRPr="00D214FC" w:rsidRDefault="00F24174" w:rsidP="00DE3BA5">
            <w:pPr>
              <w:pStyle w:val="NoSpacing"/>
              <w:jc w:val="right"/>
            </w:pPr>
            <w:r w:rsidRPr="00D214FC">
              <w:t>13.8%</w:t>
            </w:r>
          </w:p>
        </w:tc>
        <w:tc>
          <w:tcPr>
            <w:tcW w:w="1580" w:type="dxa"/>
            <w:tcBorders>
              <w:top w:val="single" w:sz="4" w:space="0" w:color="D9D9D9"/>
              <w:left w:val="single" w:sz="4" w:space="0" w:color="D9D9D9"/>
              <w:bottom w:val="nil"/>
              <w:right w:val="single" w:sz="4" w:space="0" w:color="D9D9D9"/>
            </w:tcBorders>
            <w:shd w:val="clear" w:color="000000" w:fill="FEFDFD"/>
            <w:noWrap/>
            <w:vAlign w:val="bottom"/>
            <w:hideMark/>
          </w:tcPr>
          <w:p w14:paraId="27D24BEB" w14:textId="77777777" w:rsidR="00F24174" w:rsidRPr="00D214FC" w:rsidRDefault="00F24174" w:rsidP="00DE3BA5">
            <w:pPr>
              <w:pStyle w:val="NoSpacing"/>
              <w:jc w:val="right"/>
            </w:pPr>
            <w:r w:rsidRPr="00D214FC">
              <w:t>-1.2%</w:t>
            </w:r>
          </w:p>
        </w:tc>
        <w:tc>
          <w:tcPr>
            <w:tcW w:w="1580" w:type="dxa"/>
            <w:tcBorders>
              <w:top w:val="nil"/>
              <w:left w:val="nil"/>
              <w:bottom w:val="nil"/>
              <w:right w:val="single" w:sz="4" w:space="0" w:color="D9D9D9"/>
            </w:tcBorders>
            <w:shd w:val="clear" w:color="auto" w:fill="auto"/>
            <w:noWrap/>
            <w:vAlign w:val="bottom"/>
            <w:hideMark/>
          </w:tcPr>
          <w:p w14:paraId="49B72F17" w14:textId="77777777" w:rsidR="00F24174" w:rsidRDefault="00F24174" w:rsidP="00DE3BA5">
            <w:pPr>
              <w:pStyle w:val="NoSpacing"/>
              <w:jc w:val="right"/>
            </w:pPr>
            <w:r w:rsidRPr="00D214FC">
              <w:t>-1.3%</w:t>
            </w:r>
          </w:p>
        </w:tc>
      </w:tr>
      <w:tr w:rsidR="00F24174" w:rsidRPr="00123ACD" w14:paraId="0DF045B8"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0DB1919A"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702B8308"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504EABB0"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751D5A6C"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0222D920"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r>
      <w:tr w:rsidR="00F24174" w:rsidRPr="00123ACD" w14:paraId="796EE382" w14:textId="77777777" w:rsidTr="00DE3BA5">
        <w:trPr>
          <w:trHeight w:val="37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55AF53F3" w14:textId="77777777" w:rsidR="00F24174" w:rsidRPr="00123ACD" w:rsidRDefault="00F24174" w:rsidP="00DE3BA5">
            <w:pPr>
              <w:spacing w:after="0" w:line="240" w:lineRule="auto"/>
              <w:rPr>
                <w:rFonts w:ascii="Calibri" w:eastAsia="Times New Roman" w:hAnsi="Calibri" w:cs="Times New Roman"/>
                <w:b/>
                <w:bCs/>
                <w:color w:val="000000"/>
                <w:sz w:val="28"/>
                <w:szCs w:val="28"/>
              </w:rPr>
            </w:pPr>
            <w:r w:rsidRPr="00123ACD">
              <w:rPr>
                <w:rFonts w:ascii="Calibri" w:eastAsia="Times New Roman" w:hAnsi="Calibri" w:cs="Times New Roman"/>
                <w:b/>
                <w:bCs/>
                <w:color w:val="000000"/>
                <w:sz w:val="28"/>
                <w:szCs w:val="28"/>
              </w:rPr>
              <w:t>Drivers</w:t>
            </w:r>
          </w:p>
        </w:tc>
        <w:tc>
          <w:tcPr>
            <w:tcW w:w="3160" w:type="dxa"/>
            <w:gridSpan w:val="2"/>
            <w:tcBorders>
              <w:top w:val="nil"/>
              <w:left w:val="nil"/>
              <w:bottom w:val="single" w:sz="4" w:space="0" w:color="D9D9D9"/>
              <w:right w:val="single" w:sz="4" w:space="0" w:color="D9D9D9"/>
            </w:tcBorders>
            <w:shd w:val="clear" w:color="auto" w:fill="auto"/>
            <w:noWrap/>
            <w:vAlign w:val="bottom"/>
            <w:hideMark/>
          </w:tcPr>
          <w:p w14:paraId="42347349"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Current </w:t>
            </w:r>
          </w:p>
        </w:tc>
        <w:tc>
          <w:tcPr>
            <w:tcW w:w="3160" w:type="dxa"/>
            <w:gridSpan w:val="2"/>
            <w:tcBorders>
              <w:top w:val="nil"/>
              <w:left w:val="nil"/>
              <w:bottom w:val="single" w:sz="4" w:space="0" w:color="D9D9D9"/>
              <w:right w:val="single" w:sz="4" w:space="0" w:color="D9D9D9"/>
            </w:tcBorders>
            <w:shd w:val="clear" w:color="auto" w:fill="auto"/>
            <w:noWrap/>
            <w:vAlign w:val="bottom"/>
            <w:hideMark/>
          </w:tcPr>
          <w:p w14:paraId="71378179"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Change </w:t>
            </w:r>
          </w:p>
        </w:tc>
      </w:tr>
      <w:tr w:rsidR="00F24174" w:rsidRPr="00123ACD" w14:paraId="21CCA770"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2E1AE970"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 </w:t>
            </w:r>
          </w:p>
        </w:tc>
        <w:tc>
          <w:tcPr>
            <w:tcW w:w="1580" w:type="dxa"/>
            <w:tcBorders>
              <w:top w:val="nil"/>
              <w:left w:val="nil"/>
              <w:bottom w:val="nil"/>
              <w:right w:val="single" w:sz="4" w:space="0" w:color="D9D9D9"/>
            </w:tcBorders>
            <w:shd w:val="clear" w:color="auto" w:fill="auto"/>
            <w:noWrap/>
            <w:vAlign w:val="bottom"/>
            <w:hideMark/>
          </w:tcPr>
          <w:p w14:paraId="597A473A"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430B583B"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2544B94F"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5885D86D"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r>
      <w:tr w:rsidR="00F24174" w:rsidRPr="00123ACD" w14:paraId="7E0A622E"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4340455C"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Tradeable Industries</w:t>
            </w:r>
          </w:p>
        </w:tc>
        <w:tc>
          <w:tcPr>
            <w:tcW w:w="1580" w:type="dxa"/>
            <w:tcBorders>
              <w:top w:val="single" w:sz="4" w:space="0" w:color="D9D9D9"/>
              <w:left w:val="nil"/>
              <w:bottom w:val="single" w:sz="4" w:space="0" w:color="D9D9D9"/>
              <w:right w:val="nil"/>
            </w:tcBorders>
            <w:shd w:val="clear" w:color="auto" w:fill="auto"/>
            <w:noWrap/>
            <w:vAlign w:val="bottom"/>
            <w:hideMark/>
          </w:tcPr>
          <w:p w14:paraId="13B1B3D0"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234C00CA"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35C71123"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30E937B2"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r>
      <w:tr w:rsidR="00F24174" w:rsidRPr="00123ACD" w14:paraId="23820D8F"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F657997"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Adv. industries (employment share)</w:t>
            </w:r>
          </w:p>
        </w:tc>
        <w:tc>
          <w:tcPr>
            <w:tcW w:w="1580" w:type="dxa"/>
            <w:tcBorders>
              <w:top w:val="nil"/>
              <w:left w:val="single" w:sz="4" w:space="0" w:color="D9D9D9"/>
              <w:bottom w:val="single" w:sz="4" w:space="0" w:color="D9D9D9"/>
              <w:right w:val="single" w:sz="4" w:space="0" w:color="D9D9D9"/>
            </w:tcBorders>
            <w:shd w:val="clear" w:color="000000" w:fill="F4F6FA"/>
            <w:noWrap/>
            <w:vAlign w:val="bottom"/>
            <w:hideMark/>
          </w:tcPr>
          <w:p w14:paraId="22F691DD" w14:textId="77777777" w:rsidR="00F24174" w:rsidRPr="00506D1C" w:rsidRDefault="00F24174" w:rsidP="00DE3BA5">
            <w:pPr>
              <w:pStyle w:val="NoSpacing"/>
              <w:jc w:val="right"/>
            </w:pPr>
            <w:r w:rsidRPr="00506D1C">
              <w:t>9.8%</w:t>
            </w:r>
          </w:p>
        </w:tc>
        <w:tc>
          <w:tcPr>
            <w:tcW w:w="1580" w:type="dxa"/>
            <w:tcBorders>
              <w:top w:val="nil"/>
              <w:left w:val="nil"/>
              <w:bottom w:val="single" w:sz="4" w:space="0" w:color="D9D9D9"/>
              <w:right w:val="single" w:sz="4" w:space="0" w:color="D9D9D9"/>
            </w:tcBorders>
            <w:shd w:val="clear" w:color="auto" w:fill="auto"/>
            <w:noWrap/>
            <w:vAlign w:val="bottom"/>
            <w:hideMark/>
          </w:tcPr>
          <w:p w14:paraId="68469670" w14:textId="77777777" w:rsidR="00F24174" w:rsidRPr="00506D1C" w:rsidRDefault="00F24174" w:rsidP="00DE3BA5">
            <w:pPr>
              <w:pStyle w:val="NoSpacing"/>
              <w:jc w:val="right"/>
            </w:pPr>
            <w:r w:rsidRPr="00506D1C">
              <w:t>9.5%</w:t>
            </w:r>
          </w:p>
        </w:tc>
        <w:tc>
          <w:tcPr>
            <w:tcW w:w="1580" w:type="dxa"/>
            <w:tcBorders>
              <w:top w:val="nil"/>
              <w:left w:val="single" w:sz="4" w:space="0" w:color="D9D9D9"/>
              <w:bottom w:val="single" w:sz="4" w:space="0" w:color="D9D9D9"/>
              <w:right w:val="single" w:sz="4" w:space="0" w:color="D9D9D9"/>
            </w:tcBorders>
            <w:shd w:val="clear" w:color="000000" w:fill="305496"/>
            <w:noWrap/>
            <w:vAlign w:val="bottom"/>
            <w:hideMark/>
          </w:tcPr>
          <w:p w14:paraId="770627A4" w14:textId="77777777" w:rsidR="00F24174" w:rsidRPr="00506D1C" w:rsidRDefault="00F24174" w:rsidP="00DE3BA5">
            <w:pPr>
              <w:pStyle w:val="NoSpacing"/>
              <w:jc w:val="right"/>
            </w:pPr>
            <w:r w:rsidRPr="00506D1C">
              <w:t>2.5%</w:t>
            </w:r>
          </w:p>
        </w:tc>
        <w:tc>
          <w:tcPr>
            <w:tcW w:w="1580" w:type="dxa"/>
            <w:tcBorders>
              <w:top w:val="nil"/>
              <w:left w:val="nil"/>
              <w:bottom w:val="single" w:sz="4" w:space="0" w:color="D9D9D9"/>
              <w:right w:val="single" w:sz="4" w:space="0" w:color="D9D9D9"/>
            </w:tcBorders>
            <w:shd w:val="clear" w:color="auto" w:fill="auto"/>
            <w:noWrap/>
            <w:vAlign w:val="bottom"/>
            <w:hideMark/>
          </w:tcPr>
          <w:p w14:paraId="422BC06E" w14:textId="77777777" w:rsidR="00F24174" w:rsidRPr="00506D1C" w:rsidRDefault="00F24174" w:rsidP="00DE3BA5">
            <w:pPr>
              <w:pStyle w:val="NoSpacing"/>
              <w:jc w:val="right"/>
            </w:pPr>
            <w:r w:rsidRPr="00506D1C">
              <w:t>0.6%</w:t>
            </w:r>
          </w:p>
        </w:tc>
      </w:tr>
      <w:tr w:rsidR="00F24174" w:rsidRPr="00123ACD" w14:paraId="21D42847"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F4EF95F"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Exports (share of GDP)</w:t>
            </w:r>
          </w:p>
        </w:tc>
        <w:tc>
          <w:tcPr>
            <w:tcW w:w="1580" w:type="dxa"/>
            <w:tcBorders>
              <w:top w:val="single" w:sz="4" w:space="0" w:color="D9D9D9"/>
              <w:left w:val="single" w:sz="4" w:space="0" w:color="D9D9D9"/>
              <w:bottom w:val="single" w:sz="4" w:space="0" w:color="D9D9D9"/>
              <w:right w:val="single" w:sz="4" w:space="0" w:color="D9D9D9"/>
            </w:tcBorders>
            <w:shd w:val="clear" w:color="000000" w:fill="9BACCC"/>
            <w:noWrap/>
            <w:vAlign w:val="bottom"/>
            <w:hideMark/>
          </w:tcPr>
          <w:p w14:paraId="23C183DC" w14:textId="77777777" w:rsidR="00F24174" w:rsidRPr="00506D1C" w:rsidRDefault="00F24174" w:rsidP="00DE3BA5">
            <w:pPr>
              <w:pStyle w:val="NoSpacing"/>
              <w:jc w:val="right"/>
            </w:pPr>
            <w:r w:rsidRPr="00506D1C">
              <w:t>12.3%</w:t>
            </w:r>
          </w:p>
        </w:tc>
        <w:tc>
          <w:tcPr>
            <w:tcW w:w="1580" w:type="dxa"/>
            <w:tcBorders>
              <w:top w:val="nil"/>
              <w:left w:val="nil"/>
              <w:bottom w:val="single" w:sz="4" w:space="0" w:color="D9D9D9"/>
              <w:right w:val="single" w:sz="4" w:space="0" w:color="D9D9D9"/>
            </w:tcBorders>
            <w:shd w:val="clear" w:color="auto" w:fill="auto"/>
            <w:noWrap/>
            <w:vAlign w:val="bottom"/>
            <w:hideMark/>
          </w:tcPr>
          <w:p w14:paraId="51EC5A4D" w14:textId="77777777" w:rsidR="00F24174" w:rsidRPr="00506D1C" w:rsidRDefault="00F24174" w:rsidP="00DE3BA5">
            <w:pPr>
              <w:pStyle w:val="NoSpacing"/>
              <w:jc w:val="right"/>
            </w:pPr>
            <w:r w:rsidRPr="00506D1C">
              <w:t>9.6%</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73510B78" w14:textId="77777777" w:rsidR="00F24174" w:rsidRPr="00506D1C" w:rsidRDefault="00F24174" w:rsidP="00DE3BA5">
            <w:pPr>
              <w:pStyle w:val="NoSpacing"/>
              <w:jc w:val="right"/>
            </w:pPr>
            <w:r w:rsidRPr="00506D1C">
              <w:t>1.8%</w:t>
            </w:r>
          </w:p>
        </w:tc>
        <w:tc>
          <w:tcPr>
            <w:tcW w:w="1580" w:type="dxa"/>
            <w:tcBorders>
              <w:top w:val="nil"/>
              <w:left w:val="nil"/>
              <w:bottom w:val="single" w:sz="4" w:space="0" w:color="D9D9D9"/>
              <w:right w:val="single" w:sz="4" w:space="0" w:color="D9D9D9"/>
            </w:tcBorders>
            <w:shd w:val="clear" w:color="auto" w:fill="auto"/>
            <w:noWrap/>
            <w:vAlign w:val="bottom"/>
            <w:hideMark/>
          </w:tcPr>
          <w:p w14:paraId="0731F016" w14:textId="77777777" w:rsidR="00F24174" w:rsidRPr="00506D1C" w:rsidRDefault="00F24174" w:rsidP="00DE3BA5">
            <w:pPr>
              <w:pStyle w:val="NoSpacing"/>
              <w:jc w:val="right"/>
            </w:pPr>
            <w:r w:rsidRPr="00506D1C">
              <w:t>2.3%</w:t>
            </w:r>
          </w:p>
        </w:tc>
      </w:tr>
      <w:tr w:rsidR="00F24174" w:rsidRPr="00123ACD" w14:paraId="01AD1C24"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319ECAE"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Agriculture (output)</w:t>
            </w:r>
          </w:p>
        </w:tc>
        <w:tc>
          <w:tcPr>
            <w:tcW w:w="1580" w:type="dxa"/>
            <w:tcBorders>
              <w:top w:val="single" w:sz="4" w:space="0" w:color="D9D9D9"/>
              <w:left w:val="single" w:sz="4" w:space="0" w:color="D9D9D9"/>
              <w:bottom w:val="single" w:sz="4" w:space="0" w:color="D9D9D9"/>
              <w:right w:val="single" w:sz="4" w:space="0" w:color="D9D9D9"/>
            </w:tcBorders>
            <w:shd w:val="clear" w:color="000000" w:fill="B9C5DC"/>
            <w:noWrap/>
            <w:vAlign w:val="bottom"/>
            <w:hideMark/>
          </w:tcPr>
          <w:p w14:paraId="7499B496" w14:textId="77777777" w:rsidR="00F24174" w:rsidRPr="00506D1C" w:rsidRDefault="00F24174" w:rsidP="00DE3BA5">
            <w:pPr>
              <w:pStyle w:val="NoSpacing"/>
              <w:jc w:val="right"/>
            </w:pPr>
            <w:r w:rsidRPr="00506D1C">
              <w:t>$225,609,000</w:t>
            </w:r>
          </w:p>
        </w:tc>
        <w:tc>
          <w:tcPr>
            <w:tcW w:w="1580" w:type="dxa"/>
            <w:tcBorders>
              <w:top w:val="nil"/>
              <w:left w:val="nil"/>
              <w:bottom w:val="single" w:sz="4" w:space="0" w:color="D9D9D9"/>
              <w:right w:val="single" w:sz="4" w:space="0" w:color="D9D9D9"/>
            </w:tcBorders>
            <w:shd w:val="clear" w:color="auto" w:fill="auto"/>
            <w:noWrap/>
            <w:vAlign w:val="bottom"/>
            <w:hideMark/>
          </w:tcPr>
          <w:p w14:paraId="47B1D57A" w14:textId="77777777" w:rsidR="00F24174" w:rsidRPr="00506D1C" w:rsidRDefault="00F24174" w:rsidP="00DE3BA5">
            <w:pPr>
              <w:pStyle w:val="NoSpacing"/>
              <w:jc w:val="right"/>
            </w:pPr>
            <w:r w:rsidRPr="00506D1C">
              <w:t>$187,628,000</w:t>
            </w:r>
          </w:p>
        </w:tc>
        <w:tc>
          <w:tcPr>
            <w:tcW w:w="1580" w:type="dxa"/>
            <w:tcBorders>
              <w:top w:val="single" w:sz="4" w:space="0" w:color="D9D9D9"/>
              <w:left w:val="single" w:sz="4" w:space="0" w:color="D9D9D9"/>
              <w:bottom w:val="single" w:sz="4" w:space="0" w:color="D9D9D9"/>
              <w:right w:val="single" w:sz="4" w:space="0" w:color="D9D9D9"/>
            </w:tcBorders>
            <w:shd w:val="clear" w:color="000000" w:fill="BCC8DD"/>
            <w:noWrap/>
            <w:vAlign w:val="bottom"/>
            <w:hideMark/>
          </w:tcPr>
          <w:p w14:paraId="0C57943F" w14:textId="77777777" w:rsidR="00F24174" w:rsidRPr="00506D1C" w:rsidRDefault="00F24174" w:rsidP="00DE3BA5">
            <w:pPr>
              <w:pStyle w:val="NoSpacing"/>
              <w:jc w:val="right"/>
            </w:pPr>
            <w:r w:rsidRPr="00506D1C">
              <w:t>1.2%</w:t>
            </w:r>
          </w:p>
        </w:tc>
        <w:tc>
          <w:tcPr>
            <w:tcW w:w="1580" w:type="dxa"/>
            <w:tcBorders>
              <w:top w:val="nil"/>
              <w:left w:val="nil"/>
              <w:bottom w:val="single" w:sz="4" w:space="0" w:color="D9D9D9"/>
              <w:right w:val="single" w:sz="4" w:space="0" w:color="D9D9D9"/>
            </w:tcBorders>
            <w:shd w:val="clear" w:color="auto" w:fill="auto"/>
            <w:noWrap/>
            <w:vAlign w:val="bottom"/>
            <w:hideMark/>
          </w:tcPr>
          <w:p w14:paraId="16DEF015" w14:textId="77777777" w:rsidR="00F24174" w:rsidRPr="00506D1C" w:rsidRDefault="00F24174" w:rsidP="00DE3BA5">
            <w:pPr>
              <w:pStyle w:val="NoSpacing"/>
              <w:jc w:val="right"/>
            </w:pPr>
            <w:r w:rsidRPr="00506D1C">
              <w:t>0.5%</w:t>
            </w:r>
          </w:p>
        </w:tc>
      </w:tr>
      <w:tr w:rsidR="00F24174" w:rsidRPr="00123ACD" w14:paraId="3F40B170"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91D41A1"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Energy (bn BTU)</w:t>
            </w:r>
          </w:p>
        </w:tc>
        <w:tc>
          <w:tcPr>
            <w:tcW w:w="1580" w:type="dxa"/>
            <w:tcBorders>
              <w:top w:val="single" w:sz="4" w:space="0" w:color="D9D9D9"/>
              <w:left w:val="single" w:sz="4" w:space="0" w:color="D9D9D9"/>
              <w:bottom w:val="nil"/>
              <w:right w:val="single" w:sz="4" w:space="0" w:color="D9D9D9"/>
            </w:tcBorders>
            <w:shd w:val="clear" w:color="000000" w:fill="DD9D73"/>
            <w:noWrap/>
            <w:vAlign w:val="bottom"/>
            <w:hideMark/>
          </w:tcPr>
          <w:p w14:paraId="226BB24E" w14:textId="77777777" w:rsidR="00F24174" w:rsidRPr="00506D1C" w:rsidRDefault="00F24174" w:rsidP="00DE3BA5">
            <w:pPr>
              <w:pStyle w:val="NoSpacing"/>
              <w:jc w:val="right"/>
            </w:pPr>
            <w:r w:rsidRPr="00506D1C">
              <w:t>21,300</w:t>
            </w:r>
          </w:p>
        </w:tc>
        <w:tc>
          <w:tcPr>
            <w:tcW w:w="1580" w:type="dxa"/>
            <w:tcBorders>
              <w:top w:val="nil"/>
              <w:left w:val="nil"/>
              <w:bottom w:val="nil"/>
              <w:right w:val="single" w:sz="4" w:space="0" w:color="D9D9D9"/>
            </w:tcBorders>
            <w:shd w:val="clear" w:color="auto" w:fill="auto"/>
            <w:noWrap/>
            <w:vAlign w:val="bottom"/>
            <w:hideMark/>
          </w:tcPr>
          <w:p w14:paraId="18A42BA3" w14:textId="77777777" w:rsidR="00F24174" w:rsidRPr="00506D1C" w:rsidRDefault="00F24174" w:rsidP="00DE3BA5">
            <w:pPr>
              <w:pStyle w:val="NoSpacing"/>
              <w:jc w:val="right"/>
            </w:pPr>
            <w:r w:rsidRPr="00506D1C">
              <w:t>47,700</w:t>
            </w:r>
          </w:p>
        </w:tc>
        <w:tc>
          <w:tcPr>
            <w:tcW w:w="1580" w:type="dxa"/>
            <w:tcBorders>
              <w:top w:val="single" w:sz="4" w:space="0" w:color="D9D9D9"/>
              <w:left w:val="single" w:sz="4" w:space="0" w:color="D9D9D9"/>
              <w:bottom w:val="nil"/>
              <w:right w:val="single" w:sz="4" w:space="0" w:color="D9D9D9"/>
            </w:tcBorders>
            <w:shd w:val="clear" w:color="000000" w:fill="FCF7F4"/>
            <w:noWrap/>
            <w:vAlign w:val="bottom"/>
            <w:hideMark/>
          </w:tcPr>
          <w:p w14:paraId="6D2AC2C3" w14:textId="77777777" w:rsidR="00F24174" w:rsidRPr="00506D1C" w:rsidRDefault="00F24174" w:rsidP="00DE3BA5">
            <w:pPr>
              <w:pStyle w:val="NoSpacing"/>
              <w:jc w:val="right"/>
            </w:pPr>
            <w:r w:rsidRPr="00506D1C">
              <w:t>2.0%</w:t>
            </w:r>
          </w:p>
        </w:tc>
        <w:tc>
          <w:tcPr>
            <w:tcW w:w="1580" w:type="dxa"/>
            <w:tcBorders>
              <w:top w:val="nil"/>
              <w:left w:val="nil"/>
              <w:bottom w:val="nil"/>
              <w:right w:val="single" w:sz="4" w:space="0" w:color="D9D9D9"/>
            </w:tcBorders>
            <w:shd w:val="clear" w:color="auto" w:fill="auto"/>
            <w:noWrap/>
            <w:vAlign w:val="bottom"/>
            <w:hideMark/>
          </w:tcPr>
          <w:p w14:paraId="1C7E95AC" w14:textId="77777777" w:rsidR="00F24174" w:rsidRPr="00506D1C" w:rsidRDefault="00F24174" w:rsidP="00DE3BA5">
            <w:pPr>
              <w:pStyle w:val="NoSpacing"/>
              <w:jc w:val="right"/>
            </w:pPr>
            <w:r w:rsidRPr="00506D1C">
              <w:t>2.6%</w:t>
            </w:r>
          </w:p>
        </w:tc>
      </w:tr>
      <w:tr w:rsidR="00F24174" w:rsidRPr="00123ACD" w14:paraId="1D2938C2"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2FE3FA3E"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Human Capital</w:t>
            </w:r>
          </w:p>
        </w:tc>
        <w:tc>
          <w:tcPr>
            <w:tcW w:w="1580" w:type="dxa"/>
            <w:tcBorders>
              <w:top w:val="single" w:sz="4" w:space="0" w:color="D9D9D9"/>
              <w:left w:val="nil"/>
              <w:bottom w:val="single" w:sz="4" w:space="0" w:color="D9D9D9"/>
              <w:right w:val="nil"/>
            </w:tcBorders>
            <w:shd w:val="clear" w:color="auto" w:fill="auto"/>
            <w:noWrap/>
            <w:vAlign w:val="bottom"/>
            <w:hideMark/>
          </w:tcPr>
          <w:p w14:paraId="5803ED38"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9B06F3D"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70A82E3B"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7F027AAD" w14:textId="77777777" w:rsidR="00F24174" w:rsidRPr="00506D1C" w:rsidRDefault="00F24174" w:rsidP="00DE3BA5">
            <w:pPr>
              <w:pStyle w:val="NoSpacing"/>
              <w:jc w:val="right"/>
            </w:pPr>
          </w:p>
        </w:tc>
      </w:tr>
      <w:tr w:rsidR="00F24174" w:rsidRPr="00123ACD" w14:paraId="0B6CF687"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1733255"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Population</w:t>
            </w:r>
          </w:p>
        </w:tc>
        <w:tc>
          <w:tcPr>
            <w:tcW w:w="1580" w:type="dxa"/>
            <w:tcBorders>
              <w:top w:val="nil"/>
              <w:left w:val="single" w:sz="4" w:space="0" w:color="D9D9D9"/>
              <w:bottom w:val="single" w:sz="4" w:space="0" w:color="D9D9D9"/>
              <w:right w:val="single" w:sz="4" w:space="0" w:color="D9D9D9"/>
            </w:tcBorders>
            <w:shd w:val="clear" w:color="000000" w:fill="DC9B70"/>
            <w:noWrap/>
            <w:vAlign w:val="bottom"/>
            <w:hideMark/>
          </w:tcPr>
          <w:p w14:paraId="4B5EC823" w14:textId="77777777" w:rsidR="00F24174" w:rsidRPr="00506D1C" w:rsidRDefault="00F24174" w:rsidP="00DE3BA5">
            <w:pPr>
              <w:pStyle w:val="NoSpacing"/>
              <w:jc w:val="right"/>
            </w:pPr>
            <w:r w:rsidRPr="00506D1C">
              <w:t>98,828,000</w:t>
            </w:r>
          </w:p>
        </w:tc>
        <w:tc>
          <w:tcPr>
            <w:tcW w:w="1580" w:type="dxa"/>
            <w:tcBorders>
              <w:top w:val="nil"/>
              <w:left w:val="nil"/>
              <w:bottom w:val="single" w:sz="4" w:space="0" w:color="D9D9D9"/>
              <w:right w:val="single" w:sz="4" w:space="0" w:color="D9D9D9"/>
            </w:tcBorders>
            <w:shd w:val="clear" w:color="auto" w:fill="auto"/>
            <w:noWrap/>
            <w:vAlign w:val="bottom"/>
            <w:hideMark/>
          </w:tcPr>
          <w:p w14:paraId="0E30B7B7" w14:textId="77777777" w:rsidR="00F24174" w:rsidRPr="00506D1C" w:rsidRDefault="00F24174" w:rsidP="00DE3BA5">
            <w:pPr>
              <w:pStyle w:val="NoSpacing"/>
              <w:jc w:val="right"/>
            </w:pPr>
            <w:r w:rsidRPr="00506D1C">
              <w:t>226,891,000</w:t>
            </w:r>
          </w:p>
        </w:tc>
        <w:tc>
          <w:tcPr>
            <w:tcW w:w="1580" w:type="dxa"/>
            <w:tcBorders>
              <w:top w:val="nil"/>
              <w:left w:val="single" w:sz="4" w:space="0" w:color="D9D9D9"/>
              <w:bottom w:val="single" w:sz="4" w:space="0" w:color="D9D9D9"/>
              <w:right w:val="single" w:sz="4" w:space="0" w:color="D9D9D9"/>
            </w:tcBorders>
            <w:shd w:val="clear" w:color="000000" w:fill="FCF6F2"/>
            <w:noWrap/>
            <w:vAlign w:val="bottom"/>
            <w:hideMark/>
          </w:tcPr>
          <w:p w14:paraId="7E04A884" w14:textId="77777777" w:rsidR="00F24174" w:rsidRPr="00506D1C" w:rsidRDefault="00F24174" w:rsidP="00DE3BA5">
            <w:pPr>
              <w:pStyle w:val="NoSpacing"/>
              <w:jc w:val="right"/>
            </w:pPr>
            <w:r w:rsidRPr="00506D1C">
              <w:t>0.3%</w:t>
            </w:r>
          </w:p>
        </w:tc>
        <w:tc>
          <w:tcPr>
            <w:tcW w:w="1580" w:type="dxa"/>
            <w:tcBorders>
              <w:top w:val="nil"/>
              <w:left w:val="nil"/>
              <w:bottom w:val="single" w:sz="4" w:space="0" w:color="D9D9D9"/>
              <w:right w:val="single" w:sz="4" w:space="0" w:color="D9D9D9"/>
            </w:tcBorders>
            <w:shd w:val="clear" w:color="auto" w:fill="auto"/>
            <w:noWrap/>
            <w:vAlign w:val="bottom"/>
            <w:hideMark/>
          </w:tcPr>
          <w:p w14:paraId="13C1C345" w14:textId="77777777" w:rsidR="00F24174" w:rsidRPr="00506D1C" w:rsidRDefault="00F24174" w:rsidP="00DE3BA5">
            <w:pPr>
              <w:pStyle w:val="NoSpacing"/>
              <w:jc w:val="right"/>
            </w:pPr>
            <w:r w:rsidRPr="00506D1C">
              <w:t>0.9%</w:t>
            </w:r>
          </w:p>
        </w:tc>
      </w:tr>
      <w:tr w:rsidR="00F24174" w:rsidRPr="00123ACD" w14:paraId="53EB7A46"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E3A3EF4"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Young adult population</w:t>
            </w:r>
          </w:p>
        </w:tc>
        <w:tc>
          <w:tcPr>
            <w:tcW w:w="1580" w:type="dxa"/>
            <w:tcBorders>
              <w:top w:val="single" w:sz="4" w:space="0" w:color="D9D9D9"/>
              <w:left w:val="single" w:sz="4" w:space="0" w:color="D9D9D9"/>
              <w:bottom w:val="single" w:sz="4" w:space="0" w:color="D9D9D9"/>
              <w:right w:val="single" w:sz="4" w:space="0" w:color="D9D9D9"/>
            </w:tcBorders>
            <w:shd w:val="clear" w:color="000000" w:fill="DD9C72"/>
            <w:noWrap/>
            <w:vAlign w:val="bottom"/>
            <w:hideMark/>
          </w:tcPr>
          <w:p w14:paraId="4B8E1365" w14:textId="77777777" w:rsidR="00F24174" w:rsidRPr="00506D1C" w:rsidRDefault="00F24174" w:rsidP="00DE3BA5">
            <w:pPr>
              <w:pStyle w:val="NoSpacing"/>
              <w:jc w:val="right"/>
            </w:pPr>
            <w:r w:rsidRPr="00506D1C">
              <w:t>21,998,000</w:t>
            </w:r>
          </w:p>
        </w:tc>
        <w:tc>
          <w:tcPr>
            <w:tcW w:w="1580" w:type="dxa"/>
            <w:tcBorders>
              <w:top w:val="nil"/>
              <w:left w:val="nil"/>
              <w:bottom w:val="single" w:sz="4" w:space="0" w:color="D9D9D9"/>
              <w:right w:val="single" w:sz="4" w:space="0" w:color="D9D9D9"/>
            </w:tcBorders>
            <w:shd w:val="clear" w:color="auto" w:fill="auto"/>
            <w:noWrap/>
            <w:vAlign w:val="bottom"/>
            <w:hideMark/>
          </w:tcPr>
          <w:p w14:paraId="248AF42B" w14:textId="77777777" w:rsidR="00F24174" w:rsidRPr="00506D1C" w:rsidRDefault="00F24174" w:rsidP="00DE3BA5">
            <w:pPr>
              <w:pStyle w:val="NoSpacing"/>
              <w:jc w:val="right"/>
            </w:pPr>
            <w:r w:rsidRPr="00506D1C">
              <w:t>49,870,000</w:t>
            </w:r>
          </w:p>
        </w:tc>
        <w:tc>
          <w:tcPr>
            <w:tcW w:w="1580" w:type="dxa"/>
            <w:tcBorders>
              <w:top w:val="single" w:sz="4" w:space="0" w:color="D9D9D9"/>
              <w:left w:val="single" w:sz="4" w:space="0" w:color="D9D9D9"/>
              <w:bottom w:val="single" w:sz="4" w:space="0" w:color="D9D9D9"/>
              <w:right w:val="single" w:sz="4" w:space="0" w:color="D9D9D9"/>
            </w:tcBorders>
            <w:shd w:val="clear" w:color="000000" w:fill="FBF4EF"/>
            <w:noWrap/>
            <w:vAlign w:val="bottom"/>
            <w:hideMark/>
          </w:tcPr>
          <w:p w14:paraId="01C5CD5F" w14:textId="77777777" w:rsidR="00F24174" w:rsidRPr="00506D1C" w:rsidRDefault="00F24174" w:rsidP="00DE3BA5">
            <w:pPr>
              <w:pStyle w:val="NoSpacing"/>
              <w:jc w:val="right"/>
            </w:pPr>
            <w:r w:rsidRPr="00506D1C">
              <w:t>0.4%</w:t>
            </w:r>
          </w:p>
        </w:tc>
        <w:tc>
          <w:tcPr>
            <w:tcW w:w="1580" w:type="dxa"/>
            <w:tcBorders>
              <w:top w:val="nil"/>
              <w:left w:val="nil"/>
              <w:bottom w:val="single" w:sz="4" w:space="0" w:color="D9D9D9"/>
              <w:right w:val="single" w:sz="4" w:space="0" w:color="D9D9D9"/>
            </w:tcBorders>
            <w:shd w:val="clear" w:color="auto" w:fill="auto"/>
            <w:noWrap/>
            <w:vAlign w:val="bottom"/>
            <w:hideMark/>
          </w:tcPr>
          <w:p w14:paraId="1C646E63" w14:textId="77777777" w:rsidR="00F24174" w:rsidRPr="00506D1C" w:rsidRDefault="00F24174" w:rsidP="00DE3BA5">
            <w:pPr>
              <w:pStyle w:val="NoSpacing"/>
              <w:jc w:val="right"/>
            </w:pPr>
            <w:r w:rsidRPr="00506D1C">
              <w:t>1.2%</w:t>
            </w:r>
          </w:p>
        </w:tc>
      </w:tr>
      <w:tr w:rsidR="00F24174" w:rsidRPr="00123ACD" w14:paraId="1D1DBBE7"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0BBEA3A7"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Bachelor's degree attainment</w:t>
            </w:r>
          </w:p>
        </w:tc>
        <w:tc>
          <w:tcPr>
            <w:tcW w:w="1580" w:type="dxa"/>
            <w:tcBorders>
              <w:top w:val="single" w:sz="4" w:space="0" w:color="D9D9D9"/>
              <w:left w:val="single" w:sz="4" w:space="0" w:color="D9D9D9"/>
              <w:bottom w:val="single" w:sz="4" w:space="0" w:color="D9D9D9"/>
              <w:right w:val="single" w:sz="4" w:space="0" w:color="D9D9D9"/>
            </w:tcBorders>
            <w:shd w:val="clear" w:color="000000" w:fill="F6E6DC"/>
            <w:noWrap/>
            <w:vAlign w:val="bottom"/>
            <w:hideMark/>
          </w:tcPr>
          <w:p w14:paraId="2B98F770" w14:textId="77777777" w:rsidR="00F24174" w:rsidRPr="00506D1C" w:rsidRDefault="00F24174" w:rsidP="00DE3BA5">
            <w:pPr>
              <w:pStyle w:val="NoSpacing"/>
              <w:jc w:val="right"/>
            </w:pPr>
            <w:r w:rsidRPr="00506D1C">
              <w:t>28.1%</w:t>
            </w:r>
          </w:p>
        </w:tc>
        <w:tc>
          <w:tcPr>
            <w:tcW w:w="1580" w:type="dxa"/>
            <w:tcBorders>
              <w:top w:val="nil"/>
              <w:left w:val="nil"/>
              <w:bottom w:val="single" w:sz="4" w:space="0" w:color="D9D9D9"/>
              <w:right w:val="single" w:sz="4" w:space="0" w:color="D9D9D9"/>
            </w:tcBorders>
            <w:shd w:val="clear" w:color="auto" w:fill="auto"/>
            <w:noWrap/>
            <w:vAlign w:val="bottom"/>
            <w:hideMark/>
          </w:tcPr>
          <w:p w14:paraId="26595F40" w14:textId="77777777" w:rsidR="00F24174" w:rsidRPr="00506D1C" w:rsidRDefault="00F24174" w:rsidP="00DE3BA5">
            <w:pPr>
              <w:pStyle w:val="NoSpacing"/>
              <w:jc w:val="right"/>
            </w:pPr>
            <w:r w:rsidRPr="00506D1C">
              <w:t>32.6%</w:t>
            </w:r>
          </w:p>
        </w:tc>
        <w:tc>
          <w:tcPr>
            <w:tcW w:w="1580" w:type="dxa"/>
            <w:tcBorders>
              <w:top w:val="single" w:sz="4" w:space="0" w:color="D9D9D9"/>
              <w:left w:val="single" w:sz="4" w:space="0" w:color="D9D9D9"/>
              <w:bottom w:val="single" w:sz="4" w:space="0" w:color="D9D9D9"/>
              <w:right w:val="single" w:sz="4" w:space="0" w:color="D9D9D9"/>
            </w:tcBorders>
            <w:shd w:val="clear" w:color="000000" w:fill="FEFCFA"/>
            <w:noWrap/>
            <w:vAlign w:val="bottom"/>
            <w:hideMark/>
          </w:tcPr>
          <w:p w14:paraId="4DA7F2BD" w14:textId="77777777" w:rsidR="00F24174" w:rsidRPr="00506D1C" w:rsidRDefault="00F24174" w:rsidP="00DE3BA5">
            <w:pPr>
              <w:pStyle w:val="NoSpacing"/>
              <w:jc w:val="right"/>
            </w:pPr>
            <w:r w:rsidRPr="00506D1C">
              <w:t>2.9%</w:t>
            </w:r>
          </w:p>
        </w:tc>
        <w:tc>
          <w:tcPr>
            <w:tcW w:w="1580" w:type="dxa"/>
            <w:tcBorders>
              <w:top w:val="nil"/>
              <w:left w:val="nil"/>
              <w:bottom w:val="single" w:sz="4" w:space="0" w:color="D9D9D9"/>
              <w:right w:val="single" w:sz="4" w:space="0" w:color="D9D9D9"/>
            </w:tcBorders>
            <w:shd w:val="clear" w:color="auto" w:fill="auto"/>
            <w:noWrap/>
            <w:vAlign w:val="bottom"/>
            <w:hideMark/>
          </w:tcPr>
          <w:p w14:paraId="3F182A5B" w14:textId="77777777" w:rsidR="00F24174" w:rsidRPr="00506D1C" w:rsidRDefault="00F24174" w:rsidP="00DE3BA5">
            <w:pPr>
              <w:pStyle w:val="NoSpacing"/>
              <w:jc w:val="right"/>
            </w:pPr>
            <w:r w:rsidRPr="00506D1C">
              <w:t>3.1%</w:t>
            </w:r>
          </w:p>
        </w:tc>
      </w:tr>
      <w:tr w:rsidR="00F24174" w:rsidRPr="00123ACD" w14:paraId="69158687"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18BE5467"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Racial degree gap (black-white attainment gap)</w:t>
            </w:r>
          </w:p>
        </w:tc>
        <w:tc>
          <w:tcPr>
            <w:tcW w:w="1580" w:type="dxa"/>
            <w:tcBorders>
              <w:top w:val="single" w:sz="4" w:space="0" w:color="D9D9D9"/>
              <w:left w:val="single" w:sz="4" w:space="0" w:color="D9D9D9"/>
              <w:bottom w:val="single" w:sz="4" w:space="0" w:color="D9D9D9"/>
              <w:right w:val="single" w:sz="4" w:space="0" w:color="D9D9D9"/>
            </w:tcBorders>
            <w:shd w:val="clear" w:color="000000" w:fill="FEFCFB"/>
            <w:noWrap/>
            <w:vAlign w:val="bottom"/>
            <w:hideMark/>
          </w:tcPr>
          <w:p w14:paraId="58B8B1D5" w14:textId="77777777" w:rsidR="00F24174" w:rsidRPr="00506D1C" w:rsidRDefault="00F24174" w:rsidP="00DE3BA5">
            <w:pPr>
              <w:pStyle w:val="NoSpacing"/>
              <w:jc w:val="right"/>
            </w:pPr>
            <w:r w:rsidRPr="00506D1C">
              <w:t>58.5%</w:t>
            </w:r>
          </w:p>
        </w:tc>
        <w:tc>
          <w:tcPr>
            <w:tcW w:w="1580" w:type="dxa"/>
            <w:tcBorders>
              <w:top w:val="nil"/>
              <w:left w:val="nil"/>
              <w:bottom w:val="single" w:sz="4" w:space="0" w:color="D9D9D9"/>
              <w:right w:val="single" w:sz="4" w:space="0" w:color="D9D9D9"/>
            </w:tcBorders>
            <w:shd w:val="clear" w:color="auto" w:fill="auto"/>
            <w:noWrap/>
            <w:vAlign w:val="bottom"/>
            <w:hideMark/>
          </w:tcPr>
          <w:p w14:paraId="408B1DFB" w14:textId="77777777" w:rsidR="00F24174" w:rsidRPr="00506D1C" w:rsidRDefault="00F24174" w:rsidP="00DE3BA5">
            <w:pPr>
              <w:pStyle w:val="NoSpacing"/>
              <w:jc w:val="right"/>
            </w:pPr>
            <w:r w:rsidRPr="00506D1C">
              <w:t>59.3%</w:t>
            </w:r>
          </w:p>
        </w:tc>
        <w:tc>
          <w:tcPr>
            <w:tcW w:w="1580" w:type="dxa"/>
            <w:tcBorders>
              <w:top w:val="nil"/>
              <w:left w:val="nil"/>
              <w:bottom w:val="single" w:sz="4" w:space="0" w:color="D9D9D9"/>
              <w:right w:val="single" w:sz="4" w:space="0" w:color="D9D9D9"/>
            </w:tcBorders>
            <w:shd w:val="clear" w:color="auto" w:fill="auto"/>
            <w:noWrap/>
            <w:vAlign w:val="bottom"/>
            <w:hideMark/>
          </w:tcPr>
          <w:p w14:paraId="340A0BB6" w14:textId="77777777" w:rsidR="00F24174" w:rsidRPr="00506D1C" w:rsidRDefault="00F24174" w:rsidP="00DE3BA5">
            <w:pPr>
              <w:pStyle w:val="NoSpacing"/>
              <w:jc w:val="right"/>
            </w:pPr>
            <w:r w:rsidRPr="00506D1C">
              <w:t>N/A</w:t>
            </w:r>
          </w:p>
        </w:tc>
        <w:tc>
          <w:tcPr>
            <w:tcW w:w="1580" w:type="dxa"/>
            <w:tcBorders>
              <w:top w:val="nil"/>
              <w:left w:val="nil"/>
              <w:bottom w:val="single" w:sz="4" w:space="0" w:color="D9D9D9"/>
              <w:right w:val="single" w:sz="4" w:space="0" w:color="D9D9D9"/>
            </w:tcBorders>
            <w:shd w:val="clear" w:color="auto" w:fill="auto"/>
            <w:noWrap/>
            <w:vAlign w:val="bottom"/>
            <w:hideMark/>
          </w:tcPr>
          <w:p w14:paraId="007023AE" w14:textId="77777777" w:rsidR="00F24174" w:rsidRPr="00506D1C" w:rsidRDefault="00F24174" w:rsidP="00DE3BA5">
            <w:pPr>
              <w:pStyle w:val="NoSpacing"/>
              <w:jc w:val="right"/>
            </w:pPr>
            <w:r w:rsidRPr="00506D1C">
              <w:t>N/A</w:t>
            </w:r>
          </w:p>
        </w:tc>
      </w:tr>
      <w:tr w:rsidR="00F24174" w:rsidRPr="00123ACD" w14:paraId="232C981E"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79D6CB59"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Adult obesity</w:t>
            </w:r>
          </w:p>
        </w:tc>
        <w:tc>
          <w:tcPr>
            <w:tcW w:w="1580" w:type="dxa"/>
            <w:tcBorders>
              <w:top w:val="single" w:sz="4" w:space="0" w:color="D9D9D9"/>
              <w:left w:val="single" w:sz="4" w:space="0" w:color="D9D9D9"/>
              <w:bottom w:val="single" w:sz="4" w:space="0" w:color="D9D9D9"/>
              <w:right w:val="single" w:sz="4" w:space="0" w:color="D9D9D9"/>
            </w:tcBorders>
            <w:shd w:val="clear" w:color="000000" w:fill="F7E7DD"/>
            <w:noWrap/>
            <w:vAlign w:val="bottom"/>
            <w:hideMark/>
          </w:tcPr>
          <w:p w14:paraId="404406A0" w14:textId="77777777" w:rsidR="00F24174" w:rsidRPr="00506D1C" w:rsidRDefault="00F24174" w:rsidP="00DE3BA5">
            <w:pPr>
              <w:pStyle w:val="NoSpacing"/>
              <w:jc w:val="right"/>
            </w:pPr>
            <w:r w:rsidRPr="00506D1C">
              <w:t>32.5%</w:t>
            </w:r>
          </w:p>
        </w:tc>
        <w:tc>
          <w:tcPr>
            <w:tcW w:w="1580" w:type="dxa"/>
            <w:tcBorders>
              <w:top w:val="nil"/>
              <w:left w:val="nil"/>
              <w:bottom w:val="single" w:sz="4" w:space="0" w:color="D9D9D9"/>
              <w:right w:val="single" w:sz="4" w:space="0" w:color="D9D9D9"/>
            </w:tcBorders>
            <w:shd w:val="clear" w:color="auto" w:fill="auto"/>
            <w:noWrap/>
            <w:vAlign w:val="bottom"/>
            <w:hideMark/>
          </w:tcPr>
          <w:p w14:paraId="0CBEF42E" w14:textId="77777777" w:rsidR="00F24174" w:rsidRPr="00506D1C" w:rsidRDefault="00F24174" w:rsidP="00DE3BA5">
            <w:pPr>
              <w:pStyle w:val="NoSpacing"/>
              <w:jc w:val="right"/>
            </w:pPr>
            <w:r w:rsidRPr="00506D1C">
              <w:t>28.2%</w:t>
            </w:r>
          </w:p>
        </w:tc>
        <w:tc>
          <w:tcPr>
            <w:tcW w:w="1580" w:type="dxa"/>
            <w:tcBorders>
              <w:top w:val="single" w:sz="4" w:space="0" w:color="D9D9D9"/>
              <w:left w:val="single" w:sz="4" w:space="0" w:color="D9D9D9"/>
              <w:bottom w:val="single" w:sz="4" w:space="0" w:color="D9D9D9"/>
              <w:right w:val="single" w:sz="4" w:space="0" w:color="D9D9D9"/>
            </w:tcBorders>
            <w:shd w:val="clear" w:color="000000" w:fill="FAF1EB"/>
            <w:noWrap/>
            <w:vAlign w:val="bottom"/>
            <w:hideMark/>
          </w:tcPr>
          <w:p w14:paraId="14AA4A34" w14:textId="77777777" w:rsidR="00F24174" w:rsidRPr="00506D1C" w:rsidRDefault="00F24174" w:rsidP="00DE3BA5">
            <w:pPr>
              <w:pStyle w:val="NoSpacing"/>
              <w:jc w:val="right"/>
            </w:pPr>
            <w:r w:rsidRPr="00506D1C">
              <w:t>2.8%</w:t>
            </w:r>
          </w:p>
        </w:tc>
        <w:tc>
          <w:tcPr>
            <w:tcW w:w="1580" w:type="dxa"/>
            <w:tcBorders>
              <w:top w:val="nil"/>
              <w:left w:val="nil"/>
              <w:bottom w:val="single" w:sz="4" w:space="0" w:color="D9D9D9"/>
              <w:right w:val="single" w:sz="4" w:space="0" w:color="D9D9D9"/>
            </w:tcBorders>
            <w:shd w:val="clear" w:color="auto" w:fill="auto"/>
            <w:noWrap/>
            <w:vAlign w:val="bottom"/>
            <w:hideMark/>
          </w:tcPr>
          <w:p w14:paraId="63ED56EC" w14:textId="77777777" w:rsidR="00F24174" w:rsidRPr="00506D1C" w:rsidRDefault="00F24174" w:rsidP="00DE3BA5">
            <w:pPr>
              <w:pStyle w:val="NoSpacing"/>
              <w:jc w:val="right"/>
            </w:pPr>
            <w:r w:rsidRPr="00506D1C">
              <w:t>1.8%</w:t>
            </w:r>
          </w:p>
        </w:tc>
      </w:tr>
      <w:tr w:rsidR="00F24174" w:rsidRPr="00123ACD" w14:paraId="5D13F7CD"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00D47E76"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Opioid prescription rate (per 100 residents)</w:t>
            </w:r>
          </w:p>
        </w:tc>
        <w:tc>
          <w:tcPr>
            <w:tcW w:w="1580" w:type="dxa"/>
            <w:tcBorders>
              <w:top w:val="single" w:sz="4" w:space="0" w:color="D9D9D9"/>
              <w:left w:val="single" w:sz="4" w:space="0" w:color="D9D9D9"/>
              <w:bottom w:val="nil"/>
              <w:right w:val="single" w:sz="4" w:space="0" w:color="D9D9D9"/>
            </w:tcBorders>
            <w:shd w:val="clear" w:color="000000" w:fill="EFD1BE"/>
            <w:noWrap/>
            <w:vAlign w:val="bottom"/>
            <w:hideMark/>
          </w:tcPr>
          <w:p w14:paraId="730413E2" w14:textId="77777777" w:rsidR="00F24174" w:rsidRPr="00506D1C" w:rsidRDefault="00F24174" w:rsidP="00DE3BA5">
            <w:pPr>
              <w:pStyle w:val="NoSpacing"/>
              <w:jc w:val="right"/>
            </w:pPr>
            <w:r w:rsidRPr="00506D1C">
              <w:t>81.0</w:t>
            </w:r>
          </w:p>
        </w:tc>
        <w:tc>
          <w:tcPr>
            <w:tcW w:w="1580" w:type="dxa"/>
            <w:tcBorders>
              <w:top w:val="nil"/>
              <w:left w:val="nil"/>
              <w:bottom w:val="nil"/>
              <w:right w:val="single" w:sz="4" w:space="0" w:color="D9D9D9"/>
            </w:tcBorders>
            <w:shd w:val="clear" w:color="auto" w:fill="auto"/>
            <w:noWrap/>
            <w:vAlign w:val="bottom"/>
            <w:hideMark/>
          </w:tcPr>
          <w:p w14:paraId="7E7BCCF2" w14:textId="77777777" w:rsidR="00F24174" w:rsidRPr="00506D1C" w:rsidRDefault="00F24174" w:rsidP="00DE3BA5">
            <w:pPr>
              <w:pStyle w:val="NoSpacing"/>
              <w:jc w:val="right"/>
            </w:pPr>
            <w:r w:rsidRPr="00506D1C">
              <w:t>60.2</w:t>
            </w:r>
          </w:p>
        </w:tc>
        <w:tc>
          <w:tcPr>
            <w:tcW w:w="1580" w:type="dxa"/>
            <w:tcBorders>
              <w:top w:val="single" w:sz="4" w:space="0" w:color="D9D9D9"/>
              <w:left w:val="single" w:sz="4" w:space="0" w:color="D9D9D9"/>
              <w:bottom w:val="nil"/>
              <w:right w:val="single" w:sz="4" w:space="0" w:color="D9D9D9"/>
            </w:tcBorders>
            <w:shd w:val="clear" w:color="000000" w:fill="FCF8F5"/>
            <w:noWrap/>
            <w:vAlign w:val="bottom"/>
            <w:hideMark/>
          </w:tcPr>
          <w:p w14:paraId="6E72516E" w14:textId="77777777" w:rsidR="00F24174" w:rsidRPr="00506D1C" w:rsidRDefault="00F24174" w:rsidP="00DE3BA5">
            <w:pPr>
              <w:pStyle w:val="NoSpacing"/>
              <w:jc w:val="right"/>
            </w:pPr>
            <w:r w:rsidRPr="00506D1C">
              <w:t>-2.9%</w:t>
            </w:r>
          </w:p>
        </w:tc>
        <w:tc>
          <w:tcPr>
            <w:tcW w:w="1580" w:type="dxa"/>
            <w:tcBorders>
              <w:top w:val="nil"/>
              <w:left w:val="nil"/>
              <w:bottom w:val="nil"/>
              <w:right w:val="single" w:sz="4" w:space="0" w:color="D9D9D9"/>
            </w:tcBorders>
            <w:shd w:val="clear" w:color="auto" w:fill="auto"/>
            <w:noWrap/>
            <w:vAlign w:val="bottom"/>
            <w:hideMark/>
          </w:tcPr>
          <w:p w14:paraId="32AAC9FF" w14:textId="77777777" w:rsidR="00F24174" w:rsidRPr="00506D1C" w:rsidRDefault="00F24174" w:rsidP="00DE3BA5">
            <w:pPr>
              <w:pStyle w:val="NoSpacing"/>
              <w:jc w:val="right"/>
            </w:pPr>
            <w:r w:rsidRPr="00506D1C">
              <w:t>-3.4%</w:t>
            </w:r>
          </w:p>
        </w:tc>
      </w:tr>
      <w:tr w:rsidR="00F24174" w:rsidRPr="00123ACD" w14:paraId="108503FF"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62166E34"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Innovation</w:t>
            </w:r>
          </w:p>
        </w:tc>
        <w:tc>
          <w:tcPr>
            <w:tcW w:w="1580" w:type="dxa"/>
            <w:tcBorders>
              <w:top w:val="single" w:sz="4" w:space="0" w:color="D9D9D9"/>
              <w:left w:val="nil"/>
              <w:bottom w:val="single" w:sz="4" w:space="0" w:color="D9D9D9"/>
              <w:right w:val="nil"/>
            </w:tcBorders>
            <w:shd w:val="clear" w:color="auto" w:fill="auto"/>
            <w:noWrap/>
            <w:vAlign w:val="bottom"/>
            <w:hideMark/>
          </w:tcPr>
          <w:p w14:paraId="118EAEF7"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9DAE6B0"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4DD0C72D"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5D75EFFF" w14:textId="77777777" w:rsidR="00F24174" w:rsidRPr="00506D1C" w:rsidRDefault="00F24174" w:rsidP="00DE3BA5">
            <w:pPr>
              <w:pStyle w:val="NoSpacing"/>
              <w:jc w:val="right"/>
            </w:pPr>
          </w:p>
        </w:tc>
      </w:tr>
      <w:tr w:rsidR="00F24174" w:rsidRPr="00123ACD" w14:paraId="2DBCF620"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9F718DD"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R&amp;D spending (% of GDP)</w:t>
            </w:r>
          </w:p>
        </w:tc>
        <w:tc>
          <w:tcPr>
            <w:tcW w:w="1580" w:type="dxa"/>
            <w:tcBorders>
              <w:top w:val="nil"/>
              <w:left w:val="single" w:sz="4" w:space="0" w:color="D9D9D9"/>
              <w:bottom w:val="single" w:sz="4" w:space="0" w:color="D9D9D9"/>
              <w:right w:val="single" w:sz="4" w:space="0" w:color="D9D9D9"/>
            </w:tcBorders>
            <w:shd w:val="clear" w:color="000000" w:fill="EDCAB3"/>
            <w:noWrap/>
            <w:vAlign w:val="bottom"/>
            <w:hideMark/>
          </w:tcPr>
          <w:p w14:paraId="7781BE35" w14:textId="77777777" w:rsidR="00F24174" w:rsidRPr="00506D1C" w:rsidRDefault="00F24174" w:rsidP="00DE3BA5">
            <w:pPr>
              <w:pStyle w:val="NoSpacing"/>
              <w:jc w:val="right"/>
            </w:pPr>
            <w:r w:rsidRPr="00506D1C">
              <w:t>2.0%</w:t>
            </w:r>
          </w:p>
        </w:tc>
        <w:tc>
          <w:tcPr>
            <w:tcW w:w="1580" w:type="dxa"/>
            <w:tcBorders>
              <w:top w:val="nil"/>
              <w:left w:val="nil"/>
              <w:bottom w:val="single" w:sz="4" w:space="0" w:color="D9D9D9"/>
              <w:right w:val="single" w:sz="4" w:space="0" w:color="D9D9D9"/>
            </w:tcBorders>
            <w:shd w:val="clear" w:color="auto" w:fill="auto"/>
            <w:noWrap/>
            <w:vAlign w:val="bottom"/>
            <w:hideMark/>
          </w:tcPr>
          <w:p w14:paraId="476AF4FC" w14:textId="77777777" w:rsidR="00F24174" w:rsidRPr="00506D1C" w:rsidRDefault="00F24174" w:rsidP="00DE3BA5">
            <w:pPr>
              <w:pStyle w:val="NoSpacing"/>
              <w:jc w:val="right"/>
            </w:pPr>
            <w:r w:rsidRPr="00506D1C">
              <w:t>2.9%</w:t>
            </w:r>
          </w:p>
        </w:tc>
        <w:tc>
          <w:tcPr>
            <w:tcW w:w="1580" w:type="dxa"/>
            <w:tcBorders>
              <w:top w:val="nil"/>
              <w:left w:val="single" w:sz="4" w:space="0" w:color="D9D9D9"/>
              <w:bottom w:val="single" w:sz="4" w:space="0" w:color="D9D9D9"/>
              <w:right w:val="single" w:sz="4" w:space="0" w:color="D9D9D9"/>
            </w:tcBorders>
            <w:shd w:val="clear" w:color="000000" w:fill="F3DDCF"/>
            <w:noWrap/>
            <w:vAlign w:val="bottom"/>
            <w:hideMark/>
          </w:tcPr>
          <w:p w14:paraId="6D453997" w14:textId="77777777" w:rsidR="00F24174" w:rsidRPr="00506D1C" w:rsidRDefault="00F24174" w:rsidP="00DE3BA5">
            <w:pPr>
              <w:pStyle w:val="NoSpacing"/>
              <w:jc w:val="right"/>
            </w:pPr>
            <w:r w:rsidRPr="00506D1C">
              <w:t>0.9%</w:t>
            </w:r>
          </w:p>
        </w:tc>
        <w:tc>
          <w:tcPr>
            <w:tcW w:w="1580" w:type="dxa"/>
            <w:tcBorders>
              <w:top w:val="nil"/>
              <w:left w:val="nil"/>
              <w:bottom w:val="single" w:sz="4" w:space="0" w:color="D9D9D9"/>
              <w:right w:val="single" w:sz="4" w:space="0" w:color="D9D9D9"/>
            </w:tcBorders>
            <w:shd w:val="clear" w:color="auto" w:fill="auto"/>
            <w:noWrap/>
            <w:vAlign w:val="bottom"/>
            <w:hideMark/>
          </w:tcPr>
          <w:p w14:paraId="13BF5217" w14:textId="77777777" w:rsidR="00F24174" w:rsidRPr="00506D1C" w:rsidRDefault="00F24174" w:rsidP="00DE3BA5">
            <w:pPr>
              <w:pStyle w:val="NoSpacing"/>
              <w:jc w:val="right"/>
            </w:pPr>
            <w:r w:rsidRPr="00506D1C">
              <w:t>3.2%</w:t>
            </w:r>
          </w:p>
        </w:tc>
      </w:tr>
      <w:tr w:rsidR="00F24174" w:rsidRPr="00123ACD" w14:paraId="5E9B9105"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53B0530"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University tech transfer rankings</w:t>
            </w:r>
          </w:p>
        </w:tc>
        <w:tc>
          <w:tcPr>
            <w:tcW w:w="1580" w:type="dxa"/>
            <w:tcBorders>
              <w:top w:val="single" w:sz="4" w:space="0" w:color="D9D9D9"/>
              <w:left w:val="single" w:sz="4" w:space="0" w:color="D9D9D9"/>
              <w:bottom w:val="single" w:sz="4" w:space="0" w:color="D9D9D9"/>
              <w:right w:val="single" w:sz="4" w:space="0" w:color="D9D9D9"/>
            </w:tcBorders>
            <w:shd w:val="clear" w:color="000000" w:fill="D68957"/>
            <w:noWrap/>
            <w:vAlign w:val="bottom"/>
            <w:hideMark/>
          </w:tcPr>
          <w:p w14:paraId="0442DAEF" w14:textId="77777777" w:rsidR="00F24174" w:rsidRPr="00506D1C" w:rsidRDefault="00F24174" w:rsidP="00DE3BA5">
            <w:pPr>
              <w:pStyle w:val="NoSpacing"/>
              <w:jc w:val="right"/>
            </w:pPr>
            <w:r w:rsidRPr="00506D1C">
              <w:t>25</w:t>
            </w:r>
          </w:p>
        </w:tc>
        <w:tc>
          <w:tcPr>
            <w:tcW w:w="1580" w:type="dxa"/>
            <w:tcBorders>
              <w:top w:val="nil"/>
              <w:left w:val="nil"/>
              <w:bottom w:val="single" w:sz="4" w:space="0" w:color="D9D9D9"/>
              <w:right w:val="single" w:sz="4" w:space="0" w:color="D9D9D9"/>
            </w:tcBorders>
            <w:shd w:val="clear" w:color="auto" w:fill="auto"/>
            <w:noWrap/>
            <w:vAlign w:val="bottom"/>
            <w:hideMark/>
          </w:tcPr>
          <w:p w14:paraId="13D5A3CC" w14:textId="77777777" w:rsidR="00F24174" w:rsidRPr="00506D1C" w:rsidRDefault="00F24174" w:rsidP="00DE3BA5">
            <w:pPr>
              <w:pStyle w:val="NoSpacing"/>
              <w:jc w:val="right"/>
            </w:pPr>
            <w:r w:rsidRPr="00506D1C">
              <w:t>75</w:t>
            </w:r>
          </w:p>
        </w:tc>
        <w:tc>
          <w:tcPr>
            <w:tcW w:w="1580" w:type="dxa"/>
            <w:tcBorders>
              <w:top w:val="nil"/>
              <w:left w:val="nil"/>
              <w:bottom w:val="single" w:sz="4" w:space="0" w:color="D9D9D9"/>
              <w:right w:val="single" w:sz="4" w:space="0" w:color="D9D9D9"/>
            </w:tcBorders>
            <w:shd w:val="clear" w:color="auto" w:fill="auto"/>
            <w:noWrap/>
            <w:vAlign w:val="bottom"/>
            <w:hideMark/>
          </w:tcPr>
          <w:p w14:paraId="05F97998" w14:textId="77777777" w:rsidR="00F24174" w:rsidRPr="00506D1C" w:rsidRDefault="00F24174" w:rsidP="00DE3BA5">
            <w:pPr>
              <w:pStyle w:val="NoSpacing"/>
              <w:jc w:val="right"/>
            </w:pPr>
            <w:r w:rsidRPr="00506D1C">
              <w:t>N/A</w:t>
            </w:r>
          </w:p>
        </w:tc>
        <w:tc>
          <w:tcPr>
            <w:tcW w:w="1580" w:type="dxa"/>
            <w:tcBorders>
              <w:top w:val="nil"/>
              <w:left w:val="nil"/>
              <w:bottom w:val="single" w:sz="4" w:space="0" w:color="D9D9D9"/>
              <w:right w:val="single" w:sz="4" w:space="0" w:color="D9D9D9"/>
            </w:tcBorders>
            <w:shd w:val="clear" w:color="auto" w:fill="auto"/>
            <w:noWrap/>
            <w:vAlign w:val="bottom"/>
            <w:hideMark/>
          </w:tcPr>
          <w:p w14:paraId="4EBA5D56" w14:textId="77777777" w:rsidR="00F24174" w:rsidRPr="00506D1C" w:rsidRDefault="00F24174" w:rsidP="00DE3BA5">
            <w:pPr>
              <w:pStyle w:val="NoSpacing"/>
              <w:jc w:val="right"/>
            </w:pPr>
            <w:r w:rsidRPr="00506D1C">
              <w:t>N/A</w:t>
            </w:r>
          </w:p>
        </w:tc>
      </w:tr>
      <w:tr w:rsidR="00F24174" w:rsidRPr="00123ACD" w14:paraId="5CB2C6D8"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1117526C"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Venture capital spending (% of total)</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46C1B866" w14:textId="77777777" w:rsidR="00F24174" w:rsidRPr="00506D1C" w:rsidRDefault="00F24174" w:rsidP="00DE3BA5">
            <w:pPr>
              <w:pStyle w:val="NoSpacing"/>
              <w:jc w:val="right"/>
            </w:pPr>
            <w:r w:rsidRPr="00506D1C">
              <w:t>5.2%</w:t>
            </w:r>
          </w:p>
        </w:tc>
        <w:tc>
          <w:tcPr>
            <w:tcW w:w="1580" w:type="dxa"/>
            <w:tcBorders>
              <w:top w:val="nil"/>
              <w:left w:val="nil"/>
              <w:bottom w:val="single" w:sz="4" w:space="0" w:color="D9D9D9"/>
              <w:right w:val="single" w:sz="4" w:space="0" w:color="D9D9D9"/>
            </w:tcBorders>
            <w:shd w:val="clear" w:color="auto" w:fill="auto"/>
            <w:noWrap/>
            <w:vAlign w:val="bottom"/>
            <w:hideMark/>
          </w:tcPr>
          <w:p w14:paraId="10CBFF9E" w14:textId="77777777" w:rsidR="00F24174" w:rsidRPr="00506D1C" w:rsidRDefault="00F24174" w:rsidP="00DE3BA5">
            <w:pPr>
              <w:pStyle w:val="NoSpacing"/>
              <w:jc w:val="right"/>
            </w:pPr>
            <w:r w:rsidRPr="00506D1C">
              <w:t>94.8%</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7D1A0CB6" w14:textId="77777777" w:rsidR="00F24174" w:rsidRPr="00506D1C" w:rsidRDefault="00F24174" w:rsidP="00DE3BA5">
            <w:pPr>
              <w:pStyle w:val="NoSpacing"/>
              <w:jc w:val="right"/>
            </w:pPr>
            <w:r w:rsidRPr="00506D1C">
              <w:t>-5.8%</w:t>
            </w:r>
          </w:p>
        </w:tc>
        <w:tc>
          <w:tcPr>
            <w:tcW w:w="1580" w:type="dxa"/>
            <w:tcBorders>
              <w:top w:val="nil"/>
              <w:left w:val="nil"/>
              <w:bottom w:val="single" w:sz="4" w:space="0" w:color="D9D9D9"/>
              <w:right w:val="single" w:sz="4" w:space="0" w:color="D9D9D9"/>
            </w:tcBorders>
            <w:shd w:val="clear" w:color="auto" w:fill="auto"/>
            <w:noWrap/>
            <w:vAlign w:val="bottom"/>
            <w:hideMark/>
          </w:tcPr>
          <w:p w14:paraId="6B66AAC9" w14:textId="77777777" w:rsidR="00F24174" w:rsidRPr="00506D1C" w:rsidRDefault="00F24174" w:rsidP="00DE3BA5">
            <w:pPr>
              <w:pStyle w:val="NoSpacing"/>
              <w:jc w:val="right"/>
            </w:pPr>
            <w:r w:rsidRPr="00506D1C">
              <w:t>5.9%</w:t>
            </w:r>
          </w:p>
        </w:tc>
      </w:tr>
      <w:tr w:rsidR="00F24174" w:rsidRPr="00123ACD" w14:paraId="0AC4635A"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518346FA"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Metro area econ activity (large metro)</w:t>
            </w:r>
          </w:p>
        </w:tc>
        <w:tc>
          <w:tcPr>
            <w:tcW w:w="1580" w:type="dxa"/>
            <w:tcBorders>
              <w:top w:val="single" w:sz="4" w:space="0" w:color="D9D9D9"/>
              <w:left w:val="single" w:sz="4" w:space="0" w:color="D9D9D9"/>
              <w:bottom w:val="nil"/>
              <w:right w:val="single" w:sz="4" w:space="0" w:color="D9D9D9"/>
            </w:tcBorders>
            <w:shd w:val="clear" w:color="000000" w:fill="F6E5DA"/>
            <w:noWrap/>
            <w:vAlign w:val="bottom"/>
            <w:hideMark/>
          </w:tcPr>
          <w:p w14:paraId="3446BDFC" w14:textId="77777777" w:rsidR="00F24174" w:rsidRPr="00506D1C" w:rsidRDefault="00F24174" w:rsidP="00DE3BA5">
            <w:pPr>
              <w:pStyle w:val="NoSpacing"/>
              <w:jc w:val="right"/>
            </w:pPr>
            <w:r w:rsidRPr="00506D1C">
              <w:t>$124,000</w:t>
            </w:r>
          </w:p>
        </w:tc>
        <w:tc>
          <w:tcPr>
            <w:tcW w:w="1580" w:type="dxa"/>
            <w:tcBorders>
              <w:top w:val="nil"/>
              <w:left w:val="nil"/>
              <w:bottom w:val="nil"/>
              <w:right w:val="single" w:sz="4" w:space="0" w:color="D9D9D9"/>
            </w:tcBorders>
            <w:shd w:val="clear" w:color="auto" w:fill="auto"/>
            <w:noWrap/>
            <w:vAlign w:val="bottom"/>
            <w:hideMark/>
          </w:tcPr>
          <w:p w14:paraId="18F34C3C" w14:textId="77777777" w:rsidR="00F24174" w:rsidRPr="00506D1C" w:rsidRDefault="00F24174" w:rsidP="00DE3BA5">
            <w:pPr>
              <w:pStyle w:val="NoSpacing"/>
              <w:jc w:val="right"/>
            </w:pPr>
            <w:r w:rsidRPr="00506D1C">
              <w:t>$145,000</w:t>
            </w:r>
          </w:p>
        </w:tc>
        <w:tc>
          <w:tcPr>
            <w:tcW w:w="1580" w:type="dxa"/>
            <w:tcBorders>
              <w:top w:val="single" w:sz="4" w:space="0" w:color="D9D9D9"/>
              <w:left w:val="single" w:sz="4" w:space="0" w:color="D9D9D9"/>
              <w:bottom w:val="nil"/>
              <w:right w:val="single" w:sz="4" w:space="0" w:color="D9D9D9"/>
            </w:tcBorders>
            <w:shd w:val="clear" w:color="000000" w:fill="FEFEFE"/>
            <w:noWrap/>
            <w:vAlign w:val="bottom"/>
            <w:hideMark/>
          </w:tcPr>
          <w:p w14:paraId="48C04B8D" w14:textId="77777777" w:rsidR="00F24174" w:rsidRPr="00506D1C" w:rsidRDefault="00F24174" w:rsidP="00DE3BA5">
            <w:pPr>
              <w:pStyle w:val="NoSpacing"/>
              <w:jc w:val="right"/>
            </w:pPr>
            <w:r w:rsidRPr="00506D1C">
              <w:t>0.1%</w:t>
            </w:r>
          </w:p>
        </w:tc>
        <w:tc>
          <w:tcPr>
            <w:tcW w:w="1580" w:type="dxa"/>
            <w:tcBorders>
              <w:top w:val="nil"/>
              <w:left w:val="nil"/>
              <w:bottom w:val="nil"/>
              <w:right w:val="single" w:sz="4" w:space="0" w:color="D9D9D9"/>
            </w:tcBorders>
            <w:shd w:val="clear" w:color="auto" w:fill="auto"/>
            <w:noWrap/>
            <w:vAlign w:val="bottom"/>
            <w:hideMark/>
          </w:tcPr>
          <w:p w14:paraId="141F2B14" w14:textId="77777777" w:rsidR="00F24174" w:rsidRPr="00506D1C" w:rsidRDefault="00F24174" w:rsidP="00DE3BA5">
            <w:pPr>
              <w:pStyle w:val="NoSpacing"/>
              <w:jc w:val="right"/>
            </w:pPr>
            <w:r w:rsidRPr="00506D1C">
              <w:t>0.1%</w:t>
            </w:r>
          </w:p>
        </w:tc>
      </w:tr>
      <w:tr w:rsidR="00F24174" w:rsidRPr="00123ACD" w14:paraId="172BC81A"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2B24394E"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Infrastructure</w:t>
            </w:r>
          </w:p>
        </w:tc>
        <w:tc>
          <w:tcPr>
            <w:tcW w:w="1580" w:type="dxa"/>
            <w:tcBorders>
              <w:top w:val="single" w:sz="4" w:space="0" w:color="D9D9D9"/>
              <w:left w:val="nil"/>
              <w:bottom w:val="single" w:sz="4" w:space="0" w:color="D9D9D9"/>
              <w:right w:val="nil"/>
            </w:tcBorders>
            <w:shd w:val="clear" w:color="auto" w:fill="auto"/>
            <w:noWrap/>
            <w:vAlign w:val="bottom"/>
            <w:hideMark/>
          </w:tcPr>
          <w:p w14:paraId="27B7355C"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3A86E3F6"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63E43087"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42694EB" w14:textId="77777777" w:rsidR="00F24174" w:rsidRPr="00506D1C" w:rsidRDefault="00F24174" w:rsidP="00DE3BA5">
            <w:pPr>
              <w:pStyle w:val="NoSpacing"/>
              <w:jc w:val="right"/>
            </w:pPr>
          </w:p>
        </w:tc>
      </w:tr>
      <w:tr w:rsidR="00F24174" w:rsidRPr="00123ACD" w14:paraId="36355F91"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05A840ED"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Growth by community (large metros)</w:t>
            </w:r>
          </w:p>
        </w:tc>
        <w:tc>
          <w:tcPr>
            <w:tcW w:w="1580" w:type="dxa"/>
            <w:tcBorders>
              <w:top w:val="nil"/>
              <w:left w:val="single" w:sz="4" w:space="0" w:color="D9D9D9"/>
              <w:bottom w:val="single" w:sz="4" w:space="0" w:color="D9D9D9"/>
              <w:right w:val="single" w:sz="4" w:space="0" w:color="D9D9D9"/>
            </w:tcBorders>
            <w:shd w:val="clear" w:color="000000" w:fill="F4E1D5"/>
            <w:noWrap/>
            <w:vAlign w:val="bottom"/>
            <w:hideMark/>
          </w:tcPr>
          <w:p w14:paraId="22CF6F69" w14:textId="77777777" w:rsidR="00F24174" w:rsidRPr="00506D1C" w:rsidRDefault="00F24174" w:rsidP="00DE3BA5">
            <w:pPr>
              <w:pStyle w:val="NoSpacing"/>
              <w:jc w:val="right"/>
            </w:pPr>
            <w:r w:rsidRPr="00506D1C">
              <w:t>75.4%</w:t>
            </w:r>
          </w:p>
        </w:tc>
        <w:tc>
          <w:tcPr>
            <w:tcW w:w="1580" w:type="dxa"/>
            <w:tcBorders>
              <w:top w:val="nil"/>
              <w:left w:val="nil"/>
              <w:bottom w:val="single" w:sz="4" w:space="0" w:color="D9D9D9"/>
              <w:right w:val="single" w:sz="4" w:space="0" w:color="D9D9D9"/>
            </w:tcBorders>
            <w:shd w:val="clear" w:color="auto" w:fill="auto"/>
            <w:noWrap/>
            <w:vAlign w:val="bottom"/>
            <w:hideMark/>
          </w:tcPr>
          <w:p w14:paraId="0AF1C22D" w14:textId="77777777" w:rsidR="00F24174" w:rsidRPr="00506D1C" w:rsidRDefault="00F24174" w:rsidP="00DE3BA5">
            <w:pPr>
              <w:pStyle w:val="NoSpacing"/>
              <w:jc w:val="right"/>
            </w:pPr>
            <w:r w:rsidRPr="00506D1C">
              <w:t>90.4%</w:t>
            </w:r>
          </w:p>
        </w:tc>
        <w:tc>
          <w:tcPr>
            <w:tcW w:w="1580" w:type="dxa"/>
            <w:tcBorders>
              <w:top w:val="nil"/>
              <w:left w:val="single" w:sz="4" w:space="0" w:color="D9D9D9"/>
              <w:bottom w:val="single" w:sz="4" w:space="0" w:color="D9D9D9"/>
              <w:right w:val="single" w:sz="4" w:space="0" w:color="D9D9D9"/>
            </w:tcBorders>
            <w:shd w:val="clear" w:color="000000" w:fill="7890BB"/>
            <w:noWrap/>
            <w:vAlign w:val="bottom"/>
            <w:hideMark/>
          </w:tcPr>
          <w:p w14:paraId="77B2E035" w14:textId="77777777" w:rsidR="00F24174" w:rsidRPr="00506D1C" w:rsidRDefault="00F24174" w:rsidP="00DE3BA5">
            <w:pPr>
              <w:pStyle w:val="NoSpacing"/>
              <w:jc w:val="right"/>
            </w:pPr>
            <w:r w:rsidRPr="00506D1C">
              <w:t>2.0%</w:t>
            </w:r>
          </w:p>
        </w:tc>
        <w:tc>
          <w:tcPr>
            <w:tcW w:w="1580" w:type="dxa"/>
            <w:tcBorders>
              <w:top w:val="nil"/>
              <w:left w:val="nil"/>
              <w:bottom w:val="single" w:sz="4" w:space="0" w:color="D9D9D9"/>
              <w:right w:val="single" w:sz="4" w:space="0" w:color="D9D9D9"/>
            </w:tcBorders>
            <w:shd w:val="clear" w:color="auto" w:fill="auto"/>
            <w:noWrap/>
            <w:vAlign w:val="bottom"/>
            <w:hideMark/>
          </w:tcPr>
          <w:p w14:paraId="2450435F" w14:textId="77777777" w:rsidR="00F24174" w:rsidRPr="00506D1C" w:rsidRDefault="00F24174" w:rsidP="00DE3BA5">
            <w:pPr>
              <w:pStyle w:val="NoSpacing"/>
              <w:jc w:val="right"/>
            </w:pPr>
            <w:r w:rsidRPr="00506D1C">
              <w:t>0.8%</w:t>
            </w:r>
          </w:p>
        </w:tc>
      </w:tr>
      <w:tr w:rsidR="00F24174" w:rsidRPr="00123ACD" w14:paraId="70BBB99D"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89FFF2A"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Housing values</w:t>
            </w:r>
          </w:p>
        </w:tc>
        <w:tc>
          <w:tcPr>
            <w:tcW w:w="1580" w:type="dxa"/>
            <w:tcBorders>
              <w:top w:val="single" w:sz="4" w:space="0" w:color="D9D9D9"/>
              <w:left w:val="single" w:sz="4" w:space="0" w:color="D9D9D9"/>
              <w:bottom w:val="single" w:sz="4" w:space="0" w:color="D9D9D9"/>
              <w:right w:val="single" w:sz="4" w:space="0" w:color="D9D9D9"/>
            </w:tcBorders>
            <w:shd w:val="clear" w:color="000000" w:fill="305496"/>
            <w:noWrap/>
            <w:vAlign w:val="bottom"/>
            <w:hideMark/>
          </w:tcPr>
          <w:p w14:paraId="6D0CBEA7" w14:textId="77777777" w:rsidR="00F24174" w:rsidRPr="00506D1C" w:rsidRDefault="00F24174" w:rsidP="00DE3BA5">
            <w:pPr>
              <w:pStyle w:val="NoSpacing"/>
              <w:jc w:val="right"/>
            </w:pPr>
            <w:r w:rsidRPr="00506D1C">
              <w:t>$135,000</w:t>
            </w:r>
          </w:p>
        </w:tc>
        <w:tc>
          <w:tcPr>
            <w:tcW w:w="1580" w:type="dxa"/>
            <w:tcBorders>
              <w:top w:val="nil"/>
              <w:left w:val="nil"/>
              <w:bottom w:val="single" w:sz="4" w:space="0" w:color="D9D9D9"/>
              <w:right w:val="single" w:sz="4" w:space="0" w:color="D9D9D9"/>
            </w:tcBorders>
            <w:shd w:val="clear" w:color="auto" w:fill="auto"/>
            <w:noWrap/>
            <w:vAlign w:val="bottom"/>
            <w:hideMark/>
          </w:tcPr>
          <w:p w14:paraId="1CFB090D" w14:textId="77777777" w:rsidR="00F24174" w:rsidRPr="00506D1C" w:rsidRDefault="00F24174" w:rsidP="00DE3BA5">
            <w:pPr>
              <w:pStyle w:val="NoSpacing"/>
              <w:jc w:val="right"/>
            </w:pPr>
            <w:r w:rsidRPr="00506D1C">
              <w:t>$215,000</w:t>
            </w:r>
          </w:p>
        </w:tc>
        <w:tc>
          <w:tcPr>
            <w:tcW w:w="1580" w:type="dxa"/>
            <w:tcBorders>
              <w:top w:val="single" w:sz="4" w:space="0" w:color="D9D9D9"/>
              <w:left w:val="single" w:sz="4" w:space="0" w:color="D9D9D9"/>
              <w:bottom w:val="single" w:sz="4" w:space="0" w:color="D9D9D9"/>
              <w:right w:val="single" w:sz="4" w:space="0" w:color="D9D9D9"/>
            </w:tcBorders>
            <w:shd w:val="clear" w:color="000000" w:fill="758DB9"/>
            <w:noWrap/>
            <w:vAlign w:val="bottom"/>
            <w:hideMark/>
          </w:tcPr>
          <w:p w14:paraId="6596FF47" w14:textId="77777777" w:rsidR="00F24174" w:rsidRPr="00506D1C" w:rsidRDefault="00F24174" w:rsidP="00DE3BA5">
            <w:pPr>
              <w:pStyle w:val="NoSpacing"/>
              <w:jc w:val="right"/>
            </w:pPr>
            <w:r w:rsidRPr="00506D1C">
              <w:t>0.2%</w:t>
            </w:r>
          </w:p>
        </w:tc>
        <w:tc>
          <w:tcPr>
            <w:tcW w:w="1580" w:type="dxa"/>
            <w:tcBorders>
              <w:top w:val="nil"/>
              <w:left w:val="nil"/>
              <w:bottom w:val="single" w:sz="4" w:space="0" w:color="D9D9D9"/>
              <w:right w:val="single" w:sz="4" w:space="0" w:color="D9D9D9"/>
            </w:tcBorders>
            <w:shd w:val="clear" w:color="auto" w:fill="auto"/>
            <w:noWrap/>
            <w:vAlign w:val="bottom"/>
            <w:hideMark/>
          </w:tcPr>
          <w:p w14:paraId="6CCC328A" w14:textId="77777777" w:rsidR="00F24174" w:rsidRPr="00506D1C" w:rsidRDefault="00F24174" w:rsidP="00DE3BA5">
            <w:pPr>
              <w:pStyle w:val="NoSpacing"/>
              <w:jc w:val="right"/>
            </w:pPr>
            <w:r w:rsidRPr="00506D1C">
              <w:t>1.5%</w:t>
            </w:r>
          </w:p>
        </w:tc>
      </w:tr>
      <w:tr w:rsidR="00F24174" w:rsidRPr="00123ACD" w14:paraId="6F6E8001"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CCCA203"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Broadband access (% without)</w:t>
            </w:r>
          </w:p>
        </w:tc>
        <w:tc>
          <w:tcPr>
            <w:tcW w:w="1580" w:type="dxa"/>
            <w:tcBorders>
              <w:top w:val="single" w:sz="4" w:space="0" w:color="D9D9D9"/>
              <w:left w:val="single" w:sz="4" w:space="0" w:color="D9D9D9"/>
              <w:bottom w:val="single" w:sz="4" w:space="0" w:color="D9D9D9"/>
              <w:right w:val="single" w:sz="4" w:space="0" w:color="D9D9D9"/>
            </w:tcBorders>
            <w:shd w:val="clear" w:color="000000" w:fill="E2AB87"/>
            <w:noWrap/>
            <w:vAlign w:val="bottom"/>
            <w:hideMark/>
          </w:tcPr>
          <w:p w14:paraId="01702F2D" w14:textId="77777777" w:rsidR="00F24174" w:rsidRPr="00506D1C" w:rsidRDefault="00F24174" w:rsidP="00DE3BA5">
            <w:pPr>
              <w:pStyle w:val="NoSpacing"/>
              <w:jc w:val="right"/>
            </w:pPr>
            <w:r w:rsidRPr="00506D1C">
              <w:t>6.6%</w:t>
            </w:r>
          </w:p>
        </w:tc>
        <w:tc>
          <w:tcPr>
            <w:tcW w:w="1580" w:type="dxa"/>
            <w:tcBorders>
              <w:top w:val="nil"/>
              <w:left w:val="nil"/>
              <w:bottom w:val="single" w:sz="4" w:space="0" w:color="D9D9D9"/>
              <w:right w:val="single" w:sz="4" w:space="0" w:color="D9D9D9"/>
            </w:tcBorders>
            <w:shd w:val="clear" w:color="auto" w:fill="auto"/>
            <w:noWrap/>
            <w:vAlign w:val="bottom"/>
            <w:hideMark/>
          </w:tcPr>
          <w:p w14:paraId="47CE7BFB" w14:textId="77777777" w:rsidR="00F24174" w:rsidRPr="00506D1C" w:rsidRDefault="00F24174" w:rsidP="00DE3BA5">
            <w:pPr>
              <w:pStyle w:val="NoSpacing"/>
              <w:jc w:val="right"/>
            </w:pPr>
            <w:r w:rsidRPr="00506D1C">
              <w:t>3.4%</w:t>
            </w:r>
          </w:p>
        </w:tc>
        <w:tc>
          <w:tcPr>
            <w:tcW w:w="1580" w:type="dxa"/>
            <w:tcBorders>
              <w:top w:val="nil"/>
              <w:left w:val="nil"/>
              <w:bottom w:val="single" w:sz="4" w:space="0" w:color="D9D9D9"/>
              <w:right w:val="single" w:sz="4" w:space="0" w:color="D9D9D9"/>
            </w:tcBorders>
            <w:shd w:val="clear" w:color="auto" w:fill="auto"/>
            <w:noWrap/>
            <w:vAlign w:val="bottom"/>
            <w:hideMark/>
          </w:tcPr>
          <w:p w14:paraId="57773396" w14:textId="77777777" w:rsidR="00F24174" w:rsidRPr="00506D1C" w:rsidRDefault="00F24174" w:rsidP="00DE3BA5">
            <w:pPr>
              <w:pStyle w:val="NoSpacing"/>
              <w:jc w:val="right"/>
            </w:pPr>
            <w:r w:rsidRPr="00506D1C">
              <w:t>N/A</w:t>
            </w:r>
          </w:p>
        </w:tc>
        <w:tc>
          <w:tcPr>
            <w:tcW w:w="1580" w:type="dxa"/>
            <w:tcBorders>
              <w:top w:val="nil"/>
              <w:left w:val="nil"/>
              <w:bottom w:val="single" w:sz="4" w:space="0" w:color="D9D9D9"/>
              <w:right w:val="single" w:sz="4" w:space="0" w:color="D9D9D9"/>
            </w:tcBorders>
            <w:shd w:val="clear" w:color="auto" w:fill="auto"/>
            <w:noWrap/>
            <w:vAlign w:val="bottom"/>
            <w:hideMark/>
          </w:tcPr>
          <w:p w14:paraId="1302D9E9" w14:textId="77777777" w:rsidR="00F24174" w:rsidRDefault="00F24174" w:rsidP="00DE3BA5">
            <w:pPr>
              <w:pStyle w:val="NoSpacing"/>
              <w:jc w:val="right"/>
            </w:pPr>
            <w:r w:rsidRPr="00506D1C">
              <w:t>N/A</w:t>
            </w:r>
          </w:p>
        </w:tc>
      </w:tr>
    </w:tbl>
    <w:p w14:paraId="641826FC" w14:textId="7C12850C" w:rsidR="00B90588" w:rsidRDefault="00B90588">
      <w:pPr>
        <w:rPr>
          <w:i/>
        </w:rPr>
      </w:pPr>
      <w:r w:rsidRPr="00B90588">
        <w:rPr>
          <w:i/>
        </w:rPr>
        <w:t xml:space="preserve">Source: Brookings Institution / Walton Family Foundation </w:t>
      </w:r>
      <w:r w:rsidR="007A058D">
        <w:rPr>
          <w:i/>
        </w:rPr>
        <w:t>“</w:t>
      </w:r>
      <w:r w:rsidRPr="00B90588">
        <w:rPr>
          <w:i/>
        </w:rPr>
        <w:t>The State of the Heartland: Factbook 2018”</w:t>
      </w:r>
    </w:p>
    <w:p w14:paraId="113C5DAD" w14:textId="3A8EC851" w:rsidR="00CD41B4" w:rsidRPr="00B90588" w:rsidRDefault="00B90588">
      <w:pPr>
        <w:rPr>
          <w:i/>
        </w:rPr>
      </w:pPr>
      <w:r w:rsidRPr="00B90588">
        <w:rPr>
          <w:i/>
        </w:rPr>
        <w:t xml:space="preserve">Note: Blue and red shading indicates positive or negative distance from the </w:t>
      </w:r>
      <w:r>
        <w:rPr>
          <w:i/>
        </w:rPr>
        <w:t>non-Heartland average</w:t>
      </w:r>
      <w:r w:rsidRPr="00B90588">
        <w:rPr>
          <w:i/>
        </w:rPr>
        <w:t>, respectively.</w:t>
      </w:r>
      <w:r w:rsidR="00CD41B4" w:rsidRPr="00B90588">
        <w:rPr>
          <w:i/>
        </w:rPr>
        <w:br w:type="page"/>
      </w:r>
    </w:p>
    <w:sdt>
      <w:sdtPr>
        <w:rPr>
          <w:rFonts w:eastAsiaTheme="minorHAnsi" w:cstheme="minorBidi"/>
          <w:b w:val="0"/>
          <w:sz w:val="48"/>
          <w:szCs w:val="48"/>
        </w:rPr>
        <w:id w:val="-1517144316"/>
        <w:docPartObj>
          <w:docPartGallery w:val="Table of Contents"/>
          <w:docPartUnique/>
        </w:docPartObj>
      </w:sdtPr>
      <w:sdtEndPr>
        <w:rPr>
          <w:rFonts w:eastAsiaTheme="minorEastAsia" w:cs="Times New Roman"/>
          <w:bCs/>
          <w:noProof/>
          <w:sz w:val="32"/>
          <w:szCs w:val="22"/>
        </w:rPr>
      </w:sdtEndPr>
      <w:sdtContent>
        <w:p w14:paraId="4E679D02" w14:textId="100CB6B3" w:rsidR="00422288" w:rsidRPr="00422288" w:rsidRDefault="00422288">
          <w:pPr>
            <w:pStyle w:val="TOCHeading"/>
            <w:rPr>
              <w:sz w:val="48"/>
              <w:szCs w:val="48"/>
            </w:rPr>
          </w:pPr>
          <w:r w:rsidRPr="00422288">
            <w:rPr>
              <w:sz w:val="48"/>
              <w:szCs w:val="48"/>
            </w:rPr>
            <w:t>Contents</w:t>
          </w:r>
        </w:p>
        <w:p w14:paraId="48E5AF5D" w14:textId="0B8D9DE6" w:rsidR="00A2247A" w:rsidRDefault="00AF2B79">
          <w:pPr>
            <w:pStyle w:val="TOC1"/>
            <w:tabs>
              <w:tab w:val="right" w:leader="dot" w:pos="9350"/>
            </w:tabs>
            <w:rPr>
              <w:rFonts w:cstheme="minorBidi"/>
              <w:noProof/>
              <w:sz w:val="22"/>
            </w:rPr>
          </w:pPr>
          <w:r>
            <w:rPr>
              <w:b/>
              <w:bCs/>
              <w:noProof/>
            </w:rPr>
            <w:fldChar w:fldCharType="begin"/>
          </w:r>
          <w:r>
            <w:rPr>
              <w:b/>
              <w:bCs/>
              <w:noProof/>
            </w:rPr>
            <w:instrText xml:space="preserve"> TOC \o "1-5" \h \z \u </w:instrText>
          </w:r>
          <w:r>
            <w:rPr>
              <w:b/>
              <w:bCs/>
              <w:noProof/>
            </w:rPr>
            <w:fldChar w:fldCharType="separate"/>
          </w:r>
          <w:hyperlink w:anchor="_Toc522288927" w:history="1">
            <w:r w:rsidR="00A2247A" w:rsidRPr="007E3BA5">
              <w:rPr>
                <w:rStyle w:val="Hyperlink"/>
                <w:noProof/>
              </w:rPr>
              <w:t>Introduction</w:t>
            </w:r>
            <w:r w:rsidR="00A2247A">
              <w:rPr>
                <w:noProof/>
                <w:webHidden/>
              </w:rPr>
              <w:tab/>
            </w:r>
            <w:r w:rsidR="00A2247A">
              <w:rPr>
                <w:noProof/>
                <w:webHidden/>
              </w:rPr>
              <w:fldChar w:fldCharType="begin"/>
            </w:r>
            <w:r w:rsidR="00A2247A">
              <w:rPr>
                <w:noProof/>
                <w:webHidden/>
              </w:rPr>
              <w:instrText xml:space="preserve"> PAGEREF _Toc522288927 \h </w:instrText>
            </w:r>
            <w:r w:rsidR="00A2247A">
              <w:rPr>
                <w:noProof/>
                <w:webHidden/>
              </w:rPr>
            </w:r>
            <w:r w:rsidR="00A2247A">
              <w:rPr>
                <w:noProof/>
                <w:webHidden/>
              </w:rPr>
              <w:fldChar w:fldCharType="separate"/>
            </w:r>
            <w:r w:rsidR="00A2247A">
              <w:rPr>
                <w:noProof/>
                <w:webHidden/>
              </w:rPr>
              <w:t>11</w:t>
            </w:r>
            <w:r w:rsidR="00A2247A">
              <w:rPr>
                <w:noProof/>
                <w:webHidden/>
              </w:rPr>
              <w:fldChar w:fldCharType="end"/>
            </w:r>
          </w:hyperlink>
        </w:p>
        <w:p w14:paraId="2E856E4F" w14:textId="312D38AE" w:rsidR="00A2247A" w:rsidRDefault="0026497C">
          <w:pPr>
            <w:pStyle w:val="TOC2"/>
            <w:tabs>
              <w:tab w:val="right" w:leader="dot" w:pos="9350"/>
            </w:tabs>
            <w:rPr>
              <w:rFonts w:cstheme="minorBidi"/>
              <w:noProof/>
              <w:sz w:val="22"/>
            </w:rPr>
          </w:pPr>
          <w:hyperlink w:anchor="_Toc522288928" w:history="1">
            <w:r w:rsidR="00A2247A">
              <w:rPr>
                <w:rStyle w:val="Hyperlink"/>
                <w:noProof/>
              </w:rPr>
              <w:t>Sidebar: “</w:t>
            </w:r>
            <w:r w:rsidR="00A2247A" w:rsidRPr="007E3BA5">
              <w:rPr>
                <w:rStyle w:val="Hyperlink"/>
                <w:noProof/>
              </w:rPr>
              <w:t>A Country Within the Country:” Defining the American Heartland</w:t>
            </w:r>
            <w:r w:rsidR="00A2247A">
              <w:rPr>
                <w:noProof/>
                <w:webHidden/>
              </w:rPr>
              <w:tab/>
            </w:r>
            <w:r w:rsidR="00A2247A">
              <w:rPr>
                <w:noProof/>
                <w:webHidden/>
              </w:rPr>
              <w:fldChar w:fldCharType="begin"/>
            </w:r>
            <w:r w:rsidR="00A2247A">
              <w:rPr>
                <w:noProof/>
                <w:webHidden/>
              </w:rPr>
              <w:instrText xml:space="preserve"> PAGEREF _Toc522288928 \h </w:instrText>
            </w:r>
            <w:r w:rsidR="00A2247A">
              <w:rPr>
                <w:noProof/>
                <w:webHidden/>
              </w:rPr>
            </w:r>
            <w:r w:rsidR="00A2247A">
              <w:rPr>
                <w:noProof/>
                <w:webHidden/>
              </w:rPr>
              <w:fldChar w:fldCharType="separate"/>
            </w:r>
            <w:r w:rsidR="00A2247A">
              <w:rPr>
                <w:noProof/>
                <w:webHidden/>
              </w:rPr>
              <w:t>14</w:t>
            </w:r>
            <w:r w:rsidR="00A2247A">
              <w:rPr>
                <w:noProof/>
                <w:webHidden/>
              </w:rPr>
              <w:fldChar w:fldCharType="end"/>
            </w:r>
          </w:hyperlink>
        </w:p>
        <w:p w14:paraId="4FE59946" w14:textId="78BF05DD" w:rsidR="00A2247A" w:rsidRDefault="0026497C">
          <w:pPr>
            <w:pStyle w:val="TOC1"/>
            <w:tabs>
              <w:tab w:val="right" w:leader="dot" w:pos="9350"/>
            </w:tabs>
            <w:rPr>
              <w:rFonts w:cstheme="minorBidi"/>
              <w:noProof/>
              <w:sz w:val="22"/>
            </w:rPr>
          </w:pPr>
          <w:hyperlink w:anchor="_Toc522288929" w:history="1">
            <w:r w:rsidR="00A2247A" w:rsidRPr="007E3BA5">
              <w:rPr>
                <w:rStyle w:val="Hyperlink"/>
                <w:noProof/>
              </w:rPr>
              <w:t>The State of the Heartland: Indicators</w:t>
            </w:r>
            <w:r w:rsidR="00A2247A">
              <w:rPr>
                <w:noProof/>
                <w:webHidden/>
              </w:rPr>
              <w:tab/>
            </w:r>
            <w:r w:rsidR="00A2247A">
              <w:rPr>
                <w:noProof/>
                <w:webHidden/>
              </w:rPr>
              <w:fldChar w:fldCharType="begin"/>
            </w:r>
            <w:r w:rsidR="00A2247A">
              <w:rPr>
                <w:noProof/>
                <w:webHidden/>
              </w:rPr>
              <w:instrText xml:space="preserve"> PAGEREF _Toc522288929 \h </w:instrText>
            </w:r>
            <w:r w:rsidR="00A2247A">
              <w:rPr>
                <w:noProof/>
                <w:webHidden/>
              </w:rPr>
            </w:r>
            <w:r w:rsidR="00A2247A">
              <w:rPr>
                <w:noProof/>
                <w:webHidden/>
              </w:rPr>
              <w:fldChar w:fldCharType="separate"/>
            </w:r>
            <w:r w:rsidR="00A2247A">
              <w:rPr>
                <w:noProof/>
                <w:webHidden/>
              </w:rPr>
              <w:t>16</w:t>
            </w:r>
            <w:r w:rsidR="00A2247A">
              <w:rPr>
                <w:noProof/>
                <w:webHidden/>
              </w:rPr>
              <w:fldChar w:fldCharType="end"/>
            </w:r>
          </w:hyperlink>
        </w:p>
        <w:p w14:paraId="363604B2" w14:textId="093CE4DC" w:rsidR="00A2247A" w:rsidRDefault="0026497C">
          <w:pPr>
            <w:pStyle w:val="TOC1"/>
            <w:tabs>
              <w:tab w:val="right" w:leader="dot" w:pos="9350"/>
            </w:tabs>
            <w:rPr>
              <w:rFonts w:cstheme="minorBidi"/>
              <w:noProof/>
              <w:sz w:val="22"/>
            </w:rPr>
          </w:pPr>
          <w:hyperlink w:anchor="_Toc522288930" w:history="1">
            <w:r w:rsidR="00A2247A" w:rsidRPr="007E3BA5">
              <w:rPr>
                <w:rStyle w:val="Hyperlink"/>
                <w:noProof/>
              </w:rPr>
              <w:t>The State of the Heartland: Factbook 2018</w:t>
            </w:r>
            <w:r w:rsidR="00A2247A">
              <w:rPr>
                <w:noProof/>
                <w:webHidden/>
              </w:rPr>
              <w:tab/>
            </w:r>
            <w:r w:rsidR="00A2247A">
              <w:rPr>
                <w:noProof/>
                <w:webHidden/>
              </w:rPr>
              <w:fldChar w:fldCharType="begin"/>
            </w:r>
            <w:r w:rsidR="00A2247A">
              <w:rPr>
                <w:noProof/>
                <w:webHidden/>
              </w:rPr>
              <w:instrText xml:space="preserve"> PAGEREF _Toc522288930 \h </w:instrText>
            </w:r>
            <w:r w:rsidR="00A2247A">
              <w:rPr>
                <w:noProof/>
                <w:webHidden/>
              </w:rPr>
            </w:r>
            <w:r w:rsidR="00A2247A">
              <w:rPr>
                <w:noProof/>
                <w:webHidden/>
              </w:rPr>
              <w:fldChar w:fldCharType="separate"/>
            </w:r>
            <w:r w:rsidR="00A2247A">
              <w:rPr>
                <w:noProof/>
                <w:webHidden/>
              </w:rPr>
              <w:t>23</w:t>
            </w:r>
            <w:r w:rsidR="00A2247A">
              <w:rPr>
                <w:noProof/>
                <w:webHidden/>
              </w:rPr>
              <w:fldChar w:fldCharType="end"/>
            </w:r>
          </w:hyperlink>
        </w:p>
        <w:p w14:paraId="515EFA94" w14:textId="00355952" w:rsidR="00A2247A" w:rsidRDefault="0026497C">
          <w:pPr>
            <w:pStyle w:val="TOC2"/>
            <w:tabs>
              <w:tab w:val="right" w:leader="dot" w:pos="9350"/>
            </w:tabs>
            <w:rPr>
              <w:rFonts w:cstheme="minorBidi"/>
              <w:noProof/>
              <w:sz w:val="22"/>
            </w:rPr>
          </w:pPr>
          <w:hyperlink w:anchor="_Toc522288931" w:history="1">
            <w:r w:rsidR="00A2247A" w:rsidRPr="007E3BA5">
              <w:rPr>
                <w:rStyle w:val="Hyperlink"/>
                <w:noProof/>
              </w:rPr>
              <w:t>Outcomes</w:t>
            </w:r>
            <w:r w:rsidR="00A2247A">
              <w:rPr>
                <w:noProof/>
                <w:webHidden/>
              </w:rPr>
              <w:tab/>
            </w:r>
            <w:r w:rsidR="00A2247A">
              <w:rPr>
                <w:noProof/>
                <w:webHidden/>
              </w:rPr>
              <w:fldChar w:fldCharType="begin"/>
            </w:r>
            <w:r w:rsidR="00A2247A">
              <w:rPr>
                <w:noProof/>
                <w:webHidden/>
              </w:rPr>
              <w:instrText xml:space="preserve"> PAGEREF _Toc522288931 \h </w:instrText>
            </w:r>
            <w:r w:rsidR="00A2247A">
              <w:rPr>
                <w:noProof/>
                <w:webHidden/>
              </w:rPr>
            </w:r>
            <w:r w:rsidR="00A2247A">
              <w:rPr>
                <w:noProof/>
                <w:webHidden/>
              </w:rPr>
              <w:fldChar w:fldCharType="separate"/>
            </w:r>
            <w:r w:rsidR="00A2247A">
              <w:rPr>
                <w:noProof/>
                <w:webHidden/>
              </w:rPr>
              <w:t>24</w:t>
            </w:r>
            <w:r w:rsidR="00A2247A">
              <w:rPr>
                <w:noProof/>
                <w:webHidden/>
              </w:rPr>
              <w:fldChar w:fldCharType="end"/>
            </w:r>
          </w:hyperlink>
        </w:p>
        <w:p w14:paraId="43BFD868" w14:textId="568D9A2E" w:rsidR="00A2247A" w:rsidRDefault="0026497C">
          <w:pPr>
            <w:pStyle w:val="TOC3"/>
            <w:tabs>
              <w:tab w:val="right" w:leader="dot" w:pos="9350"/>
            </w:tabs>
            <w:rPr>
              <w:rFonts w:cstheme="minorBidi"/>
              <w:noProof/>
              <w:sz w:val="22"/>
            </w:rPr>
          </w:pPr>
          <w:hyperlink w:anchor="_Toc522288932" w:history="1">
            <w:r w:rsidR="00A2247A" w:rsidRPr="007E3BA5">
              <w:rPr>
                <w:rStyle w:val="Hyperlink"/>
                <w:noProof/>
              </w:rPr>
              <w:t>Growth</w:t>
            </w:r>
            <w:r w:rsidR="00A2247A">
              <w:rPr>
                <w:noProof/>
                <w:webHidden/>
              </w:rPr>
              <w:tab/>
            </w:r>
            <w:r w:rsidR="00A2247A">
              <w:rPr>
                <w:noProof/>
                <w:webHidden/>
              </w:rPr>
              <w:fldChar w:fldCharType="begin"/>
            </w:r>
            <w:r w:rsidR="00A2247A">
              <w:rPr>
                <w:noProof/>
                <w:webHidden/>
              </w:rPr>
              <w:instrText xml:space="preserve"> PAGEREF _Toc522288932 \h </w:instrText>
            </w:r>
            <w:r w:rsidR="00A2247A">
              <w:rPr>
                <w:noProof/>
                <w:webHidden/>
              </w:rPr>
            </w:r>
            <w:r w:rsidR="00A2247A">
              <w:rPr>
                <w:noProof/>
                <w:webHidden/>
              </w:rPr>
              <w:fldChar w:fldCharType="separate"/>
            </w:r>
            <w:r w:rsidR="00A2247A">
              <w:rPr>
                <w:noProof/>
                <w:webHidden/>
              </w:rPr>
              <w:t>25</w:t>
            </w:r>
            <w:r w:rsidR="00A2247A">
              <w:rPr>
                <w:noProof/>
                <w:webHidden/>
              </w:rPr>
              <w:fldChar w:fldCharType="end"/>
            </w:r>
          </w:hyperlink>
        </w:p>
        <w:p w14:paraId="31DDE30D" w14:textId="5963A406" w:rsidR="00A2247A" w:rsidRDefault="0026497C">
          <w:pPr>
            <w:pStyle w:val="TOC4"/>
            <w:tabs>
              <w:tab w:val="right" w:leader="dot" w:pos="9350"/>
            </w:tabs>
            <w:rPr>
              <w:rFonts w:eastAsiaTheme="minorEastAsia"/>
              <w:noProof/>
              <w:sz w:val="22"/>
            </w:rPr>
          </w:pPr>
          <w:hyperlink w:anchor="_Toc522288933" w:history="1">
            <w:r w:rsidR="00A2247A" w:rsidRPr="007E3BA5">
              <w:rPr>
                <w:rStyle w:val="Hyperlink"/>
                <w:noProof/>
              </w:rPr>
              <w:t>Jobs</w:t>
            </w:r>
            <w:r w:rsidR="00A2247A">
              <w:rPr>
                <w:noProof/>
                <w:webHidden/>
              </w:rPr>
              <w:tab/>
            </w:r>
            <w:r w:rsidR="00A2247A">
              <w:rPr>
                <w:noProof/>
                <w:webHidden/>
              </w:rPr>
              <w:fldChar w:fldCharType="begin"/>
            </w:r>
            <w:r w:rsidR="00A2247A">
              <w:rPr>
                <w:noProof/>
                <w:webHidden/>
              </w:rPr>
              <w:instrText xml:space="preserve"> PAGEREF _Toc522288933 \h </w:instrText>
            </w:r>
            <w:r w:rsidR="00A2247A">
              <w:rPr>
                <w:noProof/>
                <w:webHidden/>
              </w:rPr>
            </w:r>
            <w:r w:rsidR="00A2247A">
              <w:rPr>
                <w:noProof/>
                <w:webHidden/>
              </w:rPr>
              <w:fldChar w:fldCharType="separate"/>
            </w:r>
            <w:r w:rsidR="00A2247A">
              <w:rPr>
                <w:noProof/>
                <w:webHidden/>
              </w:rPr>
              <w:t>26</w:t>
            </w:r>
            <w:r w:rsidR="00A2247A">
              <w:rPr>
                <w:noProof/>
                <w:webHidden/>
              </w:rPr>
              <w:fldChar w:fldCharType="end"/>
            </w:r>
          </w:hyperlink>
        </w:p>
        <w:p w14:paraId="285C3853" w14:textId="1D8EE5CB" w:rsidR="00A2247A" w:rsidRDefault="0026497C">
          <w:pPr>
            <w:pStyle w:val="TOC4"/>
            <w:tabs>
              <w:tab w:val="right" w:leader="dot" w:pos="9350"/>
            </w:tabs>
            <w:rPr>
              <w:rFonts w:eastAsiaTheme="minorEastAsia"/>
              <w:noProof/>
              <w:sz w:val="22"/>
            </w:rPr>
          </w:pPr>
          <w:hyperlink w:anchor="_Toc522288934" w:history="1">
            <w:r w:rsidR="00A2247A" w:rsidRPr="007E3BA5">
              <w:rPr>
                <w:rStyle w:val="Hyperlink"/>
                <w:noProof/>
              </w:rPr>
              <w:t>Output</w:t>
            </w:r>
            <w:r w:rsidR="00A2247A">
              <w:rPr>
                <w:noProof/>
                <w:webHidden/>
              </w:rPr>
              <w:tab/>
            </w:r>
            <w:r w:rsidR="00A2247A">
              <w:rPr>
                <w:noProof/>
                <w:webHidden/>
              </w:rPr>
              <w:fldChar w:fldCharType="begin"/>
            </w:r>
            <w:r w:rsidR="00A2247A">
              <w:rPr>
                <w:noProof/>
                <w:webHidden/>
              </w:rPr>
              <w:instrText xml:space="preserve"> PAGEREF _Toc522288934 \h </w:instrText>
            </w:r>
            <w:r w:rsidR="00A2247A">
              <w:rPr>
                <w:noProof/>
                <w:webHidden/>
              </w:rPr>
            </w:r>
            <w:r w:rsidR="00A2247A">
              <w:rPr>
                <w:noProof/>
                <w:webHidden/>
              </w:rPr>
              <w:fldChar w:fldCharType="separate"/>
            </w:r>
            <w:r w:rsidR="00A2247A">
              <w:rPr>
                <w:noProof/>
                <w:webHidden/>
              </w:rPr>
              <w:t>29</w:t>
            </w:r>
            <w:r w:rsidR="00A2247A">
              <w:rPr>
                <w:noProof/>
                <w:webHidden/>
              </w:rPr>
              <w:fldChar w:fldCharType="end"/>
            </w:r>
          </w:hyperlink>
        </w:p>
        <w:p w14:paraId="74E99061" w14:textId="43EE0EC2" w:rsidR="00A2247A" w:rsidRDefault="0026497C">
          <w:pPr>
            <w:pStyle w:val="TOC4"/>
            <w:tabs>
              <w:tab w:val="right" w:leader="dot" w:pos="9350"/>
            </w:tabs>
            <w:rPr>
              <w:rFonts w:eastAsiaTheme="minorEastAsia"/>
              <w:noProof/>
              <w:sz w:val="22"/>
            </w:rPr>
          </w:pPr>
          <w:hyperlink w:anchor="_Toc522288935" w:history="1">
            <w:r w:rsidR="00A2247A" w:rsidRPr="007E3BA5">
              <w:rPr>
                <w:rStyle w:val="Hyperlink"/>
                <w:noProof/>
              </w:rPr>
              <w:t>Jobs at young firms</w:t>
            </w:r>
            <w:r w:rsidR="00A2247A">
              <w:rPr>
                <w:noProof/>
                <w:webHidden/>
              </w:rPr>
              <w:tab/>
            </w:r>
            <w:r w:rsidR="00A2247A">
              <w:rPr>
                <w:noProof/>
                <w:webHidden/>
              </w:rPr>
              <w:fldChar w:fldCharType="begin"/>
            </w:r>
            <w:r w:rsidR="00A2247A">
              <w:rPr>
                <w:noProof/>
                <w:webHidden/>
              </w:rPr>
              <w:instrText xml:space="preserve"> PAGEREF _Toc522288935 \h </w:instrText>
            </w:r>
            <w:r w:rsidR="00A2247A">
              <w:rPr>
                <w:noProof/>
                <w:webHidden/>
              </w:rPr>
            </w:r>
            <w:r w:rsidR="00A2247A">
              <w:rPr>
                <w:noProof/>
                <w:webHidden/>
              </w:rPr>
              <w:fldChar w:fldCharType="separate"/>
            </w:r>
            <w:r w:rsidR="00A2247A">
              <w:rPr>
                <w:noProof/>
                <w:webHidden/>
              </w:rPr>
              <w:t>31</w:t>
            </w:r>
            <w:r w:rsidR="00A2247A">
              <w:rPr>
                <w:noProof/>
                <w:webHidden/>
              </w:rPr>
              <w:fldChar w:fldCharType="end"/>
            </w:r>
          </w:hyperlink>
        </w:p>
        <w:p w14:paraId="3F54DD56" w14:textId="164C0328" w:rsidR="00A2247A" w:rsidRDefault="0026497C">
          <w:pPr>
            <w:pStyle w:val="TOC3"/>
            <w:tabs>
              <w:tab w:val="right" w:leader="dot" w:pos="9350"/>
            </w:tabs>
            <w:rPr>
              <w:rFonts w:cstheme="minorBidi"/>
              <w:noProof/>
              <w:sz w:val="22"/>
            </w:rPr>
          </w:pPr>
          <w:hyperlink w:anchor="_Toc522288936" w:history="1">
            <w:r w:rsidR="00A2247A" w:rsidRPr="007E3BA5">
              <w:rPr>
                <w:rStyle w:val="Hyperlink"/>
                <w:noProof/>
              </w:rPr>
              <w:t>Prosperity</w:t>
            </w:r>
            <w:r w:rsidR="00A2247A">
              <w:rPr>
                <w:noProof/>
                <w:webHidden/>
              </w:rPr>
              <w:tab/>
            </w:r>
            <w:r w:rsidR="00A2247A">
              <w:rPr>
                <w:noProof/>
                <w:webHidden/>
              </w:rPr>
              <w:fldChar w:fldCharType="begin"/>
            </w:r>
            <w:r w:rsidR="00A2247A">
              <w:rPr>
                <w:noProof/>
                <w:webHidden/>
              </w:rPr>
              <w:instrText xml:space="preserve"> PAGEREF _Toc522288936 \h </w:instrText>
            </w:r>
            <w:r w:rsidR="00A2247A">
              <w:rPr>
                <w:noProof/>
                <w:webHidden/>
              </w:rPr>
            </w:r>
            <w:r w:rsidR="00A2247A">
              <w:rPr>
                <w:noProof/>
                <w:webHidden/>
              </w:rPr>
              <w:fldChar w:fldCharType="separate"/>
            </w:r>
            <w:r w:rsidR="00A2247A">
              <w:rPr>
                <w:noProof/>
                <w:webHidden/>
              </w:rPr>
              <w:t>33</w:t>
            </w:r>
            <w:r w:rsidR="00A2247A">
              <w:rPr>
                <w:noProof/>
                <w:webHidden/>
              </w:rPr>
              <w:fldChar w:fldCharType="end"/>
            </w:r>
          </w:hyperlink>
        </w:p>
        <w:p w14:paraId="35BC0F13" w14:textId="057F6D5E" w:rsidR="00A2247A" w:rsidRDefault="0026497C">
          <w:pPr>
            <w:pStyle w:val="TOC4"/>
            <w:tabs>
              <w:tab w:val="right" w:leader="dot" w:pos="9350"/>
            </w:tabs>
            <w:rPr>
              <w:rFonts w:eastAsiaTheme="minorEastAsia"/>
              <w:noProof/>
              <w:sz w:val="22"/>
            </w:rPr>
          </w:pPr>
          <w:hyperlink w:anchor="_Toc522288937" w:history="1">
            <w:r w:rsidR="00A2247A" w:rsidRPr="007E3BA5">
              <w:rPr>
                <w:rStyle w:val="Hyperlink"/>
                <w:noProof/>
              </w:rPr>
              <w:t>Productivity</w:t>
            </w:r>
            <w:r w:rsidR="00A2247A">
              <w:rPr>
                <w:noProof/>
                <w:webHidden/>
              </w:rPr>
              <w:tab/>
            </w:r>
            <w:r w:rsidR="00A2247A">
              <w:rPr>
                <w:noProof/>
                <w:webHidden/>
              </w:rPr>
              <w:fldChar w:fldCharType="begin"/>
            </w:r>
            <w:r w:rsidR="00A2247A">
              <w:rPr>
                <w:noProof/>
                <w:webHidden/>
              </w:rPr>
              <w:instrText xml:space="preserve"> PAGEREF _Toc522288937 \h </w:instrText>
            </w:r>
            <w:r w:rsidR="00A2247A">
              <w:rPr>
                <w:noProof/>
                <w:webHidden/>
              </w:rPr>
            </w:r>
            <w:r w:rsidR="00A2247A">
              <w:rPr>
                <w:noProof/>
                <w:webHidden/>
              </w:rPr>
              <w:fldChar w:fldCharType="separate"/>
            </w:r>
            <w:r w:rsidR="00A2247A">
              <w:rPr>
                <w:noProof/>
                <w:webHidden/>
              </w:rPr>
              <w:t>34</w:t>
            </w:r>
            <w:r w:rsidR="00A2247A">
              <w:rPr>
                <w:noProof/>
                <w:webHidden/>
              </w:rPr>
              <w:fldChar w:fldCharType="end"/>
            </w:r>
          </w:hyperlink>
        </w:p>
        <w:p w14:paraId="0A9B15C9" w14:textId="11AEA101" w:rsidR="00A2247A" w:rsidRDefault="0026497C">
          <w:pPr>
            <w:pStyle w:val="TOC4"/>
            <w:tabs>
              <w:tab w:val="right" w:leader="dot" w:pos="9350"/>
            </w:tabs>
            <w:rPr>
              <w:rFonts w:eastAsiaTheme="minorEastAsia"/>
              <w:noProof/>
              <w:sz w:val="22"/>
            </w:rPr>
          </w:pPr>
          <w:hyperlink w:anchor="_Toc522288938" w:history="1">
            <w:r w:rsidR="00A2247A" w:rsidRPr="007E3BA5">
              <w:rPr>
                <w:rStyle w:val="Hyperlink"/>
                <w:noProof/>
              </w:rPr>
              <w:t>Average wage</w:t>
            </w:r>
            <w:r w:rsidR="00A2247A">
              <w:rPr>
                <w:noProof/>
                <w:webHidden/>
              </w:rPr>
              <w:tab/>
            </w:r>
            <w:r w:rsidR="00A2247A">
              <w:rPr>
                <w:noProof/>
                <w:webHidden/>
              </w:rPr>
              <w:fldChar w:fldCharType="begin"/>
            </w:r>
            <w:r w:rsidR="00A2247A">
              <w:rPr>
                <w:noProof/>
                <w:webHidden/>
              </w:rPr>
              <w:instrText xml:space="preserve"> PAGEREF _Toc522288938 \h </w:instrText>
            </w:r>
            <w:r w:rsidR="00A2247A">
              <w:rPr>
                <w:noProof/>
                <w:webHidden/>
              </w:rPr>
            </w:r>
            <w:r w:rsidR="00A2247A">
              <w:rPr>
                <w:noProof/>
                <w:webHidden/>
              </w:rPr>
              <w:fldChar w:fldCharType="separate"/>
            </w:r>
            <w:r w:rsidR="00A2247A">
              <w:rPr>
                <w:noProof/>
                <w:webHidden/>
              </w:rPr>
              <w:t>37</w:t>
            </w:r>
            <w:r w:rsidR="00A2247A">
              <w:rPr>
                <w:noProof/>
                <w:webHidden/>
              </w:rPr>
              <w:fldChar w:fldCharType="end"/>
            </w:r>
          </w:hyperlink>
        </w:p>
        <w:p w14:paraId="7A9F773D" w14:textId="7ECA4C85" w:rsidR="00A2247A" w:rsidRDefault="0026497C">
          <w:pPr>
            <w:pStyle w:val="TOC4"/>
            <w:tabs>
              <w:tab w:val="right" w:leader="dot" w:pos="9350"/>
            </w:tabs>
            <w:rPr>
              <w:rFonts w:eastAsiaTheme="minorEastAsia"/>
              <w:noProof/>
              <w:sz w:val="22"/>
            </w:rPr>
          </w:pPr>
          <w:hyperlink w:anchor="_Toc522288939" w:history="1">
            <w:r w:rsidR="00A2247A" w:rsidRPr="007E3BA5">
              <w:rPr>
                <w:rStyle w:val="Hyperlink"/>
                <w:noProof/>
              </w:rPr>
              <w:t>Standard of living</w:t>
            </w:r>
            <w:r w:rsidR="00A2247A">
              <w:rPr>
                <w:noProof/>
                <w:webHidden/>
              </w:rPr>
              <w:tab/>
            </w:r>
            <w:r w:rsidR="00A2247A">
              <w:rPr>
                <w:noProof/>
                <w:webHidden/>
              </w:rPr>
              <w:fldChar w:fldCharType="begin"/>
            </w:r>
            <w:r w:rsidR="00A2247A">
              <w:rPr>
                <w:noProof/>
                <w:webHidden/>
              </w:rPr>
              <w:instrText xml:space="preserve"> PAGEREF _Toc522288939 \h </w:instrText>
            </w:r>
            <w:r w:rsidR="00A2247A">
              <w:rPr>
                <w:noProof/>
                <w:webHidden/>
              </w:rPr>
            </w:r>
            <w:r w:rsidR="00A2247A">
              <w:rPr>
                <w:noProof/>
                <w:webHidden/>
              </w:rPr>
              <w:fldChar w:fldCharType="separate"/>
            </w:r>
            <w:r w:rsidR="00A2247A">
              <w:rPr>
                <w:noProof/>
                <w:webHidden/>
              </w:rPr>
              <w:t>39</w:t>
            </w:r>
            <w:r w:rsidR="00A2247A">
              <w:rPr>
                <w:noProof/>
                <w:webHidden/>
              </w:rPr>
              <w:fldChar w:fldCharType="end"/>
            </w:r>
          </w:hyperlink>
        </w:p>
        <w:p w14:paraId="52AE5A57" w14:textId="18A804EF" w:rsidR="00A2247A" w:rsidRDefault="0026497C">
          <w:pPr>
            <w:pStyle w:val="TOC3"/>
            <w:tabs>
              <w:tab w:val="right" w:leader="dot" w:pos="9350"/>
            </w:tabs>
            <w:rPr>
              <w:rFonts w:cstheme="minorBidi"/>
              <w:noProof/>
              <w:sz w:val="22"/>
            </w:rPr>
          </w:pPr>
          <w:hyperlink w:anchor="_Toc522288940" w:history="1">
            <w:r w:rsidR="00A2247A" w:rsidRPr="007E3BA5">
              <w:rPr>
                <w:rStyle w:val="Hyperlink"/>
                <w:noProof/>
              </w:rPr>
              <w:t>Inclusion</w:t>
            </w:r>
            <w:r w:rsidR="00A2247A">
              <w:rPr>
                <w:noProof/>
                <w:webHidden/>
              </w:rPr>
              <w:tab/>
            </w:r>
            <w:r w:rsidR="00A2247A">
              <w:rPr>
                <w:noProof/>
                <w:webHidden/>
              </w:rPr>
              <w:fldChar w:fldCharType="begin"/>
            </w:r>
            <w:r w:rsidR="00A2247A">
              <w:rPr>
                <w:noProof/>
                <w:webHidden/>
              </w:rPr>
              <w:instrText xml:space="preserve"> PAGEREF _Toc522288940 \h </w:instrText>
            </w:r>
            <w:r w:rsidR="00A2247A">
              <w:rPr>
                <w:noProof/>
                <w:webHidden/>
              </w:rPr>
            </w:r>
            <w:r w:rsidR="00A2247A">
              <w:rPr>
                <w:noProof/>
                <w:webHidden/>
              </w:rPr>
              <w:fldChar w:fldCharType="separate"/>
            </w:r>
            <w:r w:rsidR="00A2247A">
              <w:rPr>
                <w:noProof/>
                <w:webHidden/>
              </w:rPr>
              <w:t>41</w:t>
            </w:r>
            <w:r w:rsidR="00A2247A">
              <w:rPr>
                <w:noProof/>
                <w:webHidden/>
              </w:rPr>
              <w:fldChar w:fldCharType="end"/>
            </w:r>
          </w:hyperlink>
        </w:p>
        <w:p w14:paraId="05CCAD20" w14:textId="7D3CAF53" w:rsidR="00A2247A" w:rsidRDefault="0026497C">
          <w:pPr>
            <w:pStyle w:val="TOC4"/>
            <w:tabs>
              <w:tab w:val="right" w:leader="dot" w:pos="9350"/>
            </w:tabs>
            <w:rPr>
              <w:rFonts w:eastAsiaTheme="minorEastAsia"/>
              <w:noProof/>
              <w:sz w:val="22"/>
            </w:rPr>
          </w:pPr>
          <w:hyperlink w:anchor="_Toc522288941" w:history="1">
            <w:r w:rsidR="00A2247A" w:rsidRPr="007E3BA5">
              <w:rPr>
                <w:rStyle w:val="Hyperlink"/>
                <w:noProof/>
              </w:rPr>
              <w:t>Employment rate</w:t>
            </w:r>
            <w:r w:rsidR="00A2247A">
              <w:rPr>
                <w:noProof/>
                <w:webHidden/>
              </w:rPr>
              <w:tab/>
            </w:r>
            <w:r w:rsidR="00A2247A">
              <w:rPr>
                <w:noProof/>
                <w:webHidden/>
              </w:rPr>
              <w:fldChar w:fldCharType="begin"/>
            </w:r>
            <w:r w:rsidR="00A2247A">
              <w:rPr>
                <w:noProof/>
                <w:webHidden/>
              </w:rPr>
              <w:instrText xml:space="preserve"> PAGEREF _Toc522288941 \h </w:instrText>
            </w:r>
            <w:r w:rsidR="00A2247A">
              <w:rPr>
                <w:noProof/>
                <w:webHidden/>
              </w:rPr>
            </w:r>
            <w:r w:rsidR="00A2247A">
              <w:rPr>
                <w:noProof/>
                <w:webHidden/>
              </w:rPr>
              <w:fldChar w:fldCharType="separate"/>
            </w:r>
            <w:r w:rsidR="00A2247A">
              <w:rPr>
                <w:noProof/>
                <w:webHidden/>
              </w:rPr>
              <w:t>42</w:t>
            </w:r>
            <w:r w:rsidR="00A2247A">
              <w:rPr>
                <w:noProof/>
                <w:webHidden/>
              </w:rPr>
              <w:fldChar w:fldCharType="end"/>
            </w:r>
          </w:hyperlink>
        </w:p>
        <w:p w14:paraId="181A5F39" w14:textId="567E9B39" w:rsidR="00A2247A" w:rsidRDefault="0026497C">
          <w:pPr>
            <w:pStyle w:val="TOC4"/>
            <w:tabs>
              <w:tab w:val="right" w:leader="dot" w:pos="9350"/>
            </w:tabs>
            <w:rPr>
              <w:rFonts w:eastAsiaTheme="minorEastAsia"/>
              <w:noProof/>
              <w:sz w:val="22"/>
            </w:rPr>
          </w:pPr>
          <w:hyperlink w:anchor="_Toc522288942" w:history="1">
            <w:r w:rsidR="00A2247A" w:rsidRPr="007E3BA5">
              <w:rPr>
                <w:rStyle w:val="Hyperlink"/>
                <w:noProof/>
              </w:rPr>
              <w:t>Median wage</w:t>
            </w:r>
            <w:r w:rsidR="00A2247A">
              <w:rPr>
                <w:noProof/>
                <w:webHidden/>
              </w:rPr>
              <w:tab/>
            </w:r>
            <w:r w:rsidR="00A2247A">
              <w:rPr>
                <w:noProof/>
                <w:webHidden/>
              </w:rPr>
              <w:fldChar w:fldCharType="begin"/>
            </w:r>
            <w:r w:rsidR="00A2247A">
              <w:rPr>
                <w:noProof/>
                <w:webHidden/>
              </w:rPr>
              <w:instrText xml:space="preserve"> PAGEREF _Toc522288942 \h </w:instrText>
            </w:r>
            <w:r w:rsidR="00A2247A">
              <w:rPr>
                <w:noProof/>
                <w:webHidden/>
              </w:rPr>
            </w:r>
            <w:r w:rsidR="00A2247A">
              <w:rPr>
                <w:noProof/>
                <w:webHidden/>
              </w:rPr>
              <w:fldChar w:fldCharType="separate"/>
            </w:r>
            <w:r w:rsidR="00A2247A">
              <w:rPr>
                <w:noProof/>
                <w:webHidden/>
              </w:rPr>
              <w:t>44</w:t>
            </w:r>
            <w:r w:rsidR="00A2247A">
              <w:rPr>
                <w:noProof/>
                <w:webHidden/>
              </w:rPr>
              <w:fldChar w:fldCharType="end"/>
            </w:r>
          </w:hyperlink>
        </w:p>
        <w:p w14:paraId="46C3C2D5" w14:textId="2229101B" w:rsidR="00A2247A" w:rsidRDefault="0026497C">
          <w:pPr>
            <w:pStyle w:val="TOC4"/>
            <w:tabs>
              <w:tab w:val="right" w:leader="dot" w:pos="9350"/>
            </w:tabs>
            <w:rPr>
              <w:rFonts w:eastAsiaTheme="minorEastAsia"/>
              <w:noProof/>
              <w:sz w:val="22"/>
            </w:rPr>
          </w:pPr>
          <w:hyperlink w:anchor="_Toc522288943" w:history="1">
            <w:r w:rsidR="00A2247A" w:rsidRPr="007E3BA5">
              <w:rPr>
                <w:rStyle w:val="Hyperlink"/>
                <w:noProof/>
              </w:rPr>
              <w:t>Poverty rate</w:t>
            </w:r>
            <w:r w:rsidR="00A2247A">
              <w:rPr>
                <w:noProof/>
                <w:webHidden/>
              </w:rPr>
              <w:tab/>
            </w:r>
            <w:r w:rsidR="00A2247A">
              <w:rPr>
                <w:noProof/>
                <w:webHidden/>
              </w:rPr>
              <w:fldChar w:fldCharType="begin"/>
            </w:r>
            <w:r w:rsidR="00A2247A">
              <w:rPr>
                <w:noProof/>
                <w:webHidden/>
              </w:rPr>
              <w:instrText xml:space="preserve"> PAGEREF _Toc522288943 \h </w:instrText>
            </w:r>
            <w:r w:rsidR="00A2247A">
              <w:rPr>
                <w:noProof/>
                <w:webHidden/>
              </w:rPr>
            </w:r>
            <w:r w:rsidR="00A2247A">
              <w:rPr>
                <w:noProof/>
                <w:webHidden/>
              </w:rPr>
              <w:fldChar w:fldCharType="separate"/>
            </w:r>
            <w:r w:rsidR="00A2247A">
              <w:rPr>
                <w:noProof/>
                <w:webHidden/>
              </w:rPr>
              <w:t>46</w:t>
            </w:r>
            <w:r w:rsidR="00A2247A">
              <w:rPr>
                <w:noProof/>
                <w:webHidden/>
              </w:rPr>
              <w:fldChar w:fldCharType="end"/>
            </w:r>
          </w:hyperlink>
        </w:p>
        <w:p w14:paraId="5F1636E6" w14:textId="4E77F95E" w:rsidR="00A2247A" w:rsidRDefault="0026497C">
          <w:pPr>
            <w:pStyle w:val="TOC2"/>
            <w:tabs>
              <w:tab w:val="right" w:leader="dot" w:pos="9350"/>
            </w:tabs>
            <w:rPr>
              <w:rFonts w:cstheme="minorBidi"/>
              <w:noProof/>
              <w:sz w:val="22"/>
            </w:rPr>
          </w:pPr>
          <w:hyperlink w:anchor="_Toc522288944" w:history="1">
            <w:r w:rsidR="00A2247A" w:rsidRPr="007E3BA5">
              <w:rPr>
                <w:rStyle w:val="Hyperlink"/>
                <w:noProof/>
              </w:rPr>
              <w:t>Drivers</w:t>
            </w:r>
            <w:r w:rsidR="00A2247A">
              <w:rPr>
                <w:noProof/>
                <w:webHidden/>
              </w:rPr>
              <w:tab/>
            </w:r>
            <w:r w:rsidR="00A2247A">
              <w:rPr>
                <w:noProof/>
                <w:webHidden/>
              </w:rPr>
              <w:fldChar w:fldCharType="begin"/>
            </w:r>
            <w:r w:rsidR="00A2247A">
              <w:rPr>
                <w:noProof/>
                <w:webHidden/>
              </w:rPr>
              <w:instrText xml:space="preserve"> PAGEREF _Toc522288944 \h </w:instrText>
            </w:r>
            <w:r w:rsidR="00A2247A">
              <w:rPr>
                <w:noProof/>
                <w:webHidden/>
              </w:rPr>
            </w:r>
            <w:r w:rsidR="00A2247A">
              <w:rPr>
                <w:noProof/>
                <w:webHidden/>
              </w:rPr>
              <w:fldChar w:fldCharType="separate"/>
            </w:r>
            <w:r w:rsidR="00A2247A">
              <w:rPr>
                <w:noProof/>
                <w:webHidden/>
              </w:rPr>
              <w:t>51</w:t>
            </w:r>
            <w:r w:rsidR="00A2247A">
              <w:rPr>
                <w:noProof/>
                <w:webHidden/>
              </w:rPr>
              <w:fldChar w:fldCharType="end"/>
            </w:r>
          </w:hyperlink>
        </w:p>
        <w:p w14:paraId="7245075E" w14:textId="2E21B497" w:rsidR="00A2247A" w:rsidRDefault="0026497C">
          <w:pPr>
            <w:pStyle w:val="TOC3"/>
            <w:tabs>
              <w:tab w:val="right" w:leader="dot" w:pos="9350"/>
            </w:tabs>
            <w:rPr>
              <w:rFonts w:cstheme="minorBidi"/>
              <w:noProof/>
              <w:sz w:val="22"/>
            </w:rPr>
          </w:pPr>
          <w:hyperlink w:anchor="_Toc522288945" w:history="1">
            <w:r w:rsidR="00A2247A" w:rsidRPr="007E3BA5">
              <w:rPr>
                <w:rStyle w:val="Hyperlink"/>
                <w:noProof/>
              </w:rPr>
              <w:t>Tradeable industries</w:t>
            </w:r>
            <w:r w:rsidR="00A2247A">
              <w:rPr>
                <w:noProof/>
                <w:webHidden/>
              </w:rPr>
              <w:tab/>
            </w:r>
            <w:r w:rsidR="00A2247A">
              <w:rPr>
                <w:noProof/>
                <w:webHidden/>
              </w:rPr>
              <w:fldChar w:fldCharType="begin"/>
            </w:r>
            <w:r w:rsidR="00A2247A">
              <w:rPr>
                <w:noProof/>
                <w:webHidden/>
              </w:rPr>
              <w:instrText xml:space="preserve"> PAGEREF _Toc522288945 \h </w:instrText>
            </w:r>
            <w:r w:rsidR="00A2247A">
              <w:rPr>
                <w:noProof/>
                <w:webHidden/>
              </w:rPr>
            </w:r>
            <w:r w:rsidR="00A2247A">
              <w:rPr>
                <w:noProof/>
                <w:webHidden/>
              </w:rPr>
              <w:fldChar w:fldCharType="separate"/>
            </w:r>
            <w:r w:rsidR="00A2247A">
              <w:rPr>
                <w:noProof/>
                <w:webHidden/>
              </w:rPr>
              <w:t>52</w:t>
            </w:r>
            <w:r w:rsidR="00A2247A">
              <w:rPr>
                <w:noProof/>
                <w:webHidden/>
              </w:rPr>
              <w:fldChar w:fldCharType="end"/>
            </w:r>
          </w:hyperlink>
        </w:p>
        <w:p w14:paraId="5D389DFA" w14:textId="0E621C02" w:rsidR="00A2247A" w:rsidRDefault="0026497C">
          <w:pPr>
            <w:pStyle w:val="TOC4"/>
            <w:tabs>
              <w:tab w:val="right" w:leader="dot" w:pos="9350"/>
            </w:tabs>
            <w:rPr>
              <w:rFonts w:eastAsiaTheme="minorEastAsia"/>
              <w:noProof/>
              <w:sz w:val="22"/>
            </w:rPr>
          </w:pPr>
          <w:hyperlink w:anchor="_Toc522288946" w:history="1">
            <w:r w:rsidR="00A2247A" w:rsidRPr="007E3BA5">
              <w:rPr>
                <w:rStyle w:val="Hyperlink"/>
                <w:noProof/>
              </w:rPr>
              <w:t>Advanced industries</w:t>
            </w:r>
            <w:r w:rsidR="00A2247A">
              <w:rPr>
                <w:noProof/>
                <w:webHidden/>
              </w:rPr>
              <w:tab/>
            </w:r>
            <w:r w:rsidR="00A2247A">
              <w:rPr>
                <w:noProof/>
                <w:webHidden/>
              </w:rPr>
              <w:fldChar w:fldCharType="begin"/>
            </w:r>
            <w:r w:rsidR="00A2247A">
              <w:rPr>
                <w:noProof/>
                <w:webHidden/>
              </w:rPr>
              <w:instrText xml:space="preserve"> PAGEREF _Toc522288946 \h </w:instrText>
            </w:r>
            <w:r w:rsidR="00A2247A">
              <w:rPr>
                <w:noProof/>
                <w:webHidden/>
              </w:rPr>
            </w:r>
            <w:r w:rsidR="00A2247A">
              <w:rPr>
                <w:noProof/>
                <w:webHidden/>
              </w:rPr>
              <w:fldChar w:fldCharType="separate"/>
            </w:r>
            <w:r w:rsidR="00A2247A">
              <w:rPr>
                <w:noProof/>
                <w:webHidden/>
              </w:rPr>
              <w:t>53</w:t>
            </w:r>
            <w:r w:rsidR="00A2247A">
              <w:rPr>
                <w:noProof/>
                <w:webHidden/>
              </w:rPr>
              <w:fldChar w:fldCharType="end"/>
            </w:r>
          </w:hyperlink>
        </w:p>
        <w:p w14:paraId="60117156" w14:textId="29B5BAA0" w:rsidR="00A2247A" w:rsidRDefault="0026497C">
          <w:pPr>
            <w:pStyle w:val="TOC4"/>
            <w:tabs>
              <w:tab w:val="right" w:leader="dot" w:pos="9350"/>
            </w:tabs>
            <w:rPr>
              <w:rFonts w:eastAsiaTheme="minorEastAsia"/>
              <w:noProof/>
              <w:sz w:val="22"/>
            </w:rPr>
          </w:pPr>
          <w:hyperlink w:anchor="_Toc522288947" w:history="1">
            <w:r w:rsidR="00A2247A" w:rsidRPr="007E3BA5">
              <w:rPr>
                <w:rStyle w:val="Hyperlink"/>
                <w:noProof/>
              </w:rPr>
              <w:t>Exports</w:t>
            </w:r>
            <w:r w:rsidR="00A2247A">
              <w:rPr>
                <w:noProof/>
                <w:webHidden/>
              </w:rPr>
              <w:tab/>
            </w:r>
            <w:r w:rsidR="00A2247A">
              <w:rPr>
                <w:noProof/>
                <w:webHidden/>
              </w:rPr>
              <w:fldChar w:fldCharType="begin"/>
            </w:r>
            <w:r w:rsidR="00A2247A">
              <w:rPr>
                <w:noProof/>
                <w:webHidden/>
              </w:rPr>
              <w:instrText xml:space="preserve"> PAGEREF _Toc522288947 \h </w:instrText>
            </w:r>
            <w:r w:rsidR="00A2247A">
              <w:rPr>
                <w:noProof/>
                <w:webHidden/>
              </w:rPr>
            </w:r>
            <w:r w:rsidR="00A2247A">
              <w:rPr>
                <w:noProof/>
                <w:webHidden/>
              </w:rPr>
              <w:fldChar w:fldCharType="separate"/>
            </w:r>
            <w:r w:rsidR="00A2247A">
              <w:rPr>
                <w:noProof/>
                <w:webHidden/>
              </w:rPr>
              <w:t>56</w:t>
            </w:r>
            <w:r w:rsidR="00A2247A">
              <w:rPr>
                <w:noProof/>
                <w:webHidden/>
              </w:rPr>
              <w:fldChar w:fldCharType="end"/>
            </w:r>
          </w:hyperlink>
        </w:p>
        <w:p w14:paraId="1835D134" w14:textId="16CD1EDE" w:rsidR="00A2247A" w:rsidRDefault="0026497C">
          <w:pPr>
            <w:pStyle w:val="TOC4"/>
            <w:tabs>
              <w:tab w:val="right" w:leader="dot" w:pos="9350"/>
            </w:tabs>
            <w:rPr>
              <w:rFonts w:eastAsiaTheme="minorEastAsia"/>
              <w:noProof/>
              <w:sz w:val="22"/>
            </w:rPr>
          </w:pPr>
          <w:hyperlink w:anchor="_Toc522288948" w:history="1">
            <w:r w:rsidR="00A2247A" w:rsidRPr="007E3BA5">
              <w:rPr>
                <w:rStyle w:val="Hyperlink"/>
                <w:noProof/>
              </w:rPr>
              <w:t>Agriculture</w:t>
            </w:r>
            <w:r w:rsidR="00A2247A">
              <w:rPr>
                <w:noProof/>
                <w:webHidden/>
              </w:rPr>
              <w:tab/>
            </w:r>
            <w:r w:rsidR="00A2247A">
              <w:rPr>
                <w:noProof/>
                <w:webHidden/>
              </w:rPr>
              <w:fldChar w:fldCharType="begin"/>
            </w:r>
            <w:r w:rsidR="00A2247A">
              <w:rPr>
                <w:noProof/>
                <w:webHidden/>
              </w:rPr>
              <w:instrText xml:space="preserve"> PAGEREF _Toc522288948 \h </w:instrText>
            </w:r>
            <w:r w:rsidR="00A2247A">
              <w:rPr>
                <w:noProof/>
                <w:webHidden/>
              </w:rPr>
            </w:r>
            <w:r w:rsidR="00A2247A">
              <w:rPr>
                <w:noProof/>
                <w:webHidden/>
              </w:rPr>
              <w:fldChar w:fldCharType="separate"/>
            </w:r>
            <w:r w:rsidR="00A2247A">
              <w:rPr>
                <w:noProof/>
                <w:webHidden/>
              </w:rPr>
              <w:t>58</w:t>
            </w:r>
            <w:r w:rsidR="00A2247A">
              <w:rPr>
                <w:noProof/>
                <w:webHidden/>
              </w:rPr>
              <w:fldChar w:fldCharType="end"/>
            </w:r>
          </w:hyperlink>
        </w:p>
        <w:p w14:paraId="63A76D03" w14:textId="3321D39A" w:rsidR="00A2247A" w:rsidRDefault="0026497C">
          <w:pPr>
            <w:pStyle w:val="TOC4"/>
            <w:tabs>
              <w:tab w:val="right" w:leader="dot" w:pos="9350"/>
            </w:tabs>
            <w:rPr>
              <w:rFonts w:eastAsiaTheme="minorEastAsia"/>
              <w:noProof/>
              <w:sz w:val="22"/>
            </w:rPr>
          </w:pPr>
          <w:hyperlink w:anchor="_Toc522288949" w:history="1">
            <w:r w:rsidR="00A2247A" w:rsidRPr="007E3BA5">
              <w:rPr>
                <w:rStyle w:val="Hyperlink"/>
                <w:noProof/>
              </w:rPr>
              <w:t>Energy</w:t>
            </w:r>
            <w:r w:rsidR="00A2247A">
              <w:rPr>
                <w:noProof/>
                <w:webHidden/>
              </w:rPr>
              <w:tab/>
            </w:r>
            <w:r w:rsidR="00A2247A">
              <w:rPr>
                <w:noProof/>
                <w:webHidden/>
              </w:rPr>
              <w:fldChar w:fldCharType="begin"/>
            </w:r>
            <w:r w:rsidR="00A2247A">
              <w:rPr>
                <w:noProof/>
                <w:webHidden/>
              </w:rPr>
              <w:instrText xml:space="preserve"> PAGEREF _Toc522288949 \h </w:instrText>
            </w:r>
            <w:r w:rsidR="00A2247A">
              <w:rPr>
                <w:noProof/>
                <w:webHidden/>
              </w:rPr>
            </w:r>
            <w:r w:rsidR="00A2247A">
              <w:rPr>
                <w:noProof/>
                <w:webHidden/>
              </w:rPr>
              <w:fldChar w:fldCharType="separate"/>
            </w:r>
            <w:r w:rsidR="00A2247A">
              <w:rPr>
                <w:noProof/>
                <w:webHidden/>
              </w:rPr>
              <w:t>60</w:t>
            </w:r>
            <w:r w:rsidR="00A2247A">
              <w:rPr>
                <w:noProof/>
                <w:webHidden/>
              </w:rPr>
              <w:fldChar w:fldCharType="end"/>
            </w:r>
          </w:hyperlink>
        </w:p>
        <w:p w14:paraId="290E03FA" w14:textId="3948BA7B" w:rsidR="00A2247A" w:rsidRDefault="0026497C">
          <w:pPr>
            <w:pStyle w:val="TOC3"/>
            <w:tabs>
              <w:tab w:val="right" w:leader="dot" w:pos="9350"/>
            </w:tabs>
            <w:rPr>
              <w:rFonts w:cstheme="minorBidi"/>
              <w:noProof/>
              <w:sz w:val="22"/>
            </w:rPr>
          </w:pPr>
          <w:hyperlink w:anchor="_Toc522288950" w:history="1">
            <w:r w:rsidR="00A2247A" w:rsidRPr="007E3BA5">
              <w:rPr>
                <w:rStyle w:val="Hyperlink"/>
                <w:noProof/>
              </w:rPr>
              <w:t>Human capital</w:t>
            </w:r>
            <w:r w:rsidR="00A2247A">
              <w:rPr>
                <w:noProof/>
                <w:webHidden/>
              </w:rPr>
              <w:tab/>
            </w:r>
            <w:r w:rsidR="00A2247A">
              <w:rPr>
                <w:noProof/>
                <w:webHidden/>
              </w:rPr>
              <w:fldChar w:fldCharType="begin"/>
            </w:r>
            <w:r w:rsidR="00A2247A">
              <w:rPr>
                <w:noProof/>
                <w:webHidden/>
              </w:rPr>
              <w:instrText xml:space="preserve"> PAGEREF _Toc522288950 \h </w:instrText>
            </w:r>
            <w:r w:rsidR="00A2247A">
              <w:rPr>
                <w:noProof/>
                <w:webHidden/>
              </w:rPr>
            </w:r>
            <w:r w:rsidR="00A2247A">
              <w:rPr>
                <w:noProof/>
                <w:webHidden/>
              </w:rPr>
              <w:fldChar w:fldCharType="separate"/>
            </w:r>
            <w:r w:rsidR="00A2247A">
              <w:rPr>
                <w:noProof/>
                <w:webHidden/>
              </w:rPr>
              <w:t>62</w:t>
            </w:r>
            <w:r w:rsidR="00A2247A">
              <w:rPr>
                <w:noProof/>
                <w:webHidden/>
              </w:rPr>
              <w:fldChar w:fldCharType="end"/>
            </w:r>
          </w:hyperlink>
        </w:p>
        <w:p w14:paraId="19BB5947" w14:textId="1A196783" w:rsidR="00A2247A" w:rsidRDefault="0026497C">
          <w:pPr>
            <w:pStyle w:val="TOC4"/>
            <w:tabs>
              <w:tab w:val="right" w:leader="dot" w:pos="9350"/>
            </w:tabs>
            <w:rPr>
              <w:rFonts w:eastAsiaTheme="minorEastAsia"/>
              <w:noProof/>
              <w:sz w:val="22"/>
            </w:rPr>
          </w:pPr>
          <w:hyperlink w:anchor="_Toc522288951" w:history="1">
            <w:r w:rsidR="00A2247A" w:rsidRPr="007E3BA5">
              <w:rPr>
                <w:rStyle w:val="Hyperlink"/>
                <w:noProof/>
              </w:rPr>
              <w:t>Population</w:t>
            </w:r>
            <w:r w:rsidR="00A2247A">
              <w:rPr>
                <w:noProof/>
                <w:webHidden/>
              </w:rPr>
              <w:tab/>
            </w:r>
            <w:r w:rsidR="00A2247A">
              <w:rPr>
                <w:noProof/>
                <w:webHidden/>
              </w:rPr>
              <w:fldChar w:fldCharType="begin"/>
            </w:r>
            <w:r w:rsidR="00A2247A">
              <w:rPr>
                <w:noProof/>
                <w:webHidden/>
              </w:rPr>
              <w:instrText xml:space="preserve"> PAGEREF _Toc522288951 \h </w:instrText>
            </w:r>
            <w:r w:rsidR="00A2247A">
              <w:rPr>
                <w:noProof/>
                <w:webHidden/>
              </w:rPr>
            </w:r>
            <w:r w:rsidR="00A2247A">
              <w:rPr>
                <w:noProof/>
                <w:webHidden/>
              </w:rPr>
              <w:fldChar w:fldCharType="separate"/>
            </w:r>
            <w:r w:rsidR="00A2247A">
              <w:rPr>
                <w:noProof/>
                <w:webHidden/>
              </w:rPr>
              <w:t>63</w:t>
            </w:r>
            <w:r w:rsidR="00A2247A">
              <w:rPr>
                <w:noProof/>
                <w:webHidden/>
              </w:rPr>
              <w:fldChar w:fldCharType="end"/>
            </w:r>
          </w:hyperlink>
        </w:p>
        <w:p w14:paraId="435CA8E6" w14:textId="183518B7" w:rsidR="00A2247A" w:rsidRDefault="0026497C">
          <w:pPr>
            <w:pStyle w:val="TOC4"/>
            <w:tabs>
              <w:tab w:val="right" w:leader="dot" w:pos="9350"/>
            </w:tabs>
            <w:rPr>
              <w:rFonts w:eastAsiaTheme="minorEastAsia"/>
              <w:noProof/>
              <w:sz w:val="22"/>
            </w:rPr>
          </w:pPr>
          <w:hyperlink w:anchor="_Toc522288952" w:history="1">
            <w:r w:rsidR="00A2247A" w:rsidRPr="007E3BA5">
              <w:rPr>
                <w:rStyle w:val="Hyperlink"/>
                <w:noProof/>
              </w:rPr>
              <w:t>Young adult population</w:t>
            </w:r>
            <w:r w:rsidR="00A2247A">
              <w:rPr>
                <w:noProof/>
                <w:webHidden/>
              </w:rPr>
              <w:tab/>
            </w:r>
            <w:r w:rsidR="00A2247A">
              <w:rPr>
                <w:noProof/>
                <w:webHidden/>
              </w:rPr>
              <w:fldChar w:fldCharType="begin"/>
            </w:r>
            <w:r w:rsidR="00A2247A">
              <w:rPr>
                <w:noProof/>
                <w:webHidden/>
              </w:rPr>
              <w:instrText xml:space="preserve"> PAGEREF _Toc522288952 \h </w:instrText>
            </w:r>
            <w:r w:rsidR="00A2247A">
              <w:rPr>
                <w:noProof/>
                <w:webHidden/>
              </w:rPr>
            </w:r>
            <w:r w:rsidR="00A2247A">
              <w:rPr>
                <w:noProof/>
                <w:webHidden/>
              </w:rPr>
              <w:fldChar w:fldCharType="separate"/>
            </w:r>
            <w:r w:rsidR="00A2247A">
              <w:rPr>
                <w:noProof/>
                <w:webHidden/>
              </w:rPr>
              <w:t>65</w:t>
            </w:r>
            <w:r w:rsidR="00A2247A">
              <w:rPr>
                <w:noProof/>
                <w:webHidden/>
              </w:rPr>
              <w:fldChar w:fldCharType="end"/>
            </w:r>
          </w:hyperlink>
        </w:p>
        <w:p w14:paraId="54C84A8F" w14:textId="01B83971" w:rsidR="00A2247A" w:rsidRDefault="0026497C">
          <w:pPr>
            <w:pStyle w:val="TOC4"/>
            <w:tabs>
              <w:tab w:val="right" w:leader="dot" w:pos="9350"/>
            </w:tabs>
            <w:rPr>
              <w:rFonts w:eastAsiaTheme="minorEastAsia"/>
              <w:noProof/>
              <w:sz w:val="22"/>
            </w:rPr>
          </w:pPr>
          <w:hyperlink w:anchor="_Toc522288953" w:history="1">
            <w:r w:rsidR="00A2247A" w:rsidRPr="007E3BA5">
              <w:rPr>
                <w:rStyle w:val="Hyperlink"/>
                <w:noProof/>
              </w:rPr>
              <w:t>Bachelor’s degree attainment</w:t>
            </w:r>
            <w:r w:rsidR="00A2247A">
              <w:rPr>
                <w:noProof/>
                <w:webHidden/>
              </w:rPr>
              <w:tab/>
            </w:r>
            <w:r w:rsidR="00A2247A">
              <w:rPr>
                <w:noProof/>
                <w:webHidden/>
              </w:rPr>
              <w:fldChar w:fldCharType="begin"/>
            </w:r>
            <w:r w:rsidR="00A2247A">
              <w:rPr>
                <w:noProof/>
                <w:webHidden/>
              </w:rPr>
              <w:instrText xml:space="preserve"> PAGEREF _Toc522288953 \h </w:instrText>
            </w:r>
            <w:r w:rsidR="00A2247A">
              <w:rPr>
                <w:noProof/>
                <w:webHidden/>
              </w:rPr>
            </w:r>
            <w:r w:rsidR="00A2247A">
              <w:rPr>
                <w:noProof/>
                <w:webHidden/>
              </w:rPr>
              <w:fldChar w:fldCharType="separate"/>
            </w:r>
            <w:r w:rsidR="00A2247A">
              <w:rPr>
                <w:noProof/>
                <w:webHidden/>
              </w:rPr>
              <w:t>68</w:t>
            </w:r>
            <w:r w:rsidR="00A2247A">
              <w:rPr>
                <w:noProof/>
                <w:webHidden/>
              </w:rPr>
              <w:fldChar w:fldCharType="end"/>
            </w:r>
          </w:hyperlink>
        </w:p>
        <w:p w14:paraId="22E122F9" w14:textId="209BD787" w:rsidR="00A2247A" w:rsidRDefault="0026497C">
          <w:pPr>
            <w:pStyle w:val="TOC4"/>
            <w:tabs>
              <w:tab w:val="right" w:leader="dot" w:pos="9350"/>
            </w:tabs>
            <w:rPr>
              <w:rFonts w:eastAsiaTheme="minorEastAsia"/>
              <w:noProof/>
              <w:sz w:val="22"/>
            </w:rPr>
          </w:pPr>
          <w:hyperlink w:anchor="_Toc522288954" w:history="1">
            <w:r w:rsidR="00A2247A" w:rsidRPr="007E3BA5">
              <w:rPr>
                <w:rStyle w:val="Hyperlink"/>
                <w:noProof/>
              </w:rPr>
              <w:t>Racial bachelor’s degree gap</w:t>
            </w:r>
            <w:r w:rsidR="00A2247A">
              <w:rPr>
                <w:noProof/>
                <w:webHidden/>
              </w:rPr>
              <w:tab/>
            </w:r>
            <w:r w:rsidR="00A2247A">
              <w:rPr>
                <w:noProof/>
                <w:webHidden/>
              </w:rPr>
              <w:fldChar w:fldCharType="begin"/>
            </w:r>
            <w:r w:rsidR="00A2247A">
              <w:rPr>
                <w:noProof/>
                <w:webHidden/>
              </w:rPr>
              <w:instrText xml:space="preserve"> PAGEREF _Toc522288954 \h </w:instrText>
            </w:r>
            <w:r w:rsidR="00A2247A">
              <w:rPr>
                <w:noProof/>
                <w:webHidden/>
              </w:rPr>
            </w:r>
            <w:r w:rsidR="00A2247A">
              <w:rPr>
                <w:noProof/>
                <w:webHidden/>
              </w:rPr>
              <w:fldChar w:fldCharType="separate"/>
            </w:r>
            <w:r w:rsidR="00A2247A">
              <w:rPr>
                <w:noProof/>
                <w:webHidden/>
              </w:rPr>
              <w:t>70</w:t>
            </w:r>
            <w:r w:rsidR="00A2247A">
              <w:rPr>
                <w:noProof/>
                <w:webHidden/>
              </w:rPr>
              <w:fldChar w:fldCharType="end"/>
            </w:r>
          </w:hyperlink>
        </w:p>
        <w:p w14:paraId="320767D3" w14:textId="0C455FCA" w:rsidR="00A2247A" w:rsidRDefault="0026497C">
          <w:pPr>
            <w:pStyle w:val="TOC4"/>
            <w:tabs>
              <w:tab w:val="right" w:leader="dot" w:pos="9350"/>
            </w:tabs>
            <w:rPr>
              <w:rFonts w:eastAsiaTheme="minorEastAsia"/>
              <w:noProof/>
              <w:sz w:val="22"/>
            </w:rPr>
          </w:pPr>
          <w:hyperlink w:anchor="_Toc522288955" w:history="1">
            <w:r w:rsidR="00A2247A" w:rsidRPr="007E3BA5">
              <w:rPr>
                <w:rStyle w:val="Hyperlink"/>
                <w:noProof/>
              </w:rPr>
              <w:t>Adult obesity</w:t>
            </w:r>
            <w:r w:rsidR="00A2247A">
              <w:rPr>
                <w:noProof/>
                <w:webHidden/>
              </w:rPr>
              <w:tab/>
            </w:r>
            <w:r w:rsidR="00A2247A">
              <w:rPr>
                <w:noProof/>
                <w:webHidden/>
              </w:rPr>
              <w:fldChar w:fldCharType="begin"/>
            </w:r>
            <w:r w:rsidR="00A2247A">
              <w:rPr>
                <w:noProof/>
                <w:webHidden/>
              </w:rPr>
              <w:instrText xml:space="preserve"> PAGEREF _Toc522288955 \h </w:instrText>
            </w:r>
            <w:r w:rsidR="00A2247A">
              <w:rPr>
                <w:noProof/>
                <w:webHidden/>
              </w:rPr>
            </w:r>
            <w:r w:rsidR="00A2247A">
              <w:rPr>
                <w:noProof/>
                <w:webHidden/>
              </w:rPr>
              <w:fldChar w:fldCharType="separate"/>
            </w:r>
            <w:r w:rsidR="00A2247A">
              <w:rPr>
                <w:noProof/>
                <w:webHidden/>
              </w:rPr>
              <w:t>72</w:t>
            </w:r>
            <w:r w:rsidR="00A2247A">
              <w:rPr>
                <w:noProof/>
                <w:webHidden/>
              </w:rPr>
              <w:fldChar w:fldCharType="end"/>
            </w:r>
          </w:hyperlink>
        </w:p>
        <w:p w14:paraId="6126DA6C" w14:textId="11D3A7DB" w:rsidR="00A2247A" w:rsidRDefault="0026497C">
          <w:pPr>
            <w:pStyle w:val="TOC4"/>
            <w:tabs>
              <w:tab w:val="right" w:leader="dot" w:pos="9350"/>
            </w:tabs>
            <w:rPr>
              <w:rFonts w:eastAsiaTheme="minorEastAsia"/>
              <w:noProof/>
              <w:sz w:val="22"/>
            </w:rPr>
          </w:pPr>
          <w:hyperlink w:anchor="_Toc522288956" w:history="1">
            <w:r w:rsidR="00A2247A" w:rsidRPr="007E3BA5">
              <w:rPr>
                <w:rStyle w:val="Hyperlink"/>
                <w:noProof/>
              </w:rPr>
              <w:t>Opioid prescription rate</w:t>
            </w:r>
            <w:r w:rsidR="00A2247A">
              <w:rPr>
                <w:noProof/>
                <w:webHidden/>
              </w:rPr>
              <w:tab/>
            </w:r>
            <w:r w:rsidR="00A2247A">
              <w:rPr>
                <w:noProof/>
                <w:webHidden/>
              </w:rPr>
              <w:fldChar w:fldCharType="begin"/>
            </w:r>
            <w:r w:rsidR="00A2247A">
              <w:rPr>
                <w:noProof/>
                <w:webHidden/>
              </w:rPr>
              <w:instrText xml:space="preserve"> PAGEREF _Toc522288956 \h </w:instrText>
            </w:r>
            <w:r w:rsidR="00A2247A">
              <w:rPr>
                <w:noProof/>
                <w:webHidden/>
              </w:rPr>
            </w:r>
            <w:r w:rsidR="00A2247A">
              <w:rPr>
                <w:noProof/>
                <w:webHidden/>
              </w:rPr>
              <w:fldChar w:fldCharType="separate"/>
            </w:r>
            <w:r w:rsidR="00A2247A">
              <w:rPr>
                <w:noProof/>
                <w:webHidden/>
              </w:rPr>
              <w:t>74</w:t>
            </w:r>
            <w:r w:rsidR="00A2247A">
              <w:rPr>
                <w:noProof/>
                <w:webHidden/>
              </w:rPr>
              <w:fldChar w:fldCharType="end"/>
            </w:r>
          </w:hyperlink>
        </w:p>
        <w:p w14:paraId="2A965A18" w14:textId="6A9E08D4" w:rsidR="00A2247A" w:rsidRDefault="0026497C">
          <w:pPr>
            <w:pStyle w:val="TOC3"/>
            <w:tabs>
              <w:tab w:val="right" w:leader="dot" w:pos="9350"/>
            </w:tabs>
            <w:rPr>
              <w:rFonts w:cstheme="minorBidi"/>
              <w:noProof/>
              <w:sz w:val="22"/>
            </w:rPr>
          </w:pPr>
          <w:hyperlink w:anchor="_Toc522288957" w:history="1">
            <w:r w:rsidR="00A2247A" w:rsidRPr="007E3BA5">
              <w:rPr>
                <w:rStyle w:val="Hyperlink"/>
                <w:noProof/>
              </w:rPr>
              <w:t>Innovation</w:t>
            </w:r>
            <w:r w:rsidR="00A2247A">
              <w:rPr>
                <w:noProof/>
                <w:webHidden/>
              </w:rPr>
              <w:tab/>
            </w:r>
            <w:r w:rsidR="00A2247A">
              <w:rPr>
                <w:noProof/>
                <w:webHidden/>
              </w:rPr>
              <w:fldChar w:fldCharType="begin"/>
            </w:r>
            <w:r w:rsidR="00A2247A">
              <w:rPr>
                <w:noProof/>
                <w:webHidden/>
              </w:rPr>
              <w:instrText xml:space="preserve"> PAGEREF _Toc522288957 \h </w:instrText>
            </w:r>
            <w:r w:rsidR="00A2247A">
              <w:rPr>
                <w:noProof/>
                <w:webHidden/>
              </w:rPr>
            </w:r>
            <w:r w:rsidR="00A2247A">
              <w:rPr>
                <w:noProof/>
                <w:webHidden/>
              </w:rPr>
              <w:fldChar w:fldCharType="separate"/>
            </w:r>
            <w:r w:rsidR="00A2247A">
              <w:rPr>
                <w:noProof/>
                <w:webHidden/>
              </w:rPr>
              <w:t>76</w:t>
            </w:r>
            <w:r w:rsidR="00A2247A">
              <w:rPr>
                <w:noProof/>
                <w:webHidden/>
              </w:rPr>
              <w:fldChar w:fldCharType="end"/>
            </w:r>
          </w:hyperlink>
        </w:p>
        <w:p w14:paraId="650B2408" w14:textId="384F284F" w:rsidR="00A2247A" w:rsidRDefault="0026497C">
          <w:pPr>
            <w:pStyle w:val="TOC4"/>
            <w:tabs>
              <w:tab w:val="right" w:leader="dot" w:pos="9350"/>
            </w:tabs>
            <w:rPr>
              <w:rFonts w:eastAsiaTheme="minorEastAsia"/>
              <w:noProof/>
              <w:sz w:val="22"/>
            </w:rPr>
          </w:pPr>
          <w:hyperlink w:anchor="_Toc522288958" w:history="1">
            <w:r w:rsidR="00A2247A" w:rsidRPr="007E3BA5">
              <w:rPr>
                <w:rStyle w:val="Hyperlink"/>
                <w:noProof/>
              </w:rPr>
              <w:t>R&amp;D spending</w:t>
            </w:r>
            <w:r w:rsidR="00A2247A">
              <w:rPr>
                <w:noProof/>
                <w:webHidden/>
              </w:rPr>
              <w:tab/>
            </w:r>
            <w:r w:rsidR="00A2247A">
              <w:rPr>
                <w:noProof/>
                <w:webHidden/>
              </w:rPr>
              <w:fldChar w:fldCharType="begin"/>
            </w:r>
            <w:r w:rsidR="00A2247A">
              <w:rPr>
                <w:noProof/>
                <w:webHidden/>
              </w:rPr>
              <w:instrText xml:space="preserve"> PAGEREF _Toc522288958 \h </w:instrText>
            </w:r>
            <w:r w:rsidR="00A2247A">
              <w:rPr>
                <w:noProof/>
                <w:webHidden/>
              </w:rPr>
            </w:r>
            <w:r w:rsidR="00A2247A">
              <w:rPr>
                <w:noProof/>
                <w:webHidden/>
              </w:rPr>
              <w:fldChar w:fldCharType="separate"/>
            </w:r>
            <w:r w:rsidR="00A2247A">
              <w:rPr>
                <w:noProof/>
                <w:webHidden/>
              </w:rPr>
              <w:t>77</w:t>
            </w:r>
            <w:r w:rsidR="00A2247A">
              <w:rPr>
                <w:noProof/>
                <w:webHidden/>
              </w:rPr>
              <w:fldChar w:fldCharType="end"/>
            </w:r>
          </w:hyperlink>
        </w:p>
        <w:p w14:paraId="77723486" w14:textId="3FA6F126" w:rsidR="00A2247A" w:rsidRDefault="0026497C">
          <w:pPr>
            <w:pStyle w:val="TOC4"/>
            <w:tabs>
              <w:tab w:val="right" w:leader="dot" w:pos="9350"/>
            </w:tabs>
            <w:rPr>
              <w:rFonts w:eastAsiaTheme="minorEastAsia"/>
              <w:noProof/>
              <w:sz w:val="22"/>
            </w:rPr>
          </w:pPr>
          <w:hyperlink w:anchor="_Toc522288959" w:history="1">
            <w:r w:rsidR="00A2247A" w:rsidRPr="007E3BA5">
              <w:rPr>
                <w:rStyle w:val="Hyperlink"/>
                <w:noProof/>
              </w:rPr>
              <w:t>University technology transfer rankings</w:t>
            </w:r>
            <w:r w:rsidR="00A2247A">
              <w:rPr>
                <w:noProof/>
                <w:webHidden/>
              </w:rPr>
              <w:tab/>
            </w:r>
            <w:r w:rsidR="00A2247A">
              <w:rPr>
                <w:noProof/>
                <w:webHidden/>
              </w:rPr>
              <w:fldChar w:fldCharType="begin"/>
            </w:r>
            <w:r w:rsidR="00A2247A">
              <w:rPr>
                <w:noProof/>
                <w:webHidden/>
              </w:rPr>
              <w:instrText xml:space="preserve"> PAGEREF _Toc522288959 \h </w:instrText>
            </w:r>
            <w:r w:rsidR="00A2247A">
              <w:rPr>
                <w:noProof/>
                <w:webHidden/>
              </w:rPr>
            </w:r>
            <w:r w:rsidR="00A2247A">
              <w:rPr>
                <w:noProof/>
                <w:webHidden/>
              </w:rPr>
              <w:fldChar w:fldCharType="separate"/>
            </w:r>
            <w:r w:rsidR="00A2247A">
              <w:rPr>
                <w:noProof/>
                <w:webHidden/>
              </w:rPr>
              <w:t>79</w:t>
            </w:r>
            <w:r w:rsidR="00A2247A">
              <w:rPr>
                <w:noProof/>
                <w:webHidden/>
              </w:rPr>
              <w:fldChar w:fldCharType="end"/>
            </w:r>
          </w:hyperlink>
        </w:p>
        <w:p w14:paraId="7355EEEA" w14:textId="71278D80" w:rsidR="00A2247A" w:rsidRDefault="0026497C">
          <w:pPr>
            <w:pStyle w:val="TOC4"/>
            <w:tabs>
              <w:tab w:val="right" w:leader="dot" w:pos="9350"/>
            </w:tabs>
            <w:rPr>
              <w:rFonts w:eastAsiaTheme="minorEastAsia"/>
              <w:noProof/>
              <w:sz w:val="22"/>
            </w:rPr>
          </w:pPr>
          <w:hyperlink w:anchor="_Toc522288960" w:history="1">
            <w:r w:rsidR="00A2247A" w:rsidRPr="007E3BA5">
              <w:rPr>
                <w:rStyle w:val="Hyperlink"/>
                <w:noProof/>
              </w:rPr>
              <w:t>Venture capital spending</w:t>
            </w:r>
            <w:r w:rsidR="00A2247A">
              <w:rPr>
                <w:noProof/>
                <w:webHidden/>
              </w:rPr>
              <w:tab/>
            </w:r>
            <w:r w:rsidR="00A2247A">
              <w:rPr>
                <w:noProof/>
                <w:webHidden/>
              </w:rPr>
              <w:fldChar w:fldCharType="begin"/>
            </w:r>
            <w:r w:rsidR="00A2247A">
              <w:rPr>
                <w:noProof/>
                <w:webHidden/>
              </w:rPr>
              <w:instrText xml:space="preserve"> PAGEREF _Toc522288960 \h </w:instrText>
            </w:r>
            <w:r w:rsidR="00A2247A">
              <w:rPr>
                <w:noProof/>
                <w:webHidden/>
              </w:rPr>
            </w:r>
            <w:r w:rsidR="00A2247A">
              <w:rPr>
                <w:noProof/>
                <w:webHidden/>
              </w:rPr>
              <w:fldChar w:fldCharType="separate"/>
            </w:r>
            <w:r w:rsidR="00A2247A">
              <w:rPr>
                <w:noProof/>
                <w:webHidden/>
              </w:rPr>
              <w:t>81</w:t>
            </w:r>
            <w:r w:rsidR="00A2247A">
              <w:rPr>
                <w:noProof/>
                <w:webHidden/>
              </w:rPr>
              <w:fldChar w:fldCharType="end"/>
            </w:r>
          </w:hyperlink>
        </w:p>
        <w:p w14:paraId="42BB7920" w14:textId="754B08E9" w:rsidR="00A2247A" w:rsidRDefault="0026497C">
          <w:pPr>
            <w:pStyle w:val="TOC5"/>
            <w:tabs>
              <w:tab w:val="right" w:leader="dot" w:pos="9350"/>
            </w:tabs>
            <w:rPr>
              <w:rFonts w:eastAsiaTheme="minorEastAsia"/>
              <w:noProof/>
              <w:sz w:val="22"/>
            </w:rPr>
          </w:pPr>
          <w:hyperlink w:anchor="_Toc522288961" w:history="1">
            <w:r w:rsidR="00A2247A">
              <w:rPr>
                <w:rStyle w:val="Hyperlink"/>
                <w:noProof/>
              </w:rPr>
              <w:t>Sidebar: I</w:t>
            </w:r>
            <w:r w:rsidR="00A2247A" w:rsidRPr="007E3BA5">
              <w:rPr>
                <w:rStyle w:val="Hyperlink"/>
                <w:noProof/>
              </w:rPr>
              <w:t>ndexing the Heartland’s Position in the Innovation Economy</w:t>
            </w:r>
            <w:r w:rsidR="00A2247A">
              <w:rPr>
                <w:noProof/>
                <w:webHidden/>
              </w:rPr>
              <w:tab/>
            </w:r>
            <w:r w:rsidR="00A2247A">
              <w:rPr>
                <w:noProof/>
                <w:webHidden/>
              </w:rPr>
              <w:fldChar w:fldCharType="begin"/>
            </w:r>
            <w:r w:rsidR="00A2247A">
              <w:rPr>
                <w:noProof/>
                <w:webHidden/>
              </w:rPr>
              <w:instrText xml:space="preserve"> PAGEREF _Toc522288961 \h </w:instrText>
            </w:r>
            <w:r w:rsidR="00A2247A">
              <w:rPr>
                <w:noProof/>
                <w:webHidden/>
              </w:rPr>
            </w:r>
            <w:r w:rsidR="00A2247A">
              <w:rPr>
                <w:noProof/>
                <w:webHidden/>
              </w:rPr>
              <w:fldChar w:fldCharType="separate"/>
            </w:r>
            <w:r w:rsidR="00A2247A">
              <w:rPr>
                <w:noProof/>
                <w:webHidden/>
              </w:rPr>
              <w:t>83</w:t>
            </w:r>
            <w:r w:rsidR="00A2247A">
              <w:rPr>
                <w:noProof/>
                <w:webHidden/>
              </w:rPr>
              <w:fldChar w:fldCharType="end"/>
            </w:r>
          </w:hyperlink>
        </w:p>
        <w:p w14:paraId="2D228CAE" w14:textId="431845B4" w:rsidR="00A2247A" w:rsidRDefault="0026497C">
          <w:pPr>
            <w:pStyle w:val="TOC4"/>
            <w:tabs>
              <w:tab w:val="right" w:leader="dot" w:pos="9350"/>
            </w:tabs>
            <w:rPr>
              <w:rFonts w:eastAsiaTheme="minorEastAsia"/>
              <w:noProof/>
              <w:sz w:val="22"/>
            </w:rPr>
          </w:pPr>
          <w:hyperlink w:anchor="_Toc522288962" w:history="1">
            <w:r w:rsidR="00A2247A" w:rsidRPr="007E3BA5">
              <w:rPr>
                <w:rStyle w:val="Hyperlink"/>
                <w:noProof/>
              </w:rPr>
              <w:t>Metropolitan area economic activity</w:t>
            </w:r>
            <w:r w:rsidR="00A2247A">
              <w:rPr>
                <w:noProof/>
                <w:webHidden/>
              </w:rPr>
              <w:tab/>
            </w:r>
            <w:r w:rsidR="00A2247A">
              <w:rPr>
                <w:noProof/>
                <w:webHidden/>
              </w:rPr>
              <w:fldChar w:fldCharType="begin"/>
            </w:r>
            <w:r w:rsidR="00A2247A">
              <w:rPr>
                <w:noProof/>
                <w:webHidden/>
              </w:rPr>
              <w:instrText xml:space="preserve"> PAGEREF _Toc522288962 \h </w:instrText>
            </w:r>
            <w:r w:rsidR="00A2247A">
              <w:rPr>
                <w:noProof/>
                <w:webHidden/>
              </w:rPr>
            </w:r>
            <w:r w:rsidR="00A2247A">
              <w:rPr>
                <w:noProof/>
                <w:webHidden/>
              </w:rPr>
              <w:fldChar w:fldCharType="separate"/>
            </w:r>
            <w:r w:rsidR="00A2247A">
              <w:rPr>
                <w:noProof/>
                <w:webHidden/>
              </w:rPr>
              <w:t>85</w:t>
            </w:r>
            <w:r w:rsidR="00A2247A">
              <w:rPr>
                <w:noProof/>
                <w:webHidden/>
              </w:rPr>
              <w:fldChar w:fldCharType="end"/>
            </w:r>
          </w:hyperlink>
        </w:p>
        <w:p w14:paraId="217BB0B3" w14:textId="0413182B" w:rsidR="00A2247A" w:rsidRDefault="0026497C">
          <w:pPr>
            <w:pStyle w:val="TOC5"/>
            <w:tabs>
              <w:tab w:val="right" w:leader="dot" w:pos="9350"/>
            </w:tabs>
            <w:rPr>
              <w:rFonts w:eastAsiaTheme="minorEastAsia"/>
              <w:noProof/>
              <w:sz w:val="22"/>
            </w:rPr>
          </w:pPr>
          <w:hyperlink w:anchor="_Toc522288963" w:history="1">
            <w:r w:rsidR="00A2247A" w:rsidRPr="007E3BA5">
              <w:rPr>
                <w:rStyle w:val="Hyperlink"/>
                <w:noProof/>
              </w:rPr>
              <w:t>S</w:t>
            </w:r>
            <w:r w:rsidR="00A2247A">
              <w:rPr>
                <w:rStyle w:val="Hyperlink"/>
                <w:noProof/>
              </w:rPr>
              <w:t>idebar: S</w:t>
            </w:r>
            <w:r w:rsidR="00A2247A" w:rsidRPr="007E3BA5">
              <w:rPr>
                <w:rStyle w:val="Hyperlink"/>
                <w:noProof/>
              </w:rPr>
              <w:t>mall Metros and Micropolitan Areas</w:t>
            </w:r>
            <w:r w:rsidR="00A2247A">
              <w:rPr>
                <w:noProof/>
                <w:webHidden/>
              </w:rPr>
              <w:tab/>
            </w:r>
            <w:r w:rsidR="00A2247A">
              <w:rPr>
                <w:noProof/>
                <w:webHidden/>
              </w:rPr>
              <w:fldChar w:fldCharType="begin"/>
            </w:r>
            <w:r w:rsidR="00A2247A">
              <w:rPr>
                <w:noProof/>
                <w:webHidden/>
              </w:rPr>
              <w:instrText xml:space="preserve"> PAGEREF _Toc522288963 \h </w:instrText>
            </w:r>
            <w:r w:rsidR="00A2247A">
              <w:rPr>
                <w:noProof/>
                <w:webHidden/>
              </w:rPr>
            </w:r>
            <w:r w:rsidR="00A2247A">
              <w:rPr>
                <w:noProof/>
                <w:webHidden/>
              </w:rPr>
              <w:fldChar w:fldCharType="separate"/>
            </w:r>
            <w:r w:rsidR="00A2247A">
              <w:rPr>
                <w:noProof/>
                <w:webHidden/>
              </w:rPr>
              <w:t>88</w:t>
            </w:r>
            <w:r w:rsidR="00A2247A">
              <w:rPr>
                <w:noProof/>
                <w:webHidden/>
              </w:rPr>
              <w:fldChar w:fldCharType="end"/>
            </w:r>
          </w:hyperlink>
        </w:p>
        <w:p w14:paraId="2136936D" w14:textId="6571FA64" w:rsidR="00A2247A" w:rsidRDefault="0026497C">
          <w:pPr>
            <w:pStyle w:val="TOC3"/>
            <w:tabs>
              <w:tab w:val="right" w:leader="dot" w:pos="9350"/>
            </w:tabs>
            <w:rPr>
              <w:rFonts w:cstheme="minorBidi"/>
              <w:noProof/>
              <w:sz w:val="22"/>
            </w:rPr>
          </w:pPr>
          <w:hyperlink w:anchor="_Toc522288964" w:history="1">
            <w:r w:rsidR="00A2247A" w:rsidRPr="007E3BA5">
              <w:rPr>
                <w:rStyle w:val="Hyperlink"/>
                <w:noProof/>
              </w:rPr>
              <w:t>Infrastructure</w:t>
            </w:r>
            <w:r w:rsidR="00A2247A">
              <w:rPr>
                <w:noProof/>
                <w:webHidden/>
              </w:rPr>
              <w:tab/>
            </w:r>
            <w:r w:rsidR="00A2247A">
              <w:rPr>
                <w:noProof/>
                <w:webHidden/>
              </w:rPr>
              <w:fldChar w:fldCharType="begin"/>
            </w:r>
            <w:r w:rsidR="00A2247A">
              <w:rPr>
                <w:noProof/>
                <w:webHidden/>
              </w:rPr>
              <w:instrText xml:space="preserve"> PAGEREF _Toc522288964 \h </w:instrText>
            </w:r>
            <w:r w:rsidR="00A2247A">
              <w:rPr>
                <w:noProof/>
                <w:webHidden/>
              </w:rPr>
            </w:r>
            <w:r w:rsidR="00A2247A">
              <w:rPr>
                <w:noProof/>
                <w:webHidden/>
              </w:rPr>
              <w:fldChar w:fldCharType="separate"/>
            </w:r>
            <w:r w:rsidR="00A2247A">
              <w:rPr>
                <w:noProof/>
                <w:webHidden/>
              </w:rPr>
              <w:t>90</w:t>
            </w:r>
            <w:r w:rsidR="00A2247A">
              <w:rPr>
                <w:noProof/>
                <w:webHidden/>
              </w:rPr>
              <w:fldChar w:fldCharType="end"/>
            </w:r>
          </w:hyperlink>
        </w:p>
        <w:p w14:paraId="45C2929E" w14:textId="33126170" w:rsidR="00A2247A" w:rsidRDefault="0026497C">
          <w:pPr>
            <w:pStyle w:val="TOC4"/>
            <w:tabs>
              <w:tab w:val="right" w:leader="dot" w:pos="9350"/>
            </w:tabs>
            <w:rPr>
              <w:rFonts w:eastAsiaTheme="minorEastAsia"/>
              <w:noProof/>
              <w:sz w:val="22"/>
            </w:rPr>
          </w:pPr>
          <w:hyperlink w:anchor="_Toc522288965" w:history="1">
            <w:r w:rsidR="00A2247A" w:rsidRPr="007E3BA5">
              <w:rPr>
                <w:rStyle w:val="Hyperlink"/>
                <w:noProof/>
              </w:rPr>
              <w:t>Growth by community type</w:t>
            </w:r>
            <w:r w:rsidR="00A2247A">
              <w:rPr>
                <w:noProof/>
                <w:webHidden/>
              </w:rPr>
              <w:tab/>
            </w:r>
            <w:r w:rsidR="00A2247A">
              <w:rPr>
                <w:noProof/>
                <w:webHidden/>
              </w:rPr>
              <w:fldChar w:fldCharType="begin"/>
            </w:r>
            <w:r w:rsidR="00A2247A">
              <w:rPr>
                <w:noProof/>
                <w:webHidden/>
              </w:rPr>
              <w:instrText xml:space="preserve"> PAGEREF _Toc522288965 \h </w:instrText>
            </w:r>
            <w:r w:rsidR="00A2247A">
              <w:rPr>
                <w:noProof/>
                <w:webHidden/>
              </w:rPr>
            </w:r>
            <w:r w:rsidR="00A2247A">
              <w:rPr>
                <w:noProof/>
                <w:webHidden/>
              </w:rPr>
              <w:fldChar w:fldCharType="separate"/>
            </w:r>
            <w:r w:rsidR="00A2247A">
              <w:rPr>
                <w:noProof/>
                <w:webHidden/>
              </w:rPr>
              <w:t>91</w:t>
            </w:r>
            <w:r w:rsidR="00A2247A">
              <w:rPr>
                <w:noProof/>
                <w:webHidden/>
              </w:rPr>
              <w:fldChar w:fldCharType="end"/>
            </w:r>
          </w:hyperlink>
        </w:p>
        <w:p w14:paraId="547F7EF4" w14:textId="261AF04B" w:rsidR="00A2247A" w:rsidRDefault="0026497C">
          <w:pPr>
            <w:pStyle w:val="TOC4"/>
            <w:tabs>
              <w:tab w:val="right" w:leader="dot" w:pos="9350"/>
            </w:tabs>
            <w:rPr>
              <w:rFonts w:eastAsiaTheme="minorEastAsia"/>
              <w:noProof/>
              <w:sz w:val="22"/>
            </w:rPr>
          </w:pPr>
          <w:hyperlink w:anchor="_Toc522288966" w:history="1">
            <w:r w:rsidR="00A2247A" w:rsidRPr="007E3BA5">
              <w:rPr>
                <w:rStyle w:val="Hyperlink"/>
                <w:noProof/>
              </w:rPr>
              <w:t>Housing values</w:t>
            </w:r>
            <w:r w:rsidR="00A2247A">
              <w:rPr>
                <w:noProof/>
                <w:webHidden/>
              </w:rPr>
              <w:tab/>
            </w:r>
            <w:r w:rsidR="00A2247A">
              <w:rPr>
                <w:noProof/>
                <w:webHidden/>
              </w:rPr>
              <w:fldChar w:fldCharType="begin"/>
            </w:r>
            <w:r w:rsidR="00A2247A">
              <w:rPr>
                <w:noProof/>
                <w:webHidden/>
              </w:rPr>
              <w:instrText xml:space="preserve"> PAGEREF _Toc522288966 \h </w:instrText>
            </w:r>
            <w:r w:rsidR="00A2247A">
              <w:rPr>
                <w:noProof/>
                <w:webHidden/>
              </w:rPr>
            </w:r>
            <w:r w:rsidR="00A2247A">
              <w:rPr>
                <w:noProof/>
                <w:webHidden/>
              </w:rPr>
              <w:fldChar w:fldCharType="separate"/>
            </w:r>
            <w:r w:rsidR="00A2247A">
              <w:rPr>
                <w:noProof/>
                <w:webHidden/>
              </w:rPr>
              <w:t>93</w:t>
            </w:r>
            <w:r w:rsidR="00A2247A">
              <w:rPr>
                <w:noProof/>
                <w:webHidden/>
              </w:rPr>
              <w:fldChar w:fldCharType="end"/>
            </w:r>
          </w:hyperlink>
        </w:p>
        <w:p w14:paraId="3A364263" w14:textId="2C3304FF" w:rsidR="00A2247A" w:rsidRDefault="0026497C">
          <w:pPr>
            <w:pStyle w:val="TOC4"/>
            <w:tabs>
              <w:tab w:val="right" w:leader="dot" w:pos="9350"/>
            </w:tabs>
            <w:rPr>
              <w:rFonts w:eastAsiaTheme="minorEastAsia"/>
              <w:noProof/>
              <w:sz w:val="22"/>
            </w:rPr>
          </w:pPr>
          <w:hyperlink w:anchor="_Toc522288967" w:history="1">
            <w:r w:rsidR="00A2247A" w:rsidRPr="007E3BA5">
              <w:rPr>
                <w:rStyle w:val="Hyperlink"/>
                <w:noProof/>
              </w:rPr>
              <w:t>Broadband access</w:t>
            </w:r>
            <w:r w:rsidR="00A2247A">
              <w:rPr>
                <w:noProof/>
                <w:webHidden/>
              </w:rPr>
              <w:tab/>
            </w:r>
            <w:r w:rsidR="00A2247A">
              <w:rPr>
                <w:noProof/>
                <w:webHidden/>
              </w:rPr>
              <w:fldChar w:fldCharType="begin"/>
            </w:r>
            <w:r w:rsidR="00A2247A">
              <w:rPr>
                <w:noProof/>
                <w:webHidden/>
              </w:rPr>
              <w:instrText xml:space="preserve"> PAGEREF _Toc522288967 \h </w:instrText>
            </w:r>
            <w:r w:rsidR="00A2247A">
              <w:rPr>
                <w:noProof/>
                <w:webHidden/>
              </w:rPr>
            </w:r>
            <w:r w:rsidR="00A2247A">
              <w:rPr>
                <w:noProof/>
                <w:webHidden/>
              </w:rPr>
              <w:fldChar w:fldCharType="separate"/>
            </w:r>
            <w:r w:rsidR="00A2247A">
              <w:rPr>
                <w:noProof/>
                <w:webHidden/>
              </w:rPr>
              <w:t>96</w:t>
            </w:r>
            <w:r w:rsidR="00A2247A">
              <w:rPr>
                <w:noProof/>
                <w:webHidden/>
              </w:rPr>
              <w:fldChar w:fldCharType="end"/>
            </w:r>
          </w:hyperlink>
        </w:p>
        <w:p w14:paraId="4E9DB172" w14:textId="70F7A08A" w:rsidR="00A2247A" w:rsidRDefault="0026497C">
          <w:pPr>
            <w:pStyle w:val="TOC1"/>
            <w:tabs>
              <w:tab w:val="right" w:leader="dot" w:pos="9350"/>
            </w:tabs>
            <w:rPr>
              <w:rFonts w:cstheme="minorBidi"/>
              <w:noProof/>
              <w:sz w:val="22"/>
            </w:rPr>
          </w:pPr>
          <w:hyperlink w:anchor="_Toc522288968" w:history="1">
            <w:r w:rsidR="00A2247A" w:rsidRPr="007E3BA5">
              <w:rPr>
                <w:rStyle w:val="Hyperlink"/>
                <w:noProof/>
              </w:rPr>
              <w:t>The state of the Heartland: benchmarking outcomes and drivers</w:t>
            </w:r>
            <w:r w:rsidR="00A2247A">
              <w:rPr>
                <w:noProof/>
                <w:webHidden/>
              </w:rPr>
              <w:tab/>
            </w:r>
            <w:r w:rsidR="00A2247A">
              <w:rPr>
                <w:noProof/>
                <w:webHidden/>
              </w:rPr>
              <w:fldChar w:fldCharType="begin"/>
            </w:r>
            <w:r w:rsidR="00A2247A">
              <w:rPr>
                <w:noProof/>
                <w:webHidden/>
              </w:rPr>
              <w:instrText xml:space="preserve"> PAGEREF _Toc522288968 \h </w:instrText>
            </w:r>
            <w:r w:rsidR="00A2247A">
              <w:rPr>
                <w:noProof/>
                <w:webHidden/>
              </w:rPr>
            </w:r>
            <w:r w:rsidR="00A2247A">
              <w:rPr>
                <w:noProof/>
                <w:webHidden/>
              </w:rPr>
              <w:fldChar w:fldCharType="separate"/>
            </w:r>
            <w:r w:rsidR="00A2247A">
              <w:rPr>
                <w:noProof/>
                <w:webHidden/>
              </w:rPr>
              <w:t>98</w:t>
            </w:r>
            <w:r w:rsidR="00A2247A">
              <w:rPr>
                <w:noProof/>
                <w:webHidden/>
              </w:rPr>
              <w:fldChar w:fldCharType="end"/>
            </w:r>
          </w:hyperlink>
        </w:p>
        <w:p w14:paraId="12AD4852" w14:textId="4B285B09" w:rsidR="00A2247A" w:rsidRDefault="0026497C">
          <w:pPr>
            <w:pStyle w:val="TOC1"/>
            <w:tabs>
              <w:tab w:val="right" w:leader="dot" w:pos="9350"/>
            </w:tabs>
            <w:rPr>
              <w:rFonts w:cstheme="minorBidi"/>
              <w:noProof/>
              <w:sz w:val="22"/>
            </w:rPr>
          </w:pPr>
          <w:hyperlink w:anchor="_Toc522288969" w:history="1">
            <w:r w:rsidR="00A2247A" w:rsidRPr="007E3BA5">
              <w:rPr>
                <w:rStyle w:val="Hyperlink"/>
                <w:noProof/>
              </w:rPr>
              <w:t>Takeaways</w:t>
            </w:r>
            <w:r w:rsidR="00A2247A">
              <w:rPr>
                <w:noProof/>
                <w:webHidden/>
              </w:rPr>
              <w:tab/>
            </w:r>
            <w:r w:rsidR="00A2247A">
              <w:rPr>
                <w:noProof/>
                <w:webHidden/>
              </w:rPr>
              <w:fldChar w:fldCharType="begin"/>
            </w:r>
            <w:r w:rsidR="00A2247A">
              <w:rPr>
                <w:noProof/>
                <w:webHidden/>
              </w:rPr>
              <w:instrText xml:space="preserve"> PAGEREF _Toc522288969 \h </w:instrText>
            </w:r>
            <w:r w:rsidR="00A2247A">
              <w:rPr>
                <w:noProof/>
                <w:webHidden/>
              </w:rPr>
            </w:r>
            <w:r w:rsidR="00A2247A">
              <w:rPr>
                <w:noProof/>
                <w:webHidden/>
              </w:rPr>
              <w:fldChar w:fldCharType="separate"/>
            </w:r>
            <w:r w:rsidR="00A2247A">
              <w:rPr>
                <w:noProof/>
                <w:webHidden/>
              </w:rPr>
              <w:t>101</w:t>
            </w:r>
            <w:r w:rsidR="00A2247A">
              <w:rPr>
                <w:noProof/>
                <w:webHidden/>
              </w:rPr>
              <w:fldChar w:fldCharType="end"/>
            </w:r>
          </w:hyperlink>
        </w:p>
        <w:p w14:paraId="1CBC2677" w14:textId="46F6741E" w:rsidR="00A2247A" w:rsidRDefault="0026497C">
          <w:pPr>
            <w:pStyle w:val="TOC1"/>
            <w:tabs>
              <w:tab w:val="right" w:leader="dot" w:pos="9350"/>
            </w:tabs>
            <w:rPr>
              <w:rFonts w:cstheme="minorBidi"/>
              <w:noProof/>
              <w:sz w:val="22"/>
            </w:rPr>
          </w:pPr>
          <w:hyperlink w:anchor="_Toc522288970" w:history="1">
            <w:r w:rsidR="00A2247A" w:rsidRPr="007E3BA5">
              <w:rPr>
                <w:rStyle w:val="Hyperlink"/>
                <w:noProof/>
              </w:rPr>
              <w:t>Appendix: Methods &amp; Measures</w:t>
            </w:r>
            <w:r w:rsidR="00A2247A">
              <w:rPr>
                <w:noProof/>
                <w:webHidden/>
              </w:rPr>
              <w:tab/>
            </w:r>
            <w:r w:rsidR="00A2247A">
              <w:rPr>
                <w:noProof/>
                <w:webHidden/>
              </w:rPr>
              <w:fldChar w:fldCharType="begin"/>
            </w:r>
            <w:r w:rsidR="00A2247A">
              <w:rPr>
                <w:noProof/>
                <w:webHidden/>
              </w:rPr>
              <w:instrText xml:space="preserve"> PAGEREF _Toc522288970 \h </w:instrText>
            </w:r>
            <w:r w:rsidR="00A2247A">
              <w:rPr>
                <w:noProof/>
                <w:webHidden/>
              </w:rPr>
            </w:r>
            <w:r w:rsidR="00A2247A">
              <w:rPr>
                <w:noProof/>
                <w:webHidden/>
              </w:rPr>
              <w:fldChar w:fldCharType="separate"/>
            </w:r>
            <w:r w:rsidR="00A2247A">
              <w:rPr>
                <w:noProof/>
                <w:webHidden/>
              </w:rPr>
              <w:t>106</w:t>
            </w:r>
            <w:r w:rsidR="00A2247A">
              <w:rPr>
                <w:noProof/>
                <w:webHidden/>
              </w:rPr>
              <w:fldChar w:fldCharType="end"/>
            </w:r>
          </w:hyperlink>
        </w:p>
        <w:p w14:paraId="791C714D" w14:textId="40C59999" w:rsidR="00A2247A" w:rsidRDefault="0026497C">
          <w:pPr>
            <w:pStyle w:val="TOC1"/>
            <w:tabs>
              <w:tab w:val="right" w:leader="dot" w:pos="9350"/>
            </w:tabs>
            <w:rPr>
              <w:rFonts w:cstheme="minorBidi"/>
              <w:noProof/>
              <w:sz w:val="22"/>
            </w:rPr>
          </w:pPr>
          <w:hyperlink w:anchor="_Toc522288971" w:history="1">
            <w:r w:rsidR="00A2247A" w:rsidRPr="007E3BA5">
              <w:rPr>
                <w:rStyle w:val="Hyperlink"/>
                <w:noProof/>
              </w:rPr>
              <w:t>References</w:t>
            </w:r>
            <w:r w:rsidR="00A2247A">
              <w:rPr>
                <w:noProof/>
                <w:webHidden/>
              </w:rPr>
              <w:tab/>
            </w:r>
            <w:r w:rsidR="00A2247A">
              <w:rPr>
                <w:noProof/>
                <w:webHidden/>
              </w:rPr>
              <w:fldChar w:fldCharType="begin"/>
            </w:r>
            <w:r w:rsidR="00A2247A">
              <w:rPr>
                <w:noProof/>
                <w:webHidden/>
              </w:rPr>
              <w:instrText xml:space="preserve"> PAGEREF _Toc522288971 \h </w:instrText>
            </w:r>
            <w:r w:rsidR="00A2247A">
              <w:rPr>
                <w:noProof/>
                <w:webHidden/>
              </w:rPr>
            </w:r>
            <w:r w:rsidR="00A2247A">
              <w:rPr>
                <w:noProof/>
                <w:webHidden/>
              </w:rPr>
              <w:fldChar w:fldCharType="separate"/>
            </w:r>
            <w:r w:rsidR="00A2247A">
              <w:rPr>
                <w:noProof/>
                <w:webHidden/>
              </w:rPr>
              <w:t>112</w:t>
            </w:r>
            <w:r w:rsidR="00A2247A">
              <w:rPr>
                <w:noProof/>
                <w:webHidden/>
              </w:rPr>
              <w:fldChar w:fldCharType="end"/>
            </w:r>
          </w:hyperlink>
        </w:p>
        <w:p w14:paraId="5333A184" w14:textId="07F8980C" w:rsidR="00A2247A" w:rsidRDefault="0026497C">
          <w:pPr>
            <w:pStyle w:val="TOC1"/>
            <w:tabs>
              <w:tab w:val="right" w:leader="dot" w:pos="9350"/>
            </w:tabs>
            <w:rPr>
              <w:rFonts w:cstheme="minorBidi"/>
              <w:noProof/>
              <w:sz w:val="22"/>
            </w:rPr>
          </w:pPr>
          <w:hyperlink w:anchor="_Toc522288972" w:history="1">
            <w:r w:rsidR="00A2247A" w:rsidRPr="007E3BA5">
              <w:rPr>
                <w:rStyle w:val="Hyperlink"/>
                <w:noProof/>
              </w:rPr>
              <w:t>Endnotes</w:t>
            </w:r>
            <w:r w:rsidR="00A2247A">
              <w:rPr>
                <w:noProof/>
                <w:webHidden/>
              </w:rPr>
              <w:tab/>
            </w:r>
            <w:r w:rsidR="00A2247A">
              <w:rPr>
                <w:noProof/>
                <w:webHidden/>
              </w:rPr>
              <w:fldChar w:fldCharType="begin"/>
            </w:r>
            <w:r w:rsidR="00A2247A">
              <w:rPr>
                <w:noProof/>
                <w:webHidden/>
              </w:rPr>
              <w:instrText xml:space="preserve"> PAGEREF _Toc522288972 \h </w:instrText>
            </w:r>
            <w:r w:rsidR="00A2247A">
              <w:rPr>
                <w:noProof/>
                <w:webHidden/>
              </w:rPr>
            </w:r>
            <w:r w:rsidR="00A2247A">
              <w:rPr>
                <w:noProof/>
                <w:webHidden/>
              </w:rPr>
              <w:fldChar w:fldCharType="separate"/>
            </w:r>
            <w:r w:rsidR="00A2247A">
              <w:rPr>
                <w:noProof/>
                <w:webHidden/>
              </w:rPr>
              <w:t>116</w:t>
            </w:r>
            <w:r w:rsidR="00A2247A">
              <w:rPr>
                <w:noProof/>
                <w:webHidden/>
              </w:rPr>
              <w:fldChar w:fldCharType="end"/>
            </w:r>
          </w:hyperlink>
        </w:p>
        <w:p w14:paraId="77FF29A5" w14:textId="1124B94E" w:rsidR="00422288" w:rsidRDefault="00AF2B79" w:rsidP="00850E41">
          <w:pPr>
            <w:pStyle w:val="TOC1"/>
            <w:tabs>
              <w:tab w:val="right" w:leader="dot" w:pos="9350"/>
            </w:tabs>
          </w:pPr>
          <w:r>
            <w:rPr>
              <w:b/>
              <w:bCs/>
              <w:noProof/>
            </w:rPr>
            <w:fldChar w:fldCharType="end"/>
          </w:r>
        </w:p>
      </w:sdtContent>
    </w:sdt>
    <w:p w14:paraId="4625FB3B" w14:textId="77777777" w:rsidR="00224C4E" w:rsidRPr="00FE3126" w:rsidRDefault="00224C4E" w:rsidP="00224C4E">
      <w:pPr>
        <w:pStyle w:val="Heading1"/>
      </w:pPr>
      <w:bookmarkStart w:id="0" w:name="_Toc522092103"/>
      <w:r w:rsidRPr="005D4FC3">
        <w:t>Introduction</w:t>
      </w:r>
      <w:bookmarkEnd w:id="0"/>
      <w:r>
        <w:rPr>
          <w:b w:val="0"/>
          <w:color w:val="FF0000"/>
          <w:sz w:val="20"/>
          <w:szCs w:val="20"/>
        </w:rPr>
        <w:tab/>
      </w:r>
      <w:r>
        <w:rPr>
          <w:b w:val="0"/>
          <w:color w:val="FF0000"/>
          <w:sz w:val="20"/>
          <w:szCs w:val="20"/>
        </w:rPr>
        <w:tab/>
      </w:r>
      <w:r>
        <w:rPr>
          <w:b w:val="0"/>
          <w:color w:val="FF0000"/>
          <w:sz w:val="20"/>
          <w:szCs w:val="20"/>
        </w:rPr>
        <w:tab/>
      </w:r>
      <w:r>
        <w:rPr>
          <w:b w:val="0"/>
          <w:color w:val="FF0000"/>
          <w:sz w:val="20"/>
          <w:szCs w:val="20"/>
        </w:rPr>
        <w:tab/>
      </w:r>
      <w:r>
        <w:rPr>
          <w:b w:val="0"/>
          <w:color w:val="FF0000"/>
          <w:sz w:val="20"/>
          <w:szCs w:val="20"/>
        </w:rPr>
        <w:tab/>
      </w:r>
    </w:p>
    <w:p w14:paraId="3A23D9C1" w14:textId="77777777" w:rsidR="00224C4E" w:rsidRDefault="00224C4E" w:rsidP="00224C4E">
      <w:pPr>
        <w:rPr>
          <w:sz w:val="28"/>
          <w:szCs w:val="28"/>
        </w:rPr>
      </w:pPr>
      <w:r>
        <w:rPr>
          <w:sz w:val="28"/>
          <w:szCs w:val="28"/>
        </w:rPr>
        <w:t>What, exactly, is the American Heartland, and how is it doing? If you live in the middle of the country, you have a feel—and maybe answers—for both questions.</w:t>
      </w:r>
    </w:p>
    <w:p w14:paraId="0C659A5B" w14:textId="77777777" w:rsidR="00224C4E" w:rsidRDefault="00224C4E" w:rsidP="00224C4E">
      <w:pPr>
        <w:rPr>
          <w:sz w:val="28"/>
          <w:szCs w:val="28"/>
        </w:rPr>
      </w:pPr>
      <w:r>
        <w:rPr>
          <w:sz w:val="28"/>
          <w:szCs w:val="28"/>
        </w:rPr>
        <w:t>The Heartland is your hometown state of mind. And as to how it’s doing</w:t>
      </w:r>
      <w:r w:rsidRPr="00E6319A">
        <w:rPr>
          <w:noProof/>
          <w:sz w:val="28"/>
          <w:szCs w:val="28"/>
        </w:rPr>
        <w:t>…</w:t>
      </w:r>
      <w:r>
        <w:rPr>
          <w:sz w:val="28"/>
          <w:szCs w:val="28"/>
        </w:rPr>
        <w:t>well, it depends, and you have a feel for that too.</w:t>
      </w:r>
    </w:p>
    <w:p w14:paraId="30DF5559" w14:textId="77777777" w:rsidR="00224C4E" w:rsidRDefault="00224C4E" w:rsidP="00224C4E">
      <w:pPr>
        <w:rPr>
          <w:sz w:val="28"/>
          <w:szCs w:val="28"/>
        </w:rPr>
      </w:pPr>
      <w:r w:rsidRPr="00F35980">
        <w:rPr>
          <w:noProof/>
          <w:sz w:val="28"/>
          <w:szCs w:val="28"/>
        </w:rPr>
        <w:t>Yet</w:t>
      </w:r>
      <w:r>
        <w:rPr>
          <w:sz w:val="28"/>
          <w:szCs w:val="28"/>
        </w:rPr>
        <w:t xml:space="preserve"> for purposes of </w:t>
      </w:r>
      <w:r w:rsidRPr="00F35980">
        <w:rPr>
          <w:noProof/>
          <w:sz w:val="28"/>
          <w:szCs w:val="28"/>
        </w:rPr>
        <w:t>a larger</w:t>
      </w:r>
      <w:r>
        <w:rPr>
          <w:sz w:val="28"/>
          <w:szCs w:val="28"/>
        </w:rPr>
        <w:t xml:space="preserve"> discussion, and for forging </w:t>
      </w:r>
      <w:r w:rsidRPr="00F35980">
        <w:rPr>
          <w:noProof/>
          <w:sz w:val="28"/>
          <w:szCs w:val="28"/>
        </w:rPr>
        <w:t>a larger</w:t>
      </w:r>
      <w:r>
        <w:rPr>
          <w:sz w:val="28"/>
          <w:szCs w:val="28"/>
        </w:rPr>
        <w:t xml:space="preserve"> shared understanding, neither question is easy—especially now.</w:t>
      </w:r>
    </w:p>
    <w:p w14:paraId="02DA0B55" w14:textId="77777777" w:rsidR="00224C4E" w:rsidRPr="004358E6" w:rsidRDefault="00224C4E" w:rsidP="00224C4E">
      <w:pPr>
        <w:rPr>
          <w:sz w:val="28"/>
          <w:szCs w:val="28"/>
        </w:rPr>
      </w:pPr>
      <w:r w:rsidRPr="004358E6">
        <w:rPr>
          <w:sz w:val="28"/>
          <w:szCs w:val="28"/>
        </w:rPr>
        <w:t>After a national election that experts say pitted the Heartland against the rest of America, pinning the region down has only gotten trickier.</w:t>
      </w:r>
    </w:p>
    <w:p w14:paraId="01F160BF" w14:textId="77777777" w:rsidR="00224C4E" w:rsidRDefault="00224C4E" w:rsidP="00224C4E">
      <w:pPr>
        <w:rPr>
          <w:sz w:val="28"/>
          <w:szCs w:val="28"/>
        </w:rPr>
      </w:pPr>
      <w:r>
        <w:rPr>
          <w:sz w:val="28"/>
          <w:szCs w:val="28"/>
        </w:rPr>
        <w:t xml:space="preserve">Most notably, the proliferation of “red </w:t>
      </w:r>
      <w:r w:rsidRPr="00F35980">
        <w:rPr>
          <w:noProof/>
          <w:sz w:val="28"/>
          <w:szCs w:val="28"/>
        </w:rPr>
        <w:t>vs</w:t>
      </w:r>
      <w:r>
        <w:rPr>
          <w:noProof/>
          <w:sz w:val="28"/>
          <w:szCs w:val="28"/>
        </w:rPr>
        <w:t>.</w:t>
      </w:r>
      <w:r>
        <w:rPr>
          <w:sz w:val="28"/>
          <w:szCs w:val="28"/>
        </w:rPr>
        <w:t xml:space="preserve"> blue” maps and apocalyptic talk-show punditry has, if anything, made it harder for the region to get a clear picture of itself and how it is doing. </w:t>
      </w:r>
    </w:p>
    <w:p w14:paraId="241940F4" w14:textId="77777777" w:rsidR="00224C4E" w:rsidRDefault="00224C4E" w:rsidP="00224C4E">
      <w:pPr>
        <w:rPr>
          <w:sz w:val="28"/>
          <w:szCs w:val="28"/>
        </w:rPr>
      </w:pPr>
      <w:r>
        <w:rPr>
          <w:sz w:val="28"/>
          <w:szCs w:val="28"/>
        </w:rPr>
        <w:t xml:space="preserve">Instead, hot national debates purvey </w:t>
      </w:r>
      <w:r w:rsidRPr="00F35980">
        <w:rPr>
          <w:noProof/>
          <w:sz w:val="28"/>
          <w:szCs w:val="28"/>
        </w:rPr>
        <w:t>conflicting</w:t>
      </w:r>
      <w:r>
        <w:rPr>
          <w:sz w:val="28"/>
          <w:szCs w:val="28"/>
        </w:rPr>
        <w:t>, distorted images. A</w:t>
      </w:r>
      <w:r w:rsidRPr="00435234">
        <w:rPr>
          <w:sz w:val="28"/>
          <w:szCs w:val="28"/>
        </w:rPr>
        <w:t xml:space="preserve">s </w:t>
      </w:r>
      <w:r w:rsidRPr="004358E6">
        <w:rPr>
          <w:i/>
          <w:sz w:val="28"/>
          <w:szCs w:val="28"/>
        </w:rPr>
        <w:t>New York Times</w:t>
      </w:r>
      <w:r w:rsidRPr="00435234">
        <w:rPr>
          <w:sz w:val="28"/>
          <w:szCs w:val="28"/>
        </w:rPr>
        <w:t xml:space="preserve"> columnist T</w:t>
      </w:r>
      <w:r>
        <w:rPr>
          <w:sz w:val="28"/>
          <w:szCs w:val="28"/>
        </w:rPr>
        <w:t>homas</w:t>
      </w:r>
      <w:r w:rsidRPr="00435234">
        <w:rPr>
          <w:sz w:val="28"/>
          <w:szCs w:val="28"/>
        </w:rPr>
        <w:t xml:space="preserve"> Friedman</w:t>
      </w:r>
      <w:r>
        <w:rPr>
          <w:sz w:val="28"/>
          <w:szCs w:val="28"/>
        </w:rPr>
        <w:t xml:space="preserve"> noted, o</w:t>
      </w:r>
      <w:r w:rsidRPr="00F35980">
        <w:rPr>
          <w:noProof/>
          <w:sz w:val="28"/>
          <w:szCs w:val="28"/>
        </w:rPr>
        <w:t>ftentimes</w:t>
      </w:r>
      <w:r>
        <w:rPr>
          <w:sz w:val="28"/>
          <w:szCs w:val="28"/>
        </w:rPr>
        <w:t xml:space="preserve"> the region is painted as “a vast flyover interior, where jobs have disappeared, drug addiction is rife </w:t>
      </w:r>
      <w:r w:rsidRPr="00F35980">
        <w:rPr>
          <w:noProof/>
          <w:sz w:val="28"/>
          <w:szCs w:val="28"/>
        </w:rPr>
        <w:t>and</w:t>
      </w:r>
      <w:r>
        <w:rPr>
          <w:sz w:val="28"/>
          <w:szCs w:val="28"/>
        </w:rPr>
        <w:t xml:space="preserve"> everyone is hoping [President] Trump can bring back the 1950s.”</w:t>
      </w:r>
      <w:r>
        <w:rPr>
          <w:rStyle w:val="EndnoteReference"/>
          <w:sz w:val="28"/>
          <w:szCs w:val="28"/>
        </w:rPr>
        <w:endnoteReference w:id="1"/>
      </w:r>
      <w:r>
        <w:rPr>
          <w:sz w:val="28"/>
          <w:szCs w:val="28"/>
        </w:rPr>
        <w:t xml:space="preserve"> Alternatively, the region is depicted as an expanse of idyllic wheat fields and weathered barns, or a sub-nation of fading or reviving factories. And sometimes the Heartland seems more like Brooklyn, according to the many breathless feature stories about the region’s trendy, millennial-attracting metro areas such as the one featured in television’s “Nashville.” </w:t>
      </w:r>
    </w:p>
    <w:p w14:paraId="77DD98A4" w14:textId="77777777" w:rsidR="00224C4E" w:rsidRDefault="00224C4E" w:rsidP="00224C4E">
      <w:pPr>
        <w:rPr>
          <w:sz w:val="28"/>
          <w:szCs w:val="28"/>
        </w:rPr>
      </w:pPr>
      <w:r>
        <w:rPr>
          <w:sz w:val="28"/>
          <w:szCs w:val="28"/>
        </w:rPr>
        <w:t xml:space="preserve">To be sure, some of these social media “hot takes” and journalistic quick hits have their </w:t>
      </w:r>
      <w:r w:rsidRPr="00F35980">
        <w:rPr>
          <w:noProof/>
          <w:sz w:val="28"/>
          <w:szCs w:val="28"/>
        </w:rPr>
        <w:t>truth</w:t>
      </w:r>
      <w:r>
        <w:rPr>
          <w:sz w:val="28"/>
          <w:szCs w:val="28"/>
        </w:rPr>
        <w:t xml:space="preserve"> and even their use. But what Heartland leaders and citizens </w:t>
      </w:r>
      <w:r w:rsidRPr="00F35980">
        <w:rPr>
          <w:noProof/>
          <w:sz w:val="28"/>
          <w:szCs w:val="28"/>
        </w:rPr>
        <w:t>really</w:t>
      </w:r>
      <w:r>
        <w:rPr>
          <w:sz w:val="28"/>
          <w:szCs w:val="28"/>
        </w:rPr>
        <w:t xml:space="preserve"> need now is a clarifying look at the region. Such a chronicle—by the numbers, with an agreed-upon geography—might </w:t>
      </w:r>
      <w:r>
        <w:rPr>
          <w:sz w:val="28"/>
          <w:szCs w:val="28"/>
        </w:rPr>
        <w:lastRenderedPageBreak/>
        <w:t>actually help in promoting understanding and bringing the conversation home.</w:t>
      </w:r>
    </w:p>
    <w:p w14:paraId="0B35B322" w14:textId="77777777" w:rsidR="00224C4E" w:rsidRDefault="00224C4E" w:rsidP="00224C4E">
      <w:pPr>
        <w:rPr>
          <w:sz w:val="28"/>
          <w:szCs w:val="28"/>
        </w:rPr>
      </w:pPr>
      <w:r>
        <w:rPr>
          <w:sz w:val="28"/>
          <w:szCs w:val="28"/>
        </w:rPr>
        <w:t xml:space="preserve">Which is the point of this factbook: Prepared to support the Walton Family Foundation’s inaugural Heartland Summit, the </w:t>
      </w:r>
      <w:r w:rsidRPr="00BB6D8E">
        <w:rPr>
          <w:b/>
          <w:i/>
          <w:sz w:val="28"/>
          <w:szCs w:val="28"/>
        </w:rPr>
        <w:t>State of the Heartland</w:t>
      </w:r>
      <w:r>
        <w:rPr>
          <w:b/>
          <w:sz w:val="28"/>
          <w:szCs w:val="28"/>
        </w:rPr>
        <w:t xml:space="preserve"> f</w:t>
      </w:r>
      <w:r w:rsidRPr="005A5D95">
        <w:rPr>
          <w:b/>
          <w:sz w:val="28"/>
          <w:szCs w:val="28"/>
        </w:rPr>
        <w:t xml:space="preserve">actbook </w:t>
      </w:r>
      <w:r>
        <w:rPr>
          <w:sz w:val="28"/>
          <w:szCs w:val="28"/>
        </w:rPr>
        <w:t xml:space="preserve">aims to help Heartland changemakers get on the same page about the region’s current condition and its </w:t>
      </w:r>
      <w:r w:rsidRPr="00E6319A">
        <w:rPr>
          <w:noProof/>
          <w:sz w:val="28"/>
          <w:szCs w:val="28"/>
        </w:rPr>
        <w:t>future prospects</w:t>
      </w:r>
      <w:r>
        <w:rPr>
          <w:sz w:val="28"/>
          <w:szCs w:val="28"/>
        </w:rPr>
        <w:t xml:space="preserve"> at a crucial time.</w:t>
      </w:r>
    </w:p>
    <w:p w14:paraId="2625D407" w14:textId="77777777" w:rsidR="00224C4E" w:rsidRDefault="00224C4E" w:rsidP="00224C4E">
      <w:pPr>
        <w:rPr>
          <w:sz w:val="28"/>
          <w:szCs w:val="28"/>
        </w:rPr>
      </w:pPr>
      <w:r>
        <w:rPr>
          <w:sz w:val="28"/>
          <w:szCs w:val="28"/>
        </w:rPr>
        <w:t xml:space="preserve">To that end, this factbook adopts a new state-based definition of the region developed by Walton Family Foundation Fellow Ross DeVol and then provides a series of </w:t>
      </w:r>
      <w:r w:rsidRPr="007E2B20">
        <w:rPr>
          <w:sz w:val="28"/>
          <w:szCs w:val="28"/>
        </w:rPr>
        <w:t xml:space="preserve">26 </w:t>
      </w:r>
      <w:r>
        <w:rPr>
          <w:sz w:val="28"/>
          <w:szCs w:val="28"/>
        </w:rPr>
        <w:t xml:space="preserve">socioeconomic measures on how the defined region’s economy has been performing since the recent financial crisis. </w:t>
      </w:r>
    </w:p>
    <w:p w14:paraId="1443DE9F" w14:textId="77777777" w:rsidR="00224C4E" w:rsidRDefault="00224C4E" w:rsidP="00224C4E">
      <w:pPr>
        <w:rPr>
          <w:sz w:val="28"/>
          <w:szCs w:val="28"/>
        </w:rPr>
      </w:pPr>
      <w:r>
        <w:rPr>
          <w:sz w:val="28"/>
          <w:szCs w:val="28"/>
        </w:rPr>
        <w:t xml:space="preserve">The Walton-defined region (see the </w:t>
      </w:r>
      <w:r w:rsidRPr="007E2B20">
        <w:rPr>
          <w:sz w:val="28"/>
          <w:szCs w:val="28"/>
        </w:rPr>
        <w:t>following box</w:t>
      </w:r>
      <w:r>
        <w:rPr>
          <w:sz w:val="28"/>
          <w:szCs w:val="28"/>
        </w:rPr>
        <w:t xml:space="preserve">) is novel in several ways, but especially in that it allows the factbook to treat the Heartland as a single “country within the country” in addition to an amalgam of constituent sub-regions, states, metropolitan areas, and counties. Given that, the structuring of the factbook allows readers to get a better sense of how the Heartland is doing </w:t>
      </w:r>
      <w:r w:rsidRPr="00F35980">
        <w:rPr>
          <w:noProof/>
          <w:sz w:val="28"/>
          <w:szCs w:val="28"/>
        </w:rPr>
        <w:t>in relation to</w:t>
      </w:r>
      <w:r>
        <w:rPr>
          <w:sz w:val="28"/>
          <w:szCs w:val="28"/>
        </w:rPr>
        <w:t xml:space="preserve"> the rest of the country, as well as how particular states and localities are performing </w:t>
      </w:r>
      <w:r>
        <w:rPr>
          <w:noProof/>
          <w:sz w:val="28"/>
          <w:szCs w:val="28"/>
        </w:rPr>
        <w:t>relative</w:t>
      </w:r>
      <w:r w:rsidRPr="00F35980">
        <w:rPr>
          <w:noProof/>
          <w:sz w:val="28"/>
          <w:szCs w:val="28"/>
        </w:rPr>
        <w:t xml:space="preserve"> to</w:t>
      </w:r>
      <w:r>
        <w:rPr>
          <w:sz w:val="28"/>
          <w:szCs w:val="28"/>
        </w:rPr>
        <w:t xml:space="preserve"> others in the region. </w:t>
      </w:r>
    </w:p>
    <w:p w14:paraId="0AC03795" w14:textId="77777777" w:rsidR="00224C4E" w:rsidRDefault="00224C4E" w:rsidP="00224C4E">
      <w:pPr>
        <w:rPr>
          <w:sz w:val="28"/>
          <w:szCs w:val="28"/>
        </w:rPr>
      </w:pPr>
      <w:r>
        <w:rPr>
          <w:sz w:val="28"/>
          <w:szCs w:val="28"/>
        </w:rPr>
        <w:t xml:space="preserve">The particular indicators, meanwhile, presume the fundamental importance of economic vitality to regional, social, and cultural health. As such, the factbook’s </w:t>
      </w:r>
      <w:r w:rsidRPr="00F35980">
        <w:rPr>
          <w:noProof/>
          <w:sz w:val="28"/>
          <w:szCs w:val="28"/>
        </w:rPr>
        <w:t>indicators</w:t>
      </w:r>
      <w:r>
        <w:rPr>
          <w:sz w:val="28"/>
          <w:szCs w:val="28"/>
        </w:rPr>
        <w:t xml:space="preserve"> cover, first, nine aspects of the region’s </w:t>
      </w:r>
      <w:r w:rsidRPr="00F35980">
        <w:rPr>
          <w:noProof/>
          <w:sz w:val="28"/>
          <w:szCs w:val="28"/>
        </w:rPr>
        <w:t>topline</w:t>
      </w:r>
      <w:r>
        <w:rPr>
          <w:sz w:val="28"/>
          <w:szCs w:val="28"/>
        </w:rPr>
        <w:t xml:space="preserve"> outcomes in the search for economic growth, prosperity, and inclusion. These outcomes represent a core benchmarking of vitality. After that, 17 indicators are used to benchmark the region’s standing on four sorts of drivers of </w:t>
      </w:r>
      <w:r w:rsidRPr="00F35980">
        <w:rPr>
          <w:noProof/>
          <w:sz w:val="28"/>
          <w:szCs w:val="28"/>
        </w:rPr>
        <w:t>strong</w:t>
      </w:r>
      <w:r>
        <w:rPr>
          <w:sz w:val="28"/>
          <w:szCs w:val="28"/>
        </w:rPr>
        <w:t xml:space="preserve"> </w:t>
      </w:r>
      <w:r w:rsidRPr="00F35980">
        <w:rPr>
          <w:noProof/>
          <w:sz w:val="28"/>
          <w:szCs w:val="28"/>
        </w:rPr>
        <w:t>outcomes</w:t>
      </w:r>
      <w:r>
        <w:rPr>
          <w:sz w:val="28"/>
          <w:szCs w:val="28"/>
        </w:rPr>
        <w:t xml:space="preserve">. These latter measures frequently suggest assets and deficits </w:t>
      </w:r>
      <w:r>
        <w:rPr>
          <w:noProof/>
          <w:sz w:val="28"/>
          <w:szCs w:val="28"/>
        </w:rPr>
        <w:t>for</w:t>
      </w:r>
      <w:r>
        <w:rPr>
          <w:sz w:val="28"/>
          <w:szCs w:val="28"/>
        </w:rPr>
        <w:t xml:space="preserve"> leaders to consider as they determine how to steer their communities toward more vibrant and inclusive growth amid the constant churn of today’s globalized, technology-driven economy. </w:t>
      </w:r>
    </w:p>
    <w:p w14:paraId="0B20FCFD" w14:textId="77777777" w:rsidR="00224C4E" w:rsidRDefault="00224C4E" w:rsidP="00224C4E">
      <w:pPr>
        <w:rPr>
          <w:sz w:val="28"/>
          <w:szCs w:val="28"/>
        </w:rPr>
      </w:pPr>
      <w:r>
        <w:rPr>
          <w:sz w:val="28"/>
          <w:szCs w:val="28"/>
        </w:rPr>
        <w:lastRenderedPageBreak/>
        <w:t xml:space="preserve">Many of these indicators, it should be noted, are also available through an accompanying online Heartland data portal (visit </w:t>
      </w:r>
      <w:commentRangeStart w:id="1"/>
      <w:r>
        <w:rPr>
          <w:rStyle w:val="Hyperlink"/>
          <w:sz w:val="28"/>
          <w:szCs w:val="28"/>
          <w:highlight w:val="yellow"/>
        </w:rPr>
        <w:fldChar w:fldCharType="begin"/>
      </w:r>
      <w:r>
        <w:rPr>
          <w:rStyle w:val="Hyperlink"/>
          <w:sz w:val="28"/>
          <w:szCs w:val="28"/>
          <w:highlight w:val="yellow"/>
        </w:rPr>
        <w:instrText xml:space="preserve"> HYPERLINK "http://www.URL.xxx" </w:instrText>
      </w:r>
      <w:r>
        <w:rPr>
          <w:rStyle w:val="Hyperlink"/>
          <w:sz w:val="28"/>
          <w:szCs w:val="28"/>
          <w:highlight w:val="yellow"/>
        </w:rPr>
        <w:fldChar w:fldCharType="separate"/>
      </w:r>
      <w:r w:rsidRPr="00FB084F">
        <w:rPr>
          <w:rStyle w:val="Hyperlink"/>
          <w:sz w:val="28"/>
          <w:szCs w:val="28"/>
          <w:highlight w:val="yellow"/>
        </w:rPr>
        <w:t>www.URL.xxx</w:t>
      </w:r>
      <w:r>
        <w:rPr>
          <w:rStyle w:val="Hyperlink"/>
          <w:sz w:val="28"/>
          <w:szCs w:val="28"/>
          <w:highlight w:val="yellow"/>
        </w:rPr>
        <w:fldChar w:fldCharType="end"/>
      </w:r>
      <w:commentRangeEnd w:id="1"/>
      <w:r>
        <w:rPr>
          <w:rStyle w:val="CommentReference"/>
        </w:rPr>
        <w:commentReference w:id="1"/>
      </w:r>
      <w:r>
        <w:rPr>
          <w:sz w:val="28"/>
          <w:szCs w:val="28"/>
        </w:rPr>
        <w:t xml:space="preserve">). There, Heartland innovators and collaborators can download the numbers for their </w:t>
      </w:r>
      <w:r w:rsidRPr="00F35980">
        <w:rPr>
          <w:noProof/>
          <w:sz w:val="28"/>
          <w:szCs w:val="28"/>
        </w:rPr>
        <w:t>own</w:t>
      </w:r>
      <w:r>
        <w:rPr>
          <w:sz w:val="28"/>
          <w:szCs w:val="28"/>
        </w:rPr>
        <w:t xml:space="preserve"> hometown communities and put them in context with other places.</w:t>
      </w:r>
    </w:p>
    <w:p w14:paraId="0B962FAF" w14:textId="77777777" w:rsidR="00224C4E" w:rsidRDefault="00224C4E" w:rsidP="00224C4E">
      <w:pPr>
        <w:rPr>
          <w:sz w:val="28"/>
          <w:szCs w:val="28"/>
        </w:rPr>
      </w:pPr>
      <w:r>
        <w:rPr>
          <w:sz w:val="28"/>
          <w:szCs w:val="28"/>
        </w:rPr>
        <w:t xml:space="preserve">As to the ultimate purpose of the factbook, it is above all to help the Heartland have a conversation with itself, </w:t>
      </w:r>
      <w:r w:rsidRPr="00F35980">
        <w:rPr>
          <w:noProof/>
          <w:sz w:val="28"/>
          <w:szCs w:val="28"/>
        </w:rPr>
        <w:t>in order to</w:t>
      </w:r>
      <w:r>
        <w:rPr>
          <w:sz w:val="28"/>
          <w:szCs w:val="28"/>
        </w:rPr>
        <w:t xml:space="preserve"> decide what to do to unlock the region’s full potential. Currently, too many of the </w:t>
      </w:r>
      <w:r w:rsidRPr="00F35980">
        <w:rPr>
          <w:noProof/>
          <w:sz w:val="28"/>
          <w:szCs w:val="28"/>
        </w:rPr>
        <w:t>conversations</w:t>
      </w:r>
      <w:r>
        <w:rPr>
          <w:sz w:val="28"/>
          <w:szCs w:val="28"/>
        </w:rPr>
        <w:t xml:space="preserve"> focused on the future of the Heartland are taking place either outside the </w:t>
      </w:r>
      <w:r w:rsidRPr="00F35980">
        <w:rPr>
          <w:noProof/>
          <w:sz w:val="28"/>
          <w:szCs w:val="28"/>
        </w:rPr>
        <w:t>region</w:t>
      </w:r>
      <w:r>
        <w:rPr>
          <w:sz w:val="28"/>
          <w:szCs w:val="28"/>
        </w:rPr>
        <w:t xml:space="preserve"> or narrowly, in isolation. Likewise, too little context and </w:t>
      </w:r>
      <w:r w:rsidRPr="00F35980">
        <w:rPr>
          <w:noProof/>
          <w:sz w:val="28"/>
          <w:szCs w:val="28"/>
        </w:rPr>
        <w:t>too</w:t>
      </w:r>
      <w:r>
        <w:rPr>
          <w:sz w:val="28"/>
          <w:szCs w:val="28"/>
        </w:rPr>
        <w:t xml:space="preserve"> few shared facts are being </w:t>
      </w:r>
      <w:r w:rsidRPr="00F35980">
        <w:rPr>
          <w:noProof/>
          <w:sz w:val="28"/>
          <w:szCs w:val="28"/>
        </w:rPr>
        <w:t>marshaled</w:t>
      </w:r>
      <w:r>
        <w:rPr>
          <w:sz w:val="28"/>
          <w:szCs w:val="28"/>
        </w:rPr>
        <w:t xml:space="preserve"> to help leaders, investors, and instigators in the region channel their efforts in the best direction. </w:t>
      </w:r>
    </w:p>
    <w:p w14:paraId="1BB001C7" w14:textId="77777777" w:rsidR="00224C4E" w:rsidRDefault="00224C4E" w:rsidP="00224C4E">
      <w:pPr>
        <w:rPr>
          <w:sz w:val="28"/>
          <w:szCs w:val="28"/>
        </w:rPr>
      </w:pPr>
      <w:r>
        <w:rPr>
          <w:sz w:val="28"/>
          <w:szCs w:val="28"/>
        </w:rPr>
        <w:t xml:space="preserve">Hence the pages that follow. As the region’s leaders and innovators convene to imagine a brilliant future, the Walton Family Foundation </w:t>
      </w:r>
      <w:r w:rsidRPr="00F35980">
        <w:rPr>
          <w:noProof/>
          <w:sz w:val="28"/>
          <w:szCs w:val="28"/>
        </w:rPr>
        <w:t>and</w:t>
      </w:r>
      <w:r>
        <w:rPr>
          <w:sz w:val="28"/>
          <w:szCs w:val="28"/>
        </w:rPr>
        <w:t xml:space="preserve"> the Brookings Institution’s Metropolitan Policy Program hope that the framing and information presented here will contribute to a fruitful dialogue about the best direction for the Heartland to take.</w:t>
      </w:r>
    </w:p>
    <w:p w14:paraId="1619E4D6" w14:textId="77777777" w:rsidR="00675EE4" w:rsidRDefault="00675EE4">
      <w:pPr>
        <w:rPr>
          <w:sz w:val="28"/>
          <w:szCs w:val="28"/>
        </w:rPr>
      </w:pPr>
      <w:r>
        <w:rPr>
          <w:sz w:val="28"/>
          <w:szCs w:val="28"/>
        </w:rPr>
        <w:br w:type="page"/>
      </w:r>
    </w:p>
    <w:p w14:paraId="25F5F343" w14:textId="4E1EF57F" w:rsidR="00E6319A" w:rsidRPr="00E6319A" w:rsidRDefault="00E6319A" w:rsidP="00675EE4">
      <w:pPr>
        <w:rPr>
          <w:color w:val="FF0000"/>
          <w:sz w:val="24"/>
          <w:szCs w:val="24"/>
        </w:rPr>
      </w:pPr>
      <w:r>
        <w:rPr>
          <w:color w:val="FF0000"/>
          <w:sz w:val="24"/>
          <w:szCs w:val="24"/>
        </w:rPr>
        <w:lastRenderedPageBreak/>
        <w:t>Screen box with embedded map</w:t>
      </w:r>
    </w:p>
    <w:p w14:paraId="275608B9" w14:textId="77777777" w:rsidR="00224C4E" w:rsidRPr="00FE3126" w:rsidRDefault="00224C4E" w:rsidP="00224C4E">
      <w:pPr>
        <w:pStyle w:val="Heading2"/>
        <w:pBdr>
          <w:top w:val="single" w:sz="4" w:space="1" w:color="auto"/>
          <w:left w:val="single" w:sz="4" w:space="4" w:color="auto"/>
          <w:bottom w:val="single" w:sz="4" w:space="1" w:color="auto"/>
          <w:right w:val="single" w:sz="4" w:space="4" w:color="auto"/>
        </w:pBdr>
        <w:shd w:val="pct12" w:color="auto" w:fill="auto"/>
      </w:pPr>
      <w:r>
        <w:t>‘</w:t>
      </w:r>
      <w:r w:rsidRPr="00973ABB">
        <w:t>A Country Within the Country</w:t>
      </w:r>
      <w:r>
        <w:t>’:</w:t>
      </w:r>
      <w:r w:rsidRPr="00973ABB">
        <w:t xml:space="preserve"> Defining the America</w:t>
      </w:r>
      <w:r>
        <w:t>n</w:t>
      </w:r>
      <w:r w:rsidRPr="00973ABB">
        <w:t xml:space="preserve"> Heartland </w:t>
      </w:r>
    </w:p>
    <w:p w14:paraId="2A9960F9" w14:textId="77777777" w:rsidR="00224C4E" w:rsidRDefault="00224C4E" w:rsidP="00224C4E">
      <w:pPr>
        <w:pBdr>
          <w:top w:val="single" w:sz="4" w:space="1" w:color="auto"/>
          <w:left w:val="single" w:sz="4" w:space="4" w:color="auto"/>
          <w:bottom w:val="single" w:sz="4" w:space="1" w:color="auto"/>
          <w:right w:val="single" w:sz="4" w:space="4" w:color="auto"/>
        </w:pBdr>
        <w:shd w:val="pct12" w:color="auto" w:fill="auto"/>
        <w:rPr>
          <w:sz w:val="28"/>
          <w:szCs w:val="28"/>
        </w:rPr>
      </w:pPr>
      <w:r>
        <w:rPr>
          <w:sz w:val="28"/>
          <w:szCs w:val="28"/>
        </w:rPr>
        <w:t>T</w:t>
      </w:r>
      <w:r w:rsidRPr="00973ABB">
        <w:rPr>
          <w:sz w:val="28"/>
          <w:szCs w:val="28"/>
        </w:rPr>
        <w:t>he term “American Heartland”</w:t>
      </w:r>
      <w:r>
        <w:rPr>
          <w:sz w:val="28"/>
          <w:szCs w:val="28"/>
        </w:rPr>
        <w:t xml:space="preserve"> brings to mind s</w:t>
      </w:r>
      <w:r w:rsidRPr="00973ABB">
        <w:rPr>
          <w:sz w:val="28"/>
          <w:szCs w:val="28"/>
        </w:rPr>
        <w:t>pecific images, cultural values</w:t>
      </w:r>
      <w:r>
        <w:rPr>
          <w:sz w:val="28"/>
          <w:szCs w:val="28"/>
        </w:rPr>
        <w:t>,</w:t>
      </w:r>
      <w:r w:rsidRPr="00973ABB">
        <w:rPr>
          <w:sz w:val="28"/>
          <w:szCs w:val="28"/>
        </w:rPr>
        <w:t xml:space="preserve"> and geographic boundaries</w:t>
      </w:r>
      <w:r>
        <w:rPr>
          <w:sz w:val="28"/>
          <w:szCs w:val="28"/>
        </w:rPr>
        <w:t xml:space="preserve">. </w:t>
      </w:r>
      <w:r w:rsidRPr="00973ABB">
        <w:rPr>
          <w:sz w:val="28"/>
          <w:szCs w:val="28"/>
        </w:rPr>
        <w:t xml:space="preserve">However, </w:t>
      </w:r>
      <w:r>
        <w:rPr>
          <w:sz w:val="28"/>
          <w:szCs w:val="28"/>
        </w:rPr>
        <w:t xml:space="preserve">no single </w:t>
      </w:r>
      <w:r w:rsidRPr="00973ABB">
        <w:rPr>
          <w:sz w:val="28"/>
          <w:szCs w:val="28"/>
        </w:rPr>
        <w:t xml:space="preserve">shared </w:t>
      </w:r>
      <w:r>
        <w:rPr>
          <w:sz w:val="28"/>
          <w:szCs w:val="28"/>
        </w:rPr>
        <w:t xml:space="preserve">definition </w:t>
      </w:r>
      <w:r w:rsidRPr="00973ABB">
        <w:rPr>
          <w:sz w:val="28"/>
          <w:szCs w:val="28"/>
        </w:rPr>
        <w:t xml:space="preserve">of the Heartland has </w:t>
      </w:r>
      <w:r>
        <w:rPr>
          <w:sz w:val="28"/>
          <w:szCs w:val="28"/>
        </w:rPr>
        <w:t>emerged over the years</w:t>
      </w:r>
      <w:r w:rsidRPr="00973ABB">
        <w:rPr>
          <w:sz w:val="28"/>
          <w:szCs w:val="28"/>
        </w:rPr>
        <w:t>.</w:t>
      </w:r>
      <w:r>
        <w:rPr>
          <w:sz w:val="28"/>
          <w:szCs w:val="28"/>
        </w:rPr>
        <w:t xml:space="preserve"> In fact, when last year </w:t>
      </w:r>
      <w:r w:rsidRPr="009D2DEC">
        <w:rPr>
          <w:i/>
          <w:sz w:val="28"/>
          <w:szCs w:val="28"/>
        </w:rPr>
        <w:t>The New York Times</w:t>
      </w:r>
      <w:r>
        <w:rPr>
          <w:sz w:val="28"/>
          <w:szCs w:val="28"/>
        </w:rPr>
        <w:t xml:space="preserve"> asked its readers to choose from nine different U.S. “Heartland” maps depicting the Midwest, the Rust Belt, the “Breadbasket,” and other geographies no map received more than 22 percent of the vote</w:t>
      </w:r>
      <w:commentRangeStart w:id="2"/>
      <w:r>
        <w:rPr>
          <w:sz w:val="28"/>
          <w:szCs w:val="28"/>
        </w:rPr>
        <w:t>.</w:t>
      </w:r>
      <w:r w:rsidRPr="009D2DEC">
        <w:rPr>
          <w:rStyle w:val="EndnoteReference"/>
          <w:sz w:val="28"/>
          <w:szCs w:val="28"/>
        </w:rPr>
        <w:t xml:space="preserve"> </w:t>
      </w:r>
      <w:r w:rsidRPr="00973ABB">
        <w:rPr>
          <w:rStyle w:val="EndnoteReference"/>
          <w:sz w:val="28"/>
          <w:szCs w:val="28"/>
        </w:rPr>
        <w:endnoteReference w:id="2"/>
      </w:r>
      <w:r>
        <w:rPr>
          <w:sz w:val="28"/>
          <w:szCs w:val="28"/>
        </w:rPr>
        <w:t xml:space="preserve"> </w:t>
      </w:r>
      <w:commentRangeEnd w:id="2"/>
      <w:r>
        <w:rPr>
          <w:rStyle w:val="CommentReference"/>
        </w:rPr>
        <w:commentReference w:id="2"/>
      </w:r>
      <w:r>
        <w:rPr>
          <w:sz w:val="28"/>
          <w:szCs w:val="28"/>
        </w:rPr>
        <w:t xml:space="preserve">Nor has the concept grown any </w:t>
      </w:r>
      <w:r w:rsidRPr="00E6319A">
        <w:rPr>
          <w:noProof/>
          <w:sz w:val="28"/>
          <w:szCs w:val="28"/>
        </w:rPr>
        <w:t>less</w:t>
      </w:r>
      <w:r>
        <w:rPr>
          <w:noProof/>
          <w:sz w:val="28"/>
          <w:szCs w:val="28"/>
        </w:rPr>
        <w:t xml:space="preserve"> </w:t>
      </w:r>
      <w:r w:rsidRPr="00E6319A">
        <w:rPr>
          <w:noProof/>
          <w:sz w:val="28"/>
          <w:szCs w:val="28"/>
        </w:rPr>
        <w:t>elusive</w:t>
      </w:r>
      <w:r>
        <w:rPr>
          <w:sz w:val="28"/>
          <w:szCs w:val="28"/>
        </w:rPr>
        <w:t xml:space="preserve"> for all the discussion since then.</w:t>
      </w:r>
    </w:p>
    <w:p w14:paraId="5929FA09" w14:textId="77777777" w:rsidR="00224C4E" w:rsidRDefault="00224C4E" w:rsidP="00224C4E">
      <w:pPr>
        <w:pBdr>
          <w:top w:val="single" w:sz="4" w:space="1" w:color="auto"/>
          <w:left w:val="single" w:sz="4" w:space="4" w:color="auto"/>
          <w:bottom w:val="single" w:sz="4" w:space="1" w:color="auto"/>
          <w:right w:val="single" w:sz="4" w:space="4" w:color="auto"/>
        </w:pBdr>
        <w:shd w:val="pct12" w:color="auto" w:fill="auto"/>
        <w:rPr>
          <w:sz w:val="28"/>
          <w:szCs w:val="28"/>
        </w:rPr>
      </w:pPr>
      <w:r>
        <w:rPr>
          <w:sz w:val="28"/>
          <w:szCs w:val="28"/>
        </w:rPr>
        <w:t>This year, however, the Walton Family Foundation published a short report by Foundation Fellow Ross DeVol that advanced a modern, state-based definition of the region—and it is that definition that this factbook employs.</w:t>
      </w:r>
      <w:r>
        <w:rPr>
          <w:rStyle w:val="EndnoteReference"/>
          <w:sz w:val="28"/>
          <w:szCs w:val="28"/>
        </w:rPr>
        <w:endnoteReference w:id="3"/>
      </w:r>
    </w:p>
    <w:p w14:paraId="3A6A1358" w14:textId="77777777" w:rsidR="00224C4E" w:rsidRDefault="00224C4E" w:rsidP="00224C4E">
      <w:pPr>
        <w:pBdr>
          <w:top w:val="single" w:sz="4" w:space="1" w:color="auto"/>
          <w:left w:val="single" w:sz="4" w:space="4" w:color="auto"/>
          <w:bottom w:val="single" w:sz="4" w:space="1" w:color="auto"/>
          <w:right w:val="single" w:sz="4" w:space="4" w:color="auto"/>
        </w:pBdr>
        <w:shd w:val="pct12" w:color="auto" w:fill="auto"/>
        <w:rPr>
          <w:sz w:val="28"/>
          <w:szCs w:val="28"/>
        </w:rPr>
      </w:pPr>
      <w:r>
        <w:rPr>
          <w:sz w:val="28"/>
          <w:szCs w:val="28"/>
        </w:rPr>
        <w:t xml:space="preserve">The Walton definition takes its cue from </w:t>
      </w:r>
      <w:r w:rsidRPr="00F35980">
        <w:rPr>
          <w:noProof/>
          <w:sz w:val="28"/>
          <w:szCs w:val="28"/>
        </w:rPr>
        <w:t>definitions</w:t>
      </w:r>
      <w:r>
        <w:rPr>
          <w:sz w:val="28"/>
          <w:szCs w:val="28"/>
        </w:rPr>
        <w:t xml:space="preserve"> of the word “heartland” and goes from there. </w:t>
      </w:r>
      <w:r w:rsidRPr="00973ABB">
        <w:rPr>
          <w:sz w:val="28"/>
          <w:szCs w:val="28"/>
        </w:rPr>
        <w:t xml:space="preserve">The </w:t>
      </w:r>
      <w:r w:rsidRPr="00DA2D87">
        <w:rPr>
          <w:i/>
          <w:sz w:val="28"/>
          <w:szCs w:val="28"/>
        </w:rPr>
        <w:t>Oxford English Dictionary</w:t>
      </w:r>
      <w:r w:rsidRPr="00973ABB">
        <w:rPr>
          <w:sz w:val="28"/>
          <w:szCs w:val="28"/>
        </w:rPr>
        <w:t xml:space="preserve"> defines a heartland as “a usually extensive central region of homogeneous (geographic, political, industrial, etc.) character.”</w:t>
      </w:r>
      <w:r>
        <w:rPr>
          <w:rStyle w:val="EndnoteReference"/>
          <w:sz w:val="28"/>
          <w:szCs w:val="28"/>
        </w:rPr>
        <w:endnoteReference w:id="4"/>
      </w:r>
      <w:r w:rsidRPr="00973ABB">
        <w:rPr>
          <w:sz w:val="28"/>
          <w:szCs w:val="28"/>
        </w:rPr>
        <w:t xml:space="preserve"> Moving to </w:t>
      </w:r>
      <w:r>
        <w:rPr>
          <w:sz w:val="28"/>
          <w:szCs w:val="28"/>
        </w:rPr>
        <w:t xml:space="preserve">a </w:t>
      </w:r>
      <w:r w:rsidRPr="00973ABB">
        <w:rPr>
          <w:sz w:val="28"/>
          <w:szCs w:val="28"/>
        </w:rPr>
        <w:t xml:space="preserve">specific from </w:t>
      </w:r>
      <w:r>
        <w:rPr>
          <w:sz w:val="28"/>
          <w:szCs w:val="28"/>
        </w:rPr>
        <w:t>a</w:t>
      </w:r>
      <w:r w:rsidRPr="00973ABB">
        <w:rPr>
          <w:sz w:val="28"/>
          <w:szCs w:val="28"/>
        </w:rPr>
        <w:t xml:space="preserve"> generic definition, </w:t>
      </w:r>
      <w:r w:rsidRPr="00DA2D87">
        <w:rPr>
          <w:i/>
          <w:sz w:val="28"/>
          <w:szCs w:val="28"/>
        </w:rPr>
        <w:t>The Merriam-Webster Dictionary</w:t>
      </w:r>
      <w:r w:rsidRPr="00973ABB">
        <w:rPr>
          <w:sz w:val="28"/>
          <w:szCs w:val="28"/>
        </w:rPr>
        <w:t xml:space="preserve"> adds a sociopolitical context to Heartland</w:t>
      </w:r>
      <w:r>
        <w:rPr>
          <w:sz w:val="28"/>
          <w:szCs w:val="28"/>
        </w:rPr>
        <w:t xml:space="preserve">, deeming it </w:t>
      </w:r>
      <w:r w:rsidRPr="00973ABB">
        <w:rPr>
          <w:sz w:val="28"/>
          <w:szCs w:val="28"/>
        </w:rPr>
        <w:t>“the central geographic region of the United States in which mainstream values or traditional values predominate.”</w:t>
      </w:r>
      <w:r>
        <w:rPr>
          <w:rStyle w:val="EndnoteReference"/>
          <w:sz w:val="28"/>
          <w:szCs w:val="28"/>
        </w:rPr>
        <w:endnoteReference w:id="5"/>
      </w:r>
      <w:r w:rsidRPr="00973ABB">
        <w:rPr>
          <w:sz w:val="28"/>
          <w:szCs w:val="28"/>
        </w:rPr>
        <w:t xml:space="preserve"> The Merriam-Webster definition also implies that some Southern states are part of the Heartland.</w:t>
      </w:r>
    </w:p>
    <w:p w14:paraId="4E0E59B2" w14:textId="77777777" w:rsidR="00675EE4" w:rsidRDefault="00675EE4" w:rsidP="00675EE4">
      <w:pPr>
        <w:rPr>
          <w:sz w:val="28"/>
          <w:szCs w:val="28"/>
        </w:rPr>
      </w:pPr>
      <w:r>
        <w:rPr>
          <w:noProof/>
          <w:sz w:val="28"/>
          <w:szCs w:val="28"/>
        </w:rPr>
        <w:lastRenderedPageBreak/>
        <w:drawing>
          <wp:inline distT="0" distB="0" distL="0" distR="0" wp14:anchorId="29317B4C" wp14:editId="6A53D7C4">
            <wp:extent cx="5943600" cy="3865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_Defn_v1.png"/>
                    <pic:cNvPicPr/>
                  </pic:nvPicPr>
                  <pic:blipFill rotWithShape="1">
                    <a:blip r:embed="rId11" cstate="print">
                      <a:extLst>
                        <a:ext uri="{28A0092B-C50C-407E-A947-70E740481C1C}">
                          <a14:useLocalDpi xmlns:a14="http://schemas.microsoft.com/office/drawing/2010/main" val="0"/>
                        </a:ext>
                      </a:extLst>
                    </a:blip>
                    <a:srcRect t="14131"/>
                    <a:stretch/>
                  </pic:blipFill>
                  <pic:spPr bwMode="auto">
                    <a:xfrm>
                      <a:off x="0" y="0"/>
                      <a:ext cx="5943600" cy="3865411"/>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F0A09B9" w14:textId="77777777" w:rsidR="00224C4E" w:rsidRDefault="00224C4E" w:rsidP="00224C4E">
      <w:pPr>
        <w:rPr>
          <w:sz w:val="28"/>
          <w:szCs w:val="28"/>
        </w:rPr>
      </w:pPr>
      <w:r>
        <w:rPr>
          <w:sz w:val="28"/>
          <w:szCs w:val="28"/>
        </w:rPr>
        <w:t xml:space="preserve">Building on those hints, then, the Walton analysis assembles an expansive Heartland built on </w:t>
      </w:r>
      <w:r w:rsidRPr="00E6319A">
        <w:rPr>
          <w:noProof/>
          <w:sz w:val="28"/>
          <w:szCs w:val="28"/>
        </w:rPr>
        <w:t>states</w:t>
      </w:r>
      <w:r>
        <w:rPr>
          <w:sz w:val="28"/>
          <w:szCs w:val="28"/>
        </w:rPr>
        <w:t xml:space="preserve"> that </w:t>
      </w:r>
      <w:r w:rsidRPr="00F35980">
        <w:rPr>
          <w:noProof/>
          <w:sz w:val="28"/>
          <w:szCs w:val="28"/>
        </w:rPr>
        <w:t>begin</w:t>
      </w:r>
      <w:r>
        <w:rPr>
          <w:sz w:val="28"/>
          <w:szCs w:val="28"/>
        </w:rPr>
        <w:t xml:space="preserve"> with the classic Midwest; includes parts of the South; but excludes both </w:t>
      </w:r>
      <w:r w:rsidRPr="00973ABB">
        <w:rPr>
          <w:sz w:val="28"/>
          <w:szCs w:val="28"/>
        </w:rPr>
        <w:t xml:space="preserve">the original 13 American </w:t>
      </w:r>
      <w:r>
        <w:rPr>
          <w:sz w:val="28"/>
          <w:szCs w:val="28"/>
        </w:rPr>
        <w:t>c</w:t>
      </w:r>
      <w:r w:rsidRPr="00973ABB">
        <w:rPr>
          <w:sz w:val="28"/>
          <w:szCs w:val="28"/>
        </w:rPr>
        <w:t>olonies</w:t>
      </w:r>
      <w:r>
        <w:rPr>
          <w:sz w:val="28"/>
          <w:szCs w:val="28"/>
        </w:rPr>
        <w:t xml:space="preserve"> and the Intermountain West (and so excludes West Virginia, once a part of an original colony: Virginia)</w:t>
      </w:r>
      <w:r w:rsidRPr="00973ABB">
        <w:rPr>
          <w:sz w:val="28"/>
          <w:szCs w:val="28"/>
        </w:rPr>
        <w:t>.</w:t>
      </w:r>
      <w:r>
        <w:rPr>
          <w:sz w:val="28"/>
          <w:szCs w:val="28"/>
        </w:rPr>
        <w:t xml:space="preserve"> Along these lines, the Walton Heartland is a mashup of all or most of four different U.S. Census Bureau regions: </w:t>
      </w:r>
      <w:r w:rsidRPr="00367D42">
        <w:rPr>
          <w:b/>
          <w:sz w:val="28"/>
          <w:szCs w:val="28"/>
        </w:rPr>
        <w:t>East North Central</w:t>
      </w:r>
      <w:r w:rsidRPr="00973ABB">
        <w:rPr>
          <w:sz w:val="28"/>
          <w:szCs w:val="28"/>
        </w:rPr>
        <w:t xml:space="preserve"> (Ohio, Michigan, Indiana, Illinois and Wisconsin)</w:t>
      </w:r>
      <w:r>
        <w:rPr>
          <w:sz w:val="28"/>
          <w:szCs w:val="28"/>
        </w:rPr>
        <w:t xml:space="preserve">; </w:t>
      </w:r>
      <w:r w:rsidRPr="00367D42">
        <w:rPr>
          <w:b/>
          <w:sz w:val="28"/>
          <w:szCs w:val="28"/>
        </w:rPr>
        <w:t>West North Central</w:t>
      </w:r>
      <w:r w:rsidRPr="00973ABB">
        <w:rPr>
          <w:sz w:val="28"/>
          <w:szCs w:val="28"/>
        </w:rPr>
        <w:t xml:space="preserve"> (Missouri, Kansas, Iowa, Minnesota, Nebraska, South Dakota and North Dakota)</w:t>
      </w:r>
      <w:r>
        <w:rPr>
          <w:sz w:val="28"/>
          <w:szCs w:val="28"/>
        </w:rPr>
        <w:t>;</w:t>
      </w:r>
      <w:r w:rsidRPr="00973ABB">
        <w:rPr>
          <w:sz w:val="28"/>
          <w:szCs w:val="28"/>
        </w:rPr>
        <w:t xml:space="preserve"> </w:t>
      </w:r>
      <w:r w:rsidRPr="00367D42">
        <w:rPr>
          <w:b/>
          <w:sz w:val="28"/>
          <w:szCs w:val="28"/>
        </w:rPr>
        <w:t>East South Central</w:t>
      </w:r>
      <w:r w:rsidRPr="00973ABB">
        <w:rPr>
          <w:sz w:val="28"/>
          <w:szCs w:val="28"/>
        </w:rPr>
        <w:t xml:space="preserve"> (Kentucky, Tennessee, Alabama and Mississippi)</w:t>
      </w:r>
      <w:r>
        <w:rPr>
          <w:sz w:val="28"/>
          <w:szCs w:val="28"/>
        </w:rPr>
        <w:t xml:space="preserve">; and </w:t>
      </w:r>
      <w:r w:rsidRPr="00367D42">
        <w:rPr>
          <w:b/>
          <w:sz w:val="28"/>
          <w:szCs w:val="28"/>
        </w:rPr>
        <w:t>West South Central</w:t>
      </w:r>
      <w:r>
        <w:rPr>
          <w:sz w:val="28"/>
          <w:szCs w:val="28"/>
        </w:rPr>
        <w:t xml:space="preserve"> (from which </w:t>
      </w:r>
      <w:r w:rsidRPr="00973ABB">
        <w:rPr>
          <w:sz w:val="28"/>
          <w:szCs w:val="28"/>
        </w:rPr>
        <w:t xml:space="preserve">Arkansas, Oklahoma </w:t>
      </w:r>
      <w:r w:rsidRPr="00F35980">
        <w:rPr>
          <w:noProof/>
          <w:sz w:val="28"/>
          <w:szCs w:val="28"/>
        </w:rPr>
        <w:t>and</w:t>
      </w:r>
      <w:r w:rsidRPr="00973ABB">
        <w:rPr>
          <w:sz w:val="28"/>
          <w:szCs w:val="28"/>
        </w:rPr>
        <w:t xml:space="preserve"> Louisiana </w:t>
      </w:r>
      <w:r>
        <w:rPr>
          <w:sz w:val="28"/>
          <w:szCs w:val="28"/>
        </w:rPr>
        <w:t>are included)</w:t>
      </w:r>
      <w:r w:rsidRPr="00973ABB">
        <w:rPr>
          <w:sz w:val="28"/>
          <w:szCs w:val="28"/>
        </w:rPr>
        <w:t>.</w:t>
      </w:r>
    </w:p>
    <w:p w14:paraId="7F23D0ED" w14:textId="77777777" w:rsidR="00224C4E" w:rsidRDefault="00224C4E" w:rsidP="00224C4E">
      <w:pPr>
        <w:rPr>
          <w:sz w:val="28"/>
          <w:szCs w:val="28"/>
        </w:rPr>
      </w:pPr>
      <w:r>
        <w:rPr>
          <w:sz w:val="28"/>
          <w:szCs w:val="28"/>
        </w:rPr>
        <w:t xml:space="preserve">As defined here, then, the Heartland consists of nearly </w:t>
      </w:r>
      <w:r w:rsidRPr="00367D42">
        <w:rPr>
          <w:b/>
          <w:sz w:val="28"/>
          <w:szCs w:val="28"/>
        </w:rPr>
        <w:t>1.1 million square miles</w:t>
      </w:r>
      <w:r>
        <w:rPr>
          <w:sz w:val="28"/>
          <w:szCs w:val="28"/>
        </w:rPr>
        <w:t xml:space="preserve">—roughly one-third of the national landmass—sprawling across </w:t>
      </w:r>
      <w:r w:rsidRPr="00367D42">
        <w:rPr>
          <w:b/>
          <w:sz w:val="28"/>
          <w:szCs w:val="28"/>
        </w:rPr>
        <w:t>19 mostly inland states</w:t>
      </w:r>
      <w:r>
        <w:rPr>
          <w:sz w:val="28"/>
          <w:szCs w:val="28"/>
        </w:rPr>
        <w:t>.</w:t>
      </w:r>
    </w:p>
    <w:p w14:paraId="293AE297" w14:textId="6A6B1A61" w:rsidR="00675EE4" w:rsidRPr="00224C4E" w:rsidRDefault="00224C4E" w:rsidP="00675EE4">
      <w:pPr>
        <w:rPr>
          <w:color w:val="FF0000"/>
          <w:sz w:val="28"/>
          <w:szCs w:val="28"/>
        </w:rPr>
      </w:pPr>
      <w:r>
        <w:rPr>
          <w:sz w:val="28"/>
          <w:szCs w:val="28"/>
        </w:rPr>
        <w:t>As such, the Heartland region constitutes a cross-cutting middle of the nation with an economy that is bigger than</w:t>
      </w:r>
      <w:r w:rsidRPr="00CA6FE3">
        <w:rPr>
          <w:sz w:val="28"/>
          <w:szCs w:val="28"/>
        </w:rPr>
        <w:t xml:space="preserve"> </w:t>
      </w:r>
      <w:r w:rsidRPr="00DA2D87">
        <w:rPr>
          <w:sz w:val="28"/>
          <w:szCs w:val="28"/>
        </w:rPr>
        <w:t>Germany</w:t>
      </w:r>
      <w:r>
        <w:rPr>
          <w:sz w:val="28"/>
          <w:szCs w:val="28"/>
        </w:rPr>
        <w:t>’s</w:t>
      </w:r>
      <w:r w:rsidRPr="00DA2D87">
        <w:rPr>
          <w:sz w:val="28"/>
          <w:szCs w:val="28"/>
        </w:rPr>
        <w:t xml:space="preserve"> </w:t>
      </w:r>
      <w:r w:rsidRPr="00CA6FE3">
        <w:rPr>
          <w:sz w:val="28"/>
          <w:szCs w:val="28"/>
        </w:rPr>
        <w:t>and</w:t>
      </w:r>
      <w:r>
        <w:rPr>
          <w:sz w:val="28"/>
          <w:szCs w:val="28"/>
        </w:rPr>
        <w:t xml:space="preserve"> is</w:t>
      </w:r>
      <w:r w:rsidRPr="00CA6FE3">
        <w:rPr>
          <w:sz w:val="28"/>
          <w:szCs w:val="28"/>
        </w:rPr>
        <w:t xml:space="preserve"> </w:t>
      </w:r>
      <w:r>
        <w:rPr>
          <w:sz w:val="28"/>
          <w:szCs w:val="28"/>
        </w:rPr>
        <w:t xml:space="preserve">just a bit smaller than </w:t>
      </w:r>
      <w:r w:rsidRPr="00DA2D87">
        <w:rPr>
          <w:sz w:val="28"/>
          <w:szCs w:val="28"/>
        </w:rPr>
        <w:t>Japan</w:t>
      </w:r>
      <w:r>
        <w:rPr>
          <w:sz w:val="28"/>
          <w:szCs w:val="28"/>
        </w:rPr>
        <w:t xml:space="preserve">’s—the </w:t>
      </w:r>
      <w:r w:rsidRPr="00367D42">
        <w:rPr>
          <w:b/>
          <w:sz w:val="28"/>
          <w:szCs w:val="28"/>
        </w:rPr>
        <w:t>fourth largest economy in the world</w:t>
      </w:r>
      <w:r>
        <w:rPr>
          <w:sz w:val="28"/>
          <w:szCs w:val="28"/>
        </w:rPr>
        <w:t>.</w:t>
      </w:r>
    </w:p>
    <w:p w14:paraId="458D46E9" w14:textId="77777777" w:rsidR="00224C4E" w:rsidRPr="00FE3126" w:rsidRDefault="00224C4E" w:rsidP="00224C4E">
      <w:pPr>
        <w:pStyle w:val="Heading1"/>
      </w:pPr>
      <w:bookmarkStart w:id="3" w:name="_Toc522092105"/>
      <w:r w:rsidRPr="00F13E53">
        <w:lastRenderedPageBreak/>
        <w:t>The State of the Heartland: Indicators</w:t>
      </w:r>
      <w:bookmarkEnd w:id="3"/>
    </w:p>
    <w:p w14:paraId="57E644D7" w14:textId="77777777" w:rsidR="00224C4E" w:rsidRDefault="00224C4E" w:rsidP="00224C4E">
      <w:pPr>
        <w:rPr>
          <w:sz w:val="28"/>
          <w:szCs w:val="28"/>
        </w:rPr>
      </w:pPr>
      <w:r>
        <w:rPr>
          <w:sz w:val="28"/>
          <w:szCs w:val="28"/>
        </w:rPr>
        <w:t xml:space="preserve">What goes into the </w:t>
      </w:r>
      <w:r w:rsidRPr="00E6319A">
        <w:rPr>
          <w:noProof/>
          <w:sz w:val="28"/>
          <w:szCs w:val="28"/>
        </w:rPr>
        <w:t>factbook</w:t>
      </w:r>
      <w:r>
        <w:rPr>
          <w:sz w:val="28"/>
          <w:szCs w:val="28"/>
        </w:rPr>
        <w:t>? “The State of the Heartland: Factbook 2018” consists of two components: a group of measures tracking prosperity “Outcomes” in the region followed by an additional set of measures tracking the region’s standing on core “Drivers” of such prosperity.</w:t>
      </w:r>
    </w:p>
    <w:p w14:paraId="37EBD109" w14:textId="77777777" w:rsidR="00224C4E" w:rsidRDefault="00224C4E" w:rsidP="00224C4E">
      <w:pPr>
        <w:rPr>
          <w:sz w:val="28"/>
          <w:szCs w:val="28"/>
        </w:rPr>
      </w:pPr>
      <w:r>
        <w:rPr>
          <w:sz w:val="28"/>
          <w:szCs w:val="28"/>
        </w:rPr>
        <w:t xml:space="preserve">Along these lines, the </w:t>
      </w:r>
      <w:r w:rsidRPr="00107087">
        <w:rPr>
          <w:b/>
          <w:sz w:val="28"/>
          <w:szCs w:val="28"/>
        </w:rPr>
        <w:t>“Outcomes”</w:t>
      </w:r>
      <w:r>
        <w:rPr>
          <w:sz w:val="28"/>
          <w:szCs w:val="28"/>
        </w:rPr>
        <w:t xml:space="preserve"> section first assesses the topline prosperity of the Heartland region </w:t>
      </w:r>
      <w:r w:rsidRPr="00F35980">
        <w:rPr>
          <w:noProof/>
          <w:sz w:val="28"/>
          <w:szCs w:val="28"/>
        </w:rPr>
        <w:t>in relation to</w:t>
      </w:r>
      <w:r>
        <w:rPr>
          <w:sz w:val="28"/>
          <w:szCs w:val="28"/>
        </w:rPr>
        <w:t xml:space="preserve"> the rest of the nation. Following that, a longer “</w:t>
      </w:r>
      <w:r w:rsidRPr="00107087">
        <w:rPr>
          <w:b/>
          <w:sz w:val="28"/>
          <w:szCs w:val="28"/>
        </w:rPr>
        <w:t>Drivers”</w:t>
      </w:r>
      <w:r>
        <w:rPr>
          <w:sz w:val="28"/>
          <w:szCs w:val="28"/>
        </w:rPr>
        <w:t xml:space="preserve"> section evaluates the</w:t>
      </w:r>
      <w:r w:rsidRPr="00896B5F">
        <w:t xml:space="preserve"> </w:t>
      </w:r>
      <w:r w:rsidRPr="00896B5F">
        <w:rPr>
          <w:sz w:val="28"/>
          <w:szCs w:val="28"/>
        </w:rPr>
        <w:t xml:space="preserve">Heartland’s stock of the assets and conditions needed </w:t>
      </w:r>
      <w:r>
        <w:rPr>
          <w:sz w:val="28"/>
          <w:szCs w:val="28"/>
        </w:rPr>
        <w:t xml:space="preserve">to ensure </w:t>
      </w:r>
      <w:r w:rsidRPr="00896B5F">
        <w:rPr>
          <w:sz w:val="28"/>
          <w:szCs w:val="28"/>
        </w:rPr>
        <w:t>optimal outcomes</w:t>
      </w:r>
      <w:r>
        <w:rPr>
          <w:sz w:val="28"/>
          <w:szCs w:val="28"/>
        </w:rPr>
        <w:t xml:space="preserve">. This section, at times, implies priorities for future self-improvement. Taken together, the two sets of indicators provide a first-of-its-kind resource for helping Heartland citizens and their leaders better understand the opportunities and challenges facing the region. </w:t>
      </w:r>
    </w:p>
    <w:p w14:paraId="6CBF1371" w14:textId="77777777" w:rsidR="00224C4E" w:rsidRDefault="00224C4E" w:rsidP="00224C4E">
      <w:pPr>
        <w:rPr>
          <w:sz w:val="28"/>
          <w:szCs w:val="28"/>
        </w:rPr>
      </w:pPr>
      <w:r>
        <w:rPr>
          <w:sz w:val="28"/>
          <w:szCs w:val="28"/>
        </w:rPr>
        <w:t xml:space="preserve"> Further information about the particular nature and source data for each set of metrics can </w:t>
      </w:r>
      <w:r w:rsidRPr="00F35980">
        <w:rPr>
          <w:noProof/>
          <w:sz w:val="28"/>
          <w:szCs w:val="28"/>
        </w:rPr>
        <w:t>be found</w:t>
      </w:r>
      <w:r>
        <w:rPr>
          <w:sz w:val="28"/>
          <w:szCs w:val="28"/>
        </w:rPr>
        <w:t xml:space="preserve"> below and in the </w:t>
      </w:r>
      <w:r w:rsidRPr="00EB63B0">
        <w:rPr>
          <w:sz w:val="28"/>
          <w:szCs w:val="28"/>
        </w:rPr>
        <w:t>appendix labeled “Methods and Measures.”</w:t>
      </w:r>
    </w:p>
    <w:p w14:paraId="7959D9B2" w14:textId="77777777" w:rsidR="00224C4E" w:rsidRDefault="00224C4E" w:rsidP="00224C4E">
      <w:pPr>
        <w:rPr>
          <w:sz w:val="28"/>
          <w:szCs w:val="28"/>
        </w:rPr>
      </w:pPr>
      <w:r>
        <w:rPr>
          <w:b/>
          <w:sz w:val="40"/>
          <w:szCs w:val="40"/>
        </w:rPr>
        <w:t>Outcomes</w:t>
      </w:r>
    </w:p>
    <w:p w14:paraId="0701876A" w14:textId="77777777" w:rsidR="00224C4E" w:rsidRDefault="00224C4E" w:rsidP="00224C4E">
      <w:pPr>
        <w:rPr>
          <w:sz w:val="28"/>
          <w:szCs w:val="28"/>
        </w:rPr>
      </w:pPr>
      <w:r>
        <w:rPr>
          <w:sz w:val="28"/>
          <w:szCs w:val="28"/>
        </w:rPr>
        <w:t xml:space="preserve">The Outcomes section utilizes nine core indices to benchmark the region’s economic health relative to the rest of the nation. These indices address three dimensions of successful economic development: </w:t>
      </w:r>
      <w:r w:rsidRPr="00CE7931">
        <w:rPr>
          <w:b/>
          <w:sz w:val="28"/>
          <w:szCs w:val="28"/>
        </w:rPr>
        <w:t>growth</w:t>
      </w:r>
      <w:r>
        <w:rPr>
          <w:sz w:val="28"/>
          <w:szCs w:val="28"/>
        </w:rPr>
        <w:t xml:space="preserve">, </w:t>
      </w:r>
      <w:r w:rsidRPr="00CE7931">
        <w:rPr>
          <w:b/>
          <w:sz w:val="28"/>
          <w:szCs w:val="28"/>
        </w:rPr>
        <w:t>prosperity</w:t>
      </w:r>
      <w:r>
        <w:rPr>
          <w:sz w:val="28"/>
          <w:szCs w:val="28"/>
        </w:rPr>
        <w:t xml:space="preserve">, and </w:t>
      </w:r>
      <w:r w:rsidRPr="00CE7931">
        <w:rPr>
          <w:b/>
          <w:sz w:val="28"/>
          <w:szCs w:val="28"/>
        </w:rPr>
        <w:t>inclusion</w:t>
      </w:r>
      <w:r>
        <w:rPr>
          <w:sz w:val="28"/>
          <w:szCs w:val="28"/>
        </w:rPr>
        <w:t xml:space="preserve">. This categorization follows the economic development framework developed for </w:t>
      </w:r>
      <w:ins w:id="4" w:author="Carly P Anderson" w:date="2018-08-27T14:04:00Z">
        <w:r>
          <w:rPr>
            <w:sz w:val="28"/>
            <w:szCs w:val="28"/>
          </w:rPr>
          <w:t xml:space="preserve">the </w:t>
        </w:r>
      </w:ins>
      <w:r>
        <w:rPr>
          <w:sz w:val="28"/>
          <w:szCs w:val="28"/>
        </w:rPr>
        <w:t>Brookings</w:t>
      </w:r>
      <w:del w:id="5" w:author="Carly P Anderson" w:date="2018-08-27T14:04:00Z">
        <w:r w:rsidDel="00FC1596">
          <w:rPr>
            <w:sz w:val="28"/>
            <w:szCs w:val="28"/>
          </w:rPr>
          <w:delText>’</w:delText>
        </w:r>
      </w:del>
      <w:r>
        <w:rPr>
          <w:sz w:val="28"/>
          <w:szCs w:val="28"/>
        </w:rPr>
        <w:t xml:space="preserve"> “Metro Monitor,” an annual </w:t>
      </w:r>
      <w:r w:rsidRPr="00F35980">
        <w:rPr>
          <w:noProof/>
          <w:sz w:val="28"/>
          <w:szCs w:val="28"/>
        </w:rPr>
        <w:t>benchmarking</w:t>
      </w:r>
      <w:r>
        <w:rPr>
          <w:noProof/>
          <w:sz w:val="28"/>
          <w:szCs w:val="28"/>
        </w:rPr>
        <w:t xml:space="preserve"> of</w:t>
      </w:r>
      <w:r>
        <w:rPr>
          <w:sz w:val="28"/>
          <w:szCs w:val="28"/>
        </w:rPr>
        <w:t xml:space="preserve"> large metropolitan areas’ economic performance.</w:t>
      </w:r>
      <w:r>
        <w:rPr>
          <w:rStyle w:val="EndnoteReference"/>
          <w:sz w:val="28"/>
          <w:szCs w:val="28"/>
        </w:rPr>
        <w:endnoteReference w:id="6"/>
      </w:r>
      <w:r>
        <w:rPr>
          <w:sz w:val="28"/>
          <w:szCs w:val="28"/>
        </w:rPr>
        <w:t xml:space="preserve"> </w:t>
      </w:r>
    </w:p>
    <w:p w14:paraId="60B4A9D3" w14:textId="77777777" w:rsidR="00224C4E" w:rsidRDefault="00224C4E" w:rsidP="00224C4E">
      <w:pPr>
        <w:rPr>
          <w:sz w:val="28"/>
          <w:szCs w:val="28"/>
        </w:rPr>
      </w:pPr>
      <w:r>
        <w:rPr>
          <w:sz w:val="28"/>
          <w:szCs w:val="28"/>
        </w:rPr>
        <w:t>What is economic development? Economic development is about putting the economy on a higher growth trajectory.</w:t>
      </w:r>
      <w:r>
        <w:rPr>
          <w:rStyle w:val="EndnoteReference"/>
          <w:sz w:val="28"/>
          <w:szCs w:val="28"/>
        </w:rPr>
        <w:endnoteReference w:id="7"/>
      </w:r>
      <w:r>
        <w:rPr>
          <w:sz w:val="28"/>
          <w:szCs w:val="28"/>
        </w:rPr>
        <w:t xml:space="preserve"> As such, successful economic development boosts </w:t>
      </w:r>
      <w:r w:rsidRPr="00F35980">
        <w:rPr>
          <w:noProof/>
          <w:sz w:val="28"/>
          <w:szCs w:val="28"/>
        </w:rPr>
        <w:t>local</w:t>
      </w:r>
      <w:r>
        <w:rPr>
          <w:sz w:val="28"/>
          <w:szCs w:val="28"/>
        </w:rPr>
        <w:t xml:space="preserve"> fortunes by expanding the amount of growth present (</w:t>
      </w:r>
      <w:r>
        <w:rPr>
          <w:i/>
          <w:sz w:val="28"/>
          <w:szCs w:val="28"/>
        </w:rPr>
        <w:t>growth</w:t>
      </w:r>
      <w:r>
        <w:rPr>
          <w:sz w:val="28"/>
          <w:szCs w:val="28"/>
        </w:rPr>
        <w:t xml:space="preserve">); improving its quality through productivity gains and entrepreneurship that improve the standard of living </w:t>
      </w:r>
      <w:r>
        <w:rPr>
          <w:i/>
          <w:sz w:val="28"/>
          <w:szCs w:val="28"/>
        </w:rPr>
        <w:t>(prosperity</w:t>
      </w:r>
      <w:r>
        <w:rPr>
          <w:sz w:val="28"/>
          <w:szCs w:val="28"/>
        </w:rPr>
        <w:t>)</w:t>
      </w:r>
      <w:r>
        <w:rPr>
          <w:noProof/>
          <w:sz w:val="28"/>
          <w:szCs w:val="28"/>
        </w:rPr>
        <w:t>,</w:t>
      </w:r>
      <w:r w:rsidRPr="00F35980">
        <w:rPr>
          <w:noProof/>
          <w:sz w:val="28"/>
          <w:szCs w:val="28"/>
        </w:rPr>
        <w:t xml:space="preserve"> and</w:t>
      </w:r>
      <w:r>
        <w:rPr>
          <w:sz w:val="28"/>
          <w:szCs w:val="28"/>
        </w:rPr>
        <w:t xml:space="preserve"> by doing that in ways that benefit all people (</w:t>
      </w:r>
      <w:r>
        <w:rPr>
          <w:i/>
          <w:sz w:val="28"/>
          <w:szCs w:val="28"/>
        </w:rPr>
        <w:t>inclusion</w:t>
      </w:r>
      <w:r>
        <w:rPr>
          <w:sz w:val="28"/>
          <w:szCs w:val="28"/>
        </w:rPr>
        <w:t xml:space="preserve">). To </w:t>
      </w:r>
      <w:r>
        <w:rPr>
          <w:sz w:val="28"/>
          <w:szCs w:val="28"/>
        </w:rPr>
        <w:lastRenderedPageBreak/>
        <w:t xml:space="preserve">assess the Heartland’s economic standing and momentum, then, the following pages (and the parallel online interactive tool) display trend data within each of the three categories that track the Heartland’s progress in shaping an advanced, prosperous economy that works for everyone. </w:t>
      </w:r>
    </w:p>
    <w:p w14:paraId="0DE3E5F6" w14:textId="77777777" w:rsidR="00224C4E" w:rsidRDefault="00224C4E" w:rsidP="00224C4E">
      <w:pPr>
        <w:rPr>
          <w:b/>
          <w:sz w:val="32"/>
          <w:szCs w:val="32"/>
        </w:rPr>
      </w:pPr>
      <w:r w:rsidRPr="00FE257C">
        <w:rPr>
          <w:b/>
          <w:sz w:val="32"/>
          <w:szCs w:val="32"/>
        </w:rPr>
        <w:t xml:space="preserve">Measuring </w:t>
      </w:r>
      <w:r>
        <w:rPr>
          <w:b/>
          <w:sz w:val="32"/>
          <w:szCs w:val="32"/>
        </w:rPr>
        <w:t>g</w:t>
      </w:r>
      <w:r w:rsidRPr="00FE257C">
        <w:rPr>
          <w:b/>
          <w:sz w:val="32"/>
          <w:szCs w:val="32"/>
        </w:rPr>
        <w:t>rowth</w:t>
      </w:r>
    </w:p>
    <w:p w14:paraId="7AF9CDD4" w14:textId="77777777" w:rsidR="00224C4E" w:rsidRDefault="00224C4E" w:rsidP="00224C4E">
      <w:pPr>
        <w:rPr>
          <w:sz w:val="28"/>
          <w:szCs w:val="28"/>
        </w:rPr>
      </w:pPr>
      <w:r>
        <w:rPr>
          <w:sz w:val="28"/>
          <w:szCs w:val="28"/>
        </w:rPr>
        <w:t xml:space="preserve">The factbook’s growth indicators measure changes in the size of the Heartland economy both in aggregate and locally, especially in states. Growth is not everything in economic </w:t>
      </w:r>
      <w:r w:rsidRPr="00E6319A">
        <w:rPr>
          <w:noProof/>
          <w:sz w:val="28"/>
          <w:szCs w:val="28"/>
        </w:rPr>
        <w:t>development</w:t>
      </w:r>
      <w:r>
        <w:rPr>
          <w:sz w:val="28"/>
          <w:szCs w:val="28"/>
        </w:rPr>
        <w:t xml:space="preserve"> or even the most important thing, but it matters and brings </w:t>
      </w:r>
      <w:r w:rsidRPr="00F35980">
        <w:rPr>
          <w:noProof/>
          <w:sz w:val="28"/>
          <w:szCs w:val="28"/>
        </w:rPr>
        <w:t>important</w:t>
      </w:r>
      <w:r>
        <w:rPr>
          <w:sz w:val="28"/>
          <w:szCs w:val="28"/>
        </w:rPr>
        <w:t xml:space="preserve"> benefits. Growth creates new opportunities for individuals and firms; growing regions benefit from an increased tax base. Along these lines, the factbook measures the Heartland’s growth </w:t>
      </w:r>
      <w:r w:rsidRPr="00F35980">
        <w:rPr>
          <w:noProof/>
          <w:sz w:val="28"/>
          <w:szCs w:val="28"/>
        </w:rPr>
        <w:t>on the basis of</w:t>
      </w:r>
      <w:r>
        <w:rPr>
          <w:sz w:val="28"/>
          <w:szCs w:val="28"/>
        </w:rPr>
        <w:t xml:space="preserve"> three straightforward measures of the size and growth of t</w:t>
      </w:r>
      <w:r w:rsidRPr="00811E04">
        <w:rPr>
          <w:sz w:val="28"/>
          <w:szCs w:val="28"/>
        </w:rPr>
        <w:t xml:space="preserve">he Heartland’s </w:t>
      </w:r>
      <w:r>
        <w:rPr>
          <w:sz w:val="28"/>
          <w:szCs w:val="28"/>
        </w:rPr>
        <w:t>labor market</w:t>
      </w:r>
      <w:r w:rsidRPr="00811E04">
        <w:rPr>
          <w:sz w:val="28"/>
          <w:szCs w:val="28"/>
        </w:rPr>
        <w:t>, economic output, and entrepreneurship</w:t>
      </w:r>
      <w:r>
        <w:rPr>
          <w:sz w:val="28"/>
          <w:szCs w:val="28"/>
        </w:rPr>
        <w:t>:</w:t>
      </w:r>
    </w:p>
    <w:p w14:paraId="5C5A3872" w14:textId="77777777" w:rsidR="00224C4E" w:rsidRDefault="00224C4E" w:rsidP="00224C4E">
      <w:pPr>
        <w:pStyle w:val="ListParagraph"/>
        <w:numPr>
          <w:ilvl w:val="0"/>
          <w:numId w:val="3"/>
        </w:numPr>
        <w:rPr>
          <w:sz w:val="28"/>
          <w:szCs w:val="28"/>
        </w:rPr>
      </w:pPr>
      <w:r w:rsidRPr="00A92758">
        <w:rPr>
          <w:b/>
          <w:sz w:val="28"/>
          <w:szCs w:val="28"/>
        </w:rPr>
        <w:t>Jobs.</w:t>
      </w:r>
      <w:r>
        <w:rPr>
          <w:sz w:val="28"/>
          <w:szCs w:val="28"/>
        </w:rPr>
        <w:t xml:space="preserve"> Job numbers and their growth approximate the size of the economy and the level of labor demand by measuring the </w:t>
      </w:r>
      <w:r w:rsidRPr="00F35980">
        <w:rPr>
          <w:noProof/>
          <w:sz w:val="28"/>
          <w:szCs w:val="28"/>
        </w:rPr>
        <w:t>number</w:t>
      </w:r>
      <w:r>
        <w:rPr>
          <w:sz w:val="28"/>
          <w:szCs w:val="28"/>
        </w:rPr>
        <w:t xml:space="preserve"> of full- and part-time positions in a regional economy.</w:t>
      </w:r>
    </w:p>
    <w:p w14:paraId="0C346621" w14:textId="77777777" w:rsidR="00224C4E" w:rsidRDefault="00224C4E" w:rsidP="00224C4E">
      <w:pPr>
        <w:pStyle w:val="ListParagraph"/>
        <w:rPr>
          <w:sz w:val="28"/>
          <w:szCs w:val="28"/>
        </w:rPr>
      </w:pPr>
    </w:p>
    <w:p w14:paraId="513EA501" w14:textId="77777777" w:rsidR="00224C4E" w:rsidRDefault="00224C4E" w:rsidP="00224C4E">
      <w:pPr>
        <w:pStyle w:val="ListParagraph"/>
        <w:numPr>
          <w:ilvl w:val="0"/>
          <w:numId w:val="3"/>
        </w:numPr>
        <w:rPr>
          <w:sz w:val="28"/>
          <w:szCs w:val="28"/>
        </w:rPr>
      </w:pPr>
      <w:r>
        <w:rPr>
          <w:b/>
          <w:sz w:val="28"/>
          <w:szCs w:val="28"/>
        </w:rPr>
        <w:t>Output</w:t>
      </w:r>
      <w:r w:rsidRPr="00A92758">
        <w:rPr>
          <w:b/>
          <w:sz w:val="28"/>
          <w:szCs w:val="28"/>
        </w:rPr>
        <w:t>.</w:t>
      </w:r>
      <w:r>
        <w:rPr>
          <w:sz w:val="28"/>
          <w:szCs w:val="28"/>
        </w:rPr>
        <w:t xml:space="preserve"> Real gross domestic product (GDP) measures the total value of the goods and services produced in a region, including wages and profits—a standard of economic output.</w:t>
      </w:r>
    </w:p>
    <w:p w14:paraId="6B4CE6DC" w14:textId="77777777" w:rsidR="00224C4E" w:rsidRPr="00A92758" w:rsidRDefault="00224C4E" w:rsidP="00224C4E">
      <w:pPr>
        <w:pStyle w:val="ListParagraph"/>
        <w:rPr>
          <w:sz w:val="28"/>
          <w:szCs w:val="28"/>
        </w:rPr>
      </w:pPr>
    </w:p>
    <w:p w14:paraId="00417B6A" w14:textId="77777777" w:rsidR="00224C4E" w:rsidRPr="00A92758" w:rsidRDefault="00224C4E" w:rsidP="00224C4E">
      <w:pPr>
        <w:pStyle w:val="ListParagraph"/>
        <w:numPr>
          <w:ilvl w:val="0"/>
          <w:numId w:val="3"/>
        </w:numPr>
        <w:rPr>
          <w:b/>
          <w:sz w:val="28"/>
          <w:szCs w:val="28"/>
        </w:rPr>
      </w:pPr>
      <w:r w:rsidRPr="00E6319A">
        <w:rPr>
          <w:b/>
          <w:noProof/>
          <w:sz w:val="28"/>
          <w:szCs w:val="28"/>
        </w:rPr>
        <w:t>Jobs</w:t>
      </w:r>
      <w:r w:rsidRPr="00A92758">
        <w:rPr>
          <w:b/>
          <w:sz w:val="28"/>
          <w:szCs w:val="28"/>
        </w:rPr>
        <w:t xml:space="preserve"> at young firms.</w:t>
      </w:r>
      <w:r>
        <w:rPr>
          <w:b/>
          <w:sz w:val="28"/>
          <w:szCs w:val="28"/>
        </w:rPr>
        <w:t xml:space="preserve"> </w:t>
      </w:r>
      <w:r w:rsidRPr="00F35980">
        <w:rPr>
          <w:noProof/>
          <w:sz w:val="28"/>
          <w:szCs w:val="28"/>
        </w:rPr>
        <w:t>Changes</w:t>
      </w:r>
      <w:r>
        <w:rPr>
          <w:sz w:val="28"/>
          <w:szCs w:val="28"/>
        </w:rPr>
        <w:t xml:space="preserve"> in the total number of full- and part-time wage and salaried </w:t>
      </w:r>
      <w:r w:rsidRPr="00F35980">
        <w:rPr>
          <w:noProof/>
          <w:sz w:val="28"/>
          <w:szCs w:val="28"/>
        </w:rPr>
        <w:t>jobs</w:t>
      </w:r>
      <w:r>
        <w:rPr>
          <w:sz w:val="28"/>
          <w:szCs w:val="28"/>
        </w:rPr>
        <w:t xml:space="preserve"> at young, private-sector firms age five years or </w:t>
      </w:r>
      <w:r w:rsidRPr="00F35980">
        <w:rPr>
          <w:noProof/>
          <w:sz w:val="28"/>
          <w:szCs w:val="28"/>
        </w:rPr>
        <w:t>less</w:t>
      </w:r>
      <w:r>
        <w:rPr>
          <w:sz w:val="28"/>
          <w:szCs w:val="28"/>
        </w:rPr>
        <w:t xml:space="preserve"> measures the impact of entrepreneurship </w:t>
      </w:r>
      <w:r w:rsidRPr="00F35980">
        <w:rPr>
          <w:noProof/>
          <w:sz w:val="28"/>
          <w:szCs w:val="28"/>
        </w:rPr>
        <w:t>in</w:t>
      </w:r>
      <w:r>
        <w:rPr>
          <w:sz w:val="28"/>
          <w:szCs w:val="28"/>
        </w:rPr>
        <w:t xml:space="preserve"> a regional economy.</w:t>
      </w:r>
    </w:p>
    <w:p w14:paraId="6B283DCA" w14:textId="77777777" w:rsidR="00224C4E" w:rsidRDefault="00224C4E" w:rsidP="00224C4E">
      <w:pPr>
        <w:rPr>
          <w:b/>
          <w:sz w:val="32"/>
          <w:szCs w:val="32"/>
        </w:rPr>
      </w:pPr>
      <w:r w:rsidRPr="00FE257C">
        <w:rPr>
          <w:b/>
          <w:sz w:val="32"/>
          <w:szCs w:val="32"/>
        </w:rPr>
        <w:t xml:space="preserve">Measuring </w:t>
      </w:r>
      <w:r>
        <w:rPr>
          <w:b/>
          <w:sz w:val="32"/>
          <w:szCs w:val="32"/>
        </w:rPr>
        <w:t>p</w:t>
      </w:r>
      <w:r w:rsidRPr="00FE257C">
        <w:rPr>
          <w:b/>
          <w:sz w:val="32"/>
          <w:szCs w:val="32"/>
        </w:rPr>
        <w:t>rosperity</w:t>
      </w:r>
    </w:p>
    <w:p w14:paraId="01D755A4" w14:textId="77777777" w:rsidR="00224C4E" w:rsidRPr="00C84953" w:rsidRDefault="00224C4E" w:rsidP="00224C4E">
      <w:pPr>
        <w:rPr>
          <w:sz w:val="28"/>
          <w:szCs w:val="28"/>
        </w:rPr>
      </w:pPr>
      <w:r w:rsidRPr="00C84953">
        <w:rPr>
          <w:sz w:val="28"/>
          <w:szCs w:val="28"/>
        </w:rPr>
        <w:t>Prosperity reflects changes in the wealth and income produced by an economy, which in turn shapes the potential living standards for workers and families.</w:t>
      </w:r>
      <w:r>
        <w:rPr>
          <w:sz w:val="28"/>
          <w:szCs w:val="28"/>
        </w:rPr>
        <w:t xml:space="preserve"> </w:t>
      </w:r>
      <w:r w:rsidRPr="00F35980">
        <w:rPr>
          <w:noProof/>
          <w:sz w:val="28"/>
          <w:szCs w:val="28"/>
        </w:rPr>
        <w:t>Prosperity</w:t>
      </w:r>
      <w:r w:rsidRPr="00C84953">
        <w:rPr>
          <w:sz w:val="28"/>
          <w:szCs w:val="28"/>
        </w:rPr>
        <w:t xml:space="preserve"> grows in a place when increases in the </w:t>
      </w:r>
      <w:r w:rsidRPr="00C84953">
        <w:rPr>
          <w:sz w:val="28"/>
          <w:szCs w:val="28"/>
        </w:rPr>
        <w:lastRenderedPageBreak/>
        <w:t>productivity of its workers (whether through i</w:t>
      </w:r>
      <w:r>
        <w:rPr>
          <w:sz w:val="28"/>
          <w:szCs w:val="28"/>
        </w:rPr>
        <w:t>mproved</w:t>
      </w:r>
      <w:r w:rsidRPr="00C84953">
        <w:rPr>
          <w:sz w:val="28"/>
          <w:szCs w:val="28"/>
        </w:rPr>
        <w:t xml:space="preserve"> skills or the application of innovations) </w:t>
      </w:r>
      <w:r>
        <w:rPr>
          <w:sz w:val="28"/>
          <w:szCs w:val="28"/>
        </w:rPr>
        <w:t>raises</w:t>
      </w:r>
      <w:r w:rsidRPr="00C84953">
        <w:rPr>
          <w:sz w:val="28"/>
          <w:szCs w:val="28"/>
        </w:rPr>
        <w:t xml:space="preserve"> the value of workers’ labor—and so</w:t>
      </w:r>
      <w:r>
        <w:rPr>
          <w:sz w:val="28"/>
          <w:szCs w:val="28"/>
        </w:rPr>
        <w:t>,</w:t>
      </w:r>
      <w:r w:rsidRPr="00C84953">
        <w:rPr>
          <w:sz w:val="28"/>
          <w:szCs w:val="28"/>
        </w:rPr>
        <w:t xml:space="preserve"> in theory</w:t>
      </w:r>
      <w:r>
        <w:rPr>
          <w:sz w:val="28"/>
          <w:szCs w:val="28"/>
        </w:rPr>
        <w:t>, their wages. As such, the factbook measures prosperity using three indicators designed to measure productivity, wages, and standard of living in the Heartland:</w:t>
      </w:r>
    </w:p>
    <w:p w14:paraId="3CFD1B9E" w14:textId="77777777" w:rsidR="00224C4E" w:rsidRPr="00671EA7" w:rsidRDefault="00224C4E" w:rsidP="00224C4E">
      <w:pPr>
        <w:pStyle w:val="ListParagraph"/>
        <w:numPr>
          <w:ilvl w:val="0"/>
          <w:numId w:val="2"/>
        </w:numPr>
        <w:rPr>
          <w:b/>
          <w:sz w:val="28"/>
          <w:szCs w:val="28"/>
        </w:rPr>
      </w:pPr>
      <w:r>
        <w:rPr>
          <w:b/>
          <w:sz w:val="28"/>
          <w:szCs w:val="28"/>
        </w:rPr>
        <w:t>Productivity</w:t>
      </w:r>
      <w:r w:rsidRPr="00DB3847">
        <w:rPr>
          <w:b/>
          <w:sz w:val="28"/>
          <w:szCs w:val="28"/>
        </w:rPr>
        <w:t>.</w:t>
      </w:r>
      <w:r>
        <w:rPr>
          <w:b/>
          <w:sz w:val="28"/>
          <w:szCs w:val="28"/>
        </w:rPr>
        <w:t xml:space="preserve"> </w:t>
      </w:r>
      <w:r>
        <w:rPr>
          <w:sz w:val="28"/>
          <w:szCs w:val="28"/>
        </w:rPr>
        <w:t>Output, as above, divided by the total number of local jobs, as above,</w:t>
      </w:r>
      <w:r>
        <w:rPr>
          <w:color w:val="FF0000"/>
          <w:sz w:val="28"/>
          <w:szCs w:val="28"/>
        </w:rPr>
        <w:t xml:space="preserve"> </w:t>
      </w:r>
      <w:r>
        <w:rPr>
          <w:sz w:val="28"/>
          <w:szCs w:val="28"/>
        </w:rPr>
        <w:t>yields the output per job, which is a basic measure of a place’s productivity.</w:t>
      </w:r>
    </w:p>
    <w:p w14:paraId="5519483A" w14:textId="77777777" w:rsidR="00224C4E" w:rsidRPr="00DB3847" w:rsidRDefault="00224C4E" w:rsidP="00224C4E">
      <w:pPr>
        <w:pStyle w:val="ListParagraph"/>
        <w:rPr>
          <w:b/>
          <w:sz w:val="28"/>
          <w:szCs w:val="28"/>
        </w:rPr>
      </w:pPr>
    </w:p>
    <w:p w14:paraId="45F4C305" w14:textId="77777777" w:rsidR="00224C4E" w:rsidRPr="00671EA7" w:rsidRDefault="00224C4E" w:rsidP="00224C4E">
      <w:pPr>
        <w:pStyle w:val="ListParagraph"/>
        <w:numPr>
          <w:ilvl w:val="0"/>
          <w:numId w:val="2"/>
        </w:numPr>
        <w:rPr>
          <w:b/>
          <w:sz w:val="28"/>
          <w:szCs w:val="28"/>
        </w:rPr>
      </w:pPr>
      <w:r w:rsidRPr="00DB3847">
        <w:rPr>
          <w:b/>
          <w:sz w:val="28"/>
          <w:szCs w:val="28"/>
        </w:rPr>
        <w:t>Average wage.</w:t>
      </w:r>
      <w:r>
        <w:rPr>
          <w:b/>
          <w:sz w:val="28"/>
          <w:szCs w:val="28"/>
        </w:rPr>
        <w:t xml:space="preserve"> </w:t>
      </w:r>
      <w:r>
        <w:rPr>
          <w:sz w:val="28"/>
          <w:szCs w:val="28"/>
        </w:rPr>
        <w:t xml:space="preserve">Aggregate annual </w:t>
      </w:r>
      <w:r w:rsidRPr="00E6319A">
        <w:rPr>
          <w:noProof/>
          <w:sz w:val="28"/>
          <w:szCs w:val="28"/>
        </w:rPr>
        <w:t>wages</w:t>
      </w:r>
      <w:r>
        <w:rPr>
          <w:sz w:val="28"/>
          <w:szCs w:val="28"/>
        </w:rPr>
        <w:t xml:space="preserve"> paid to workers divided by the total number of jobs yields the average annual </w:t>
      </w:r>
      <w:r w:rsidRPr="00F35980">
        <w:rPr>
          <w:noProof/>
          <w:sz w:val="28"/>
          <w:szCs w:val="28"/>
        </w:rPr>
        <w:t>wage</w:t>
      </w:r>
      <w:r>
        <w:rPr>
          <w:sz w:val="28"/>
          <w:szCs w:val="28"/>
        </w:rPr>
        <w:t xml:space="preserve"> per </w:t>
      </w:r>
      <w:r w:rsidRPr="00F35980">
        <w:rPr>
          <w:noProof/>
          <w:sz w:val="28"/>
          <w:szCs w:val="28"/>
        </w:rPr>
        <w:t>job</w:t>
      </w:r>
      <w:r>
        <w:rPr>
          <w:sz w:val="28"/>
          <w:szCs w:val="28"/>
        </w:rPr>
        <w:t xml:space="preserve"> in a location.</w:t>
      </w:r>
    </w:p>
    <w:p w14:paraId="59EA6A83" w14:textId="77777777" w:rsidR="00224C4E" w:rsidRPr="00671EA7" w:rsidRDefault="00224C4E" w:rsidP="00224C4E">
      <w:pPr>
        <w:pStyle w:val="ListParagraph"/>
        <w:rPr>
          <w:b/>
          <w:sz w:val="28"/>
          <w:szCs w:val="28"/>
        </w:rPr>
      </w:pPr>
    </w:p>
    <w:p w14:paraId="1104F950" w14:textId="77777777" w:rsidR="00224C4E" w:rsidRPr="00DB3847" w:rsidRDefault="00224C4E" w:rsidP="00224C4E">
      <w:pPr>
        <w:pStyle w:val="ListParagraph"/>
        <w:numPr>
          <w:ilvl w:val="0"/>
          <w:numId w:val="2"/>
        </w:numPr>
        <w:rPr>
          <w:b/>
          <w:sz w:val="28"/>
          <w:szCs w:val="28"/>
        </w:rPr>
      </w:pPr>
      <w:r w:rsidRPr="00D86743">
        <w:rPr>
          <w:b/>
          <w:noProof/>
          <w:sz w:val="28"/>
          <w:szCs w:val="28"/>
        </w:rPr>
        <w:t>Standard</w:t>
      </w:r>
      <w:r>
        <w:rPr>
          <w:b/>
          <w:sz w:val="28"/>
          <w:szCs w:val="28"/>
        </w:rPr>
        <w:t xml:space="preserve"> of living</w:t>
      </w:r>
      <w:r w:rsidRPr="00DB3847">
        <w:rPr>
          <w:b/>
          <w:sz w:val="28"/>
          <w:szCs w:val="28"/>
        </w:rPr>
        <w:t>.</w:t>
      </w:r>
      <w:r w:rsidRPr="00671EA7">
        <w:rPr>
          <w:sz w:val="28"/>
          <w:szCs w:val="28"/>
        </w:rPr>
        <w:t xml:space="preserve"> </w:t>
      </w:r>
      <w:r>
        <w:rPr>
          <w:sz w:val="28"/>
          <w:szCs w:val="28"/>
        </w:rPr>
        <w:t xml:space="preserve">Output, from above, divided by the total local population yields output per capita, which reflects place’s average standard of living. </w:t>
      </w:r>
    </w:p>
    <w:p w14:paraId="06DD1DC0" w14:textId="77777777" w:rsidR="00224C4E" w:rsidRDefault="00224C4E" w:rsidP="00224C4E">
      <w:pPr>
        <w:rPr>
          <w:b/>
          <w:sz w:val="32"/>
          <w:szCs w:val="32"/>
        </w:rPr>
      </w:pPr>
      <w:r>
        <w:rPr>
          <w:b/>
          <w:sz w:val="32"/>
          <w:szCs w:val="32"/>
        </w:rPr>
        <w:t>M</w:t>
      </w:r>
      <w:r w:rsidRPr="00FE257C">
        <w:rPr>
          <w:b/>
          <w:sz w:val="32"/>
          <w:szCs w:val="32"/>
        </w:rPr>
        <w:t xml:space="preserve">easuring </w:t>
      </w:r>
      <w:r>
        <w:rPr>
          <w:b/>
          <w:sz w:val="32"/>
          <w:szCs w:val="32"/>
        </w:rPr>
        <w:t>i</w:t>
      </w:r>
      <w:r w:rsidRPr="00FE257C">
        <w:rPr>
          <w:b/>
          <w:sz w:val="32"/>
          <w:szCs w:val="32"/>
        </w:rPr>
        <w:t>nclusion</w:t>
      </w:r>
    </w:p>
    <w:p w14:paraId="6BCAFE41" w14:textId="77777777" w:rsidR="00224C4E" w:rsidRDefault="00224C4E" w:rsidP="00224C4E">
      <w:pPr>
        <w:rPr>
          <w:sz w:val="28"/>
          <w:szCs w:val="28"/>
        </w:rPr>
      </w:pPr>
      <w:r>
        <w:rPr>
          <w:b/>
          <w:sz w:val="32"/>
          <w:szCs w:val="32"/>
        </w:rPr>
        <w:t xml:space="preserve"> </w:t>
      </w:r>
      <w:r>
        <w:rPr>
          <w:sz w:val="28"/>
          <w:szCs w:val="28"/>
        </w:rPr>
        <w:t xml:space="preserve">Inclusion indicators measure how the benefits of growth and prosperity in a region, state, town, or county </w:t>
      </w:r>
      <w:r w:rsidRPr="00F35980">
        <w:rPr>
          <w:noProof/>
          <w:sz w:val="28"/>
          <w:szCs w:val="28"/>
        </w:rPr>
        <w:t>are distributed</w:t>
      </w:r>
      <w:r>
        <w:rPr>
          <w:sz w:val="28"/>
          <w:szCs w:val="28"/>
        </w:rPr>
        <w:t xml:space="preserve"> among individuals. Inclusive growth enables more people to participate in the economy, increase and contribute their skills, and so raise aggregate demand while boosting prosperity and growth. </w:t>
      </w:r>
      <w:r w:rsidRPr="00F35980">
        <w:rPr>
          <w:noProof/>
          <w:sz w:val="28"/>
          <w:szCs w:val="28"/>
        </w:rPr>
        <w:t>In addition</w:t>
      </w:r>
      <w:r>
        <w:rPr>
          <w:sz w:val="28"/>
          <w:szCs w:val="28"/>
        </w:rPr>
        <w:t xml:space="preserve">, ensuring that all people can </w:t>
      </w:r>
      <w:r w:rsidRPr="00F35980">
        <w:rPr>
          <w:noProof/>
          <w:sz w:val="28"/>
          <w:szCs w:val="28"/>
        </w:rPr>
        <w:t>contribute</w:t>
      </w:r>
      <w:r>
        <w:rPr>
          <w:sz w:val="28"/>
          <w:szCs w:val="28"/>
        </w:rPr>
        <w:t xml:space="preserve"> to and benefit from growth and </w:t>
      </w:r>
      <w:r w:rsidRPr="00F35980">
        <w:rPr>
          <w:noProof/>
          <w:sz w:val="28"/>
          <w:szCs w:val="28"/>
        </w:rPr>
        <w:t>prosperity</w:t>
      </w:r>
      <w:r>
        <w:rPr>
          <w:sz w:val="28"/>
          <w:szCs w:val="28"/>
        </w:rPr>
        <w:t xml:space="preserve"> helps to sustain social tranquility and widespread support for the policies on which growth and </w:t>
      </w:r>
      <w:r w:rsidRPr="00F35980">
        <w:rPr>
          <w:noProof/>
          <w:sz w:val="28"/>
          <w:szCs w:val="28"/>
        </w:rPr>
        <w:t>prosperity</w:t>
      </w:r>
      <w:r>
        <w:rPr>
          <w:sz w:val="28"/>
          <w:szCs w:val="28"/>
        </w:rPr>
        <w:t xml:space="preserve"> depend. In that sense, economic inclusion is the most effective way to ensure that economic growth is lasting. In this regard, the </w:t>
      </w:r>
      <w:r w:rsidRPr="00F35980">
        <w:rPr>
          <w:noProof/>
          <w:sz w:val="28"/>
          <w:szCs w:val="28"/>
        </w:rPr>
        <w:t>factbook measures labor market inclusion</w:t>
      </w:r>
      <w:r>
        <w:rPr>
          <w:sz w:val="28"/>
          <w:szCs w:val="28"/>
        </w:rPr>
        <w:t xml:space="preserve"> and </w:t>
      </w:r>
      <w:r w:rsidRPr="00F35980">
        <w:rPr>
          <w:noProof/>
          <w:sz w:val="28"/>
          <w:szCs w:val="28"/>
        </w:rPr>
        <w:t>inclusive</w:t>
      </w:r>
      <w:r>
        <w:rPr>
          <w:sz w:val="28"/>
          <w:szCs w:val="28"/>
        </w:rPr>
        <w:t xml:space="preserve"> financial well-being using three more indicators: </w:t>
      </w:r>
    </w:p>
    <w:p w14:paraId="6588E398" w14:textId="77777777" w:rsidR="00224C4E" w:rsidRDefault="00224C4E" w:rsidP="00224C4E">
      <w:pPr>
        <w:pStyle w:val="ListParagraph"/>
        <w:numPr>
          <w:ilvl w:val="0"/>
          <w:numId w:val="4"/>
        </w:numPr>
        <w:rPr>
          <w:sz w:val="28"/>
          <w:szCs w:val="28"/>
        </w:rPr>
      </w:pPr>
      <w:r w:rsidRPr="00887433">
        <w:rPr>
          <w:b/>
          <w:sz w:val="28"/>
          <w:szCs w:val="28"/>
        </w:rPr>
        <w:t>Employment rate.</w:t>
      </w:r>
      <w:r>
        <w:rPr>
          <w:sz w:val="28"/>
          <w:szCs w:val="28"/>
        </w:rPr>
        <w:t xml:space="preserve"> The employment-to-population ratio measures the share of individuals age 18 to 64 who are currently employed.</w:t>
      </w:r>
    </w:p>
    <w:p w14:paraId="4F903248" w14:textId="77777777" w:rsidR="00224C4E" w:rsidRDefault="00224C4E" w:rsidP="00224C4E">
      <w:pPr>
        <w:pStyle w:val="ListParagraph"/>
        <w:rPr>
          <w:sz w:val="28"/>
          <w:szCs w:val="28"/>
        </w:rPr>
      </w:pPr>
    </w:p>
    <w:p w14:paraId="69E5DBDB" w14:textId="77777777" w:rsidR="00224C4E" w:rsidRPr="00B26DD4" w:rsidRDefault="00224C4E" w:rsidP="00224C4E">
      <w:pPr>
        <w:pStyle w:val="ListParagraph"/>
        <w:numPr>
          <w:ilvl w:val="0"/>
          <w:numId w:val="4"/>
        </w:numPr>
        <w:rPr>
          <w:b/>
          <w:sz w:val="28"/>
          <w:szCs w:val="28"/>
        </w:rPr>
      </w:pPr>
      <w:r w:rsidRPr="00887433">
        <w:rPr>
          <w:b/>
          <w:sz w:val="28"/>
          <w:szCs w:val="28"/>
        </w:rPr>
        <w:lastRenderedPageBreak/>
        <w:t>Median wage.</w:t>
      </w:r>
      <w:r>
        <w:rPr>
          <w:b/>
          <w:sz w:val="28"/>
          <w:szCs w:val="28"/>
        </w:rPr>
        <w:t xml:space="preserve"> </w:t>
      </w:r>
      <w:r>
        <w:rPr>
          <w:sz w:val="28"/>
          <w:szCs w:val="28"/>
        </w:rPr>
        <w:t xml:space="preserve">The median </w:t>
      </w:r>
      <w:r w:rsidRPr="00F35980">
        <w:rPr>
          <w:noProof/>
          <w:sz w:val="28"/>
          <w:szCs w:val="28"/>
        </w:rPr>
        <w:t>wage</w:t>
      </w:r>
      <w:r>
        <w:rPr>
          <w:sz w:val="28"/>
          <w:szCs w:val="28"/>
        </w:rPr>
        <w:t xml:space="preserve"> measures the annual </w:t>
      </w:r>
      <w:r w:rsidRPr="00F35980">
        <w:rPr>
          <w:noProof/>
          <w:sz w:val="28"/>
          <w:szCs w:val="28"/>
        </w:rPr>
        <w:t>wage</w:t>
      </w:r>
      <w:r>
        <w:rPr>
          <w:sz w:val="28"/>
          <w:szCs w:val="28"/>
        </w:rPr>
        <w:t xml:space="preserve"> earned by a person in the middle of an area’s income distribution (among people at least 16 years old).</w:t>
      </w:r>
    </w:p>
    <w:p w14:paraId="32304962" w14:textId="77777777" w:rsidR="00224C4E" w:rsidRPr="00B26DD4" w:rsidRDefault="00224C4E" w:rsidP="00224C4E">
      <w:pPr>
        <w:pStyle w:val="ListParagraph"/>
        <w:rPr>
          <w:sz w:val="28"/>
          <w:szCs w:val="28"/>
        </w:rPr>
      </w:pPr>
    </w:p>
    <w:p w14:paraId="017C12DE" w14:textId="77777777" w:rsidR="00224C4E" w:rsidRDefault="00224C4E" w:rsidP="00224C4E">
      <w:pPr>
        <w:pStyle w:val="ListParagraph"/>
        <w:numPr>
          <w:ilvl w:val="0"/>
          <w:numId w:val="4"/>
        </w:numPr>
        <w:rPr>
          <w:sz w:val="28"/>
          <w:szCs w:val="28"/>
        </w:rPr>
      </w:pPr>
      <w:r w:rsidRPr="00887433">
        <w:rPr>
          <w:b/>
          <w:sz w:val="28"/>
          <w:szCs w:val="28"/>
        </w:rPr>
        <w:t>Poverty rate</w:t>
      </w:r>
      <w:r>
        <w:rPr>
          <w:sz w:val="28"/>
          <w:szCs w:val="28"/>
        </w:rPr>
        <w:t>. The poverty rate measures the share of local individuals who received income less than the federal poverty threshold.</w:t>
      </w:r>
    </w:p>
    <w:p w14:paraId="0FEC6F18" w14:textId="77777777" w:rsidR="00224C4E" w:rsidRPr="00CA48EF" w:rsidRDefault="00224C4E" w:rsidP="00224C4E">
      <w:pPr>
        <w:rPr>
          <w:b/>
          <w:sz w:val="40"/>
          <w:szCs w:val="40"/>
        </w:rPr>
      </w:pPr>
      <w:r w:rsidRPr="00CA48EF">
        <w:rPr>
          <w:b/>
          <w:sz w:val="40"/>
          <w:szCs w:val="40"/>
        </w:rPr>
        <w:t>Drivers</w:t>
      </w:r>
    </w:p>
    <w:p w14:paraId="7C6EB825" w14:textId="77777777" w:rsidR="00224C4E" w:rsidRDefault="00224C4E" w:rsidP="00224C4E">
      <w:pPr>
        <w:rPr>
          <w:sz w:val="28"/>
          <w:szCs w:val="28"/>
        </w:rPr>
      </w:pPr>
      <w:r>
        <w:rPr>
          <w:sz w:val="28"/>
          <w:szCs w:val="28"/>
        </w:rPr>
        <w:t xml:space="preserve">To achieve </w:t>
      </w:r>
      <w:r w:rsidRPr="00F35980">
        <w:rPr>
          <w:noProof/>
          <w:sz w:val="28"/>
          <w:szCs w:val="28"/>
        </w:rPr>
        <w:t>solid</w:t>
      </w:r>
      <w:r>
        <w:rPr>
          <w:sz w:val="28"/>
          <w:szCs w:val="28"/>
        </w:rPr>
        <w:t xml:space="preserve"> and rising outcomes, though, states and regions must concentrate on a set of </w:t>
      </w:r>
      <w:r w:rsidRPr="00F35980">
        <w:rPr>
          <w:noProof/>
          <w:sz w:val="28"/>
          <w:szCs w:val="28"/>
        </w:rPr>
        <w:t>key</w:t>
      </w:r>
      <w:r>
        <w:rPr>
          <w:sz w:val="28"/>
          <w:szCs w:val="28"/>
        </w:rPr>
        <w:t xml:space="preserve"> prosperity drivers. Strong positioning on these drivers will allow Heartland regions to maximize prosperity and respond to the economic forces, such as globalization, technological change, demographic transition, and declining national investment in economic growth and opportunity.</w:t>
      </w:r>
    </w:p>
    <w:p w14:paraId="3E9B5346" w14:textId="77777777" w:rsidR="00224C4E" w:rsidRDefault="00224C4E" w:rsidP="00224C4E">
      <w:pPr>
        <w:rPr>
          <w:sz w:val="28"/>
          <w:szCs w:val="28"/>
        </w:rPr>
      </w:pPr>
      <w:r>
        <w:rPr>
          <w:sz w:val="28"/>
          <w:szCs w:val="28"/>
        </w:rPr>
        <w:t xml:space="preserve">To assess the region’s standing, then, the second “Drivers” section of the factbook (along with the online interactive) discusses </w:t>
      </w:r>
      <w:r w:rsidRPr="007E2B20">
        <w:rPr>
          <w:sz w:val="28"/>
          <w:szCs w:val="28"/>
        </w:rPr>
        <w:t xml:space="preserve">17 </w:t>
      </w:r>
      <w:r>
        <w:rPr>
          <w:sz w:val="28"/>
          <w:szCs w:val="28"/>
        </w:rPr>
        <w:t xml:space="preserve">additional measures focused on four crucial sources of prosperity: </w:t>
      </w:r>
      <w:r w:rsidRPr="00896B5F">
        <w:rPr>
          <w:b/>
          <w:sz w:val="28"/>
          <w:szCs w:val="28"/>
        </w:rPr>
        <w:t>tradeable industries</w:t>
      </w:r>
      <w:r>
        <w:rPr>
          <w:sz w:val="28"/>
          <w:szCs w:val="28"/>
        </w:rPr>
        <w:t xml:space="preserve">, </w:t>
      </w:r>
      <w:r w:rsidRPr="00CF7928">
        <w:rPr>
          <w:b/>
          <w:sz w:val="28"/>
          <w:szCs w:val="28"/>
        </w:rPr>
        <w:t>human capital</w:t>
      </w:r>
      <w:r>
        <w:rPr>
          <w:sz w:val="28"/>
          <w:szCs w:val="28"/>
        </w:rPr>
        <w:t xml:space="preserve">, </w:t>
      </w:r>
      <w:r w:rsidRPr="00896B5F">
        <w:rPr>
          <w:b/>
          <w:sz w:val="28"/>
          <w:szCs w:val="28"/>
        </w:rPr>
        <w:t>innovation</w:t>
      </w:r>
      <w:r>
        <w:rPr>
          <w:sz w:val="28"/>
          <w:szCs w:val="28"/>
        </w:rPr>
        <w:t xml:space="preserve">, and </w:t>
      </w:r>
      <w:r w:rsidRPr="00896B5F">
        <w:rPr>
          <w:b/>
          <w:sz w:val="28"/>
          <w:szCs w:val="28"/>
        </w:rPr>
        <w:t>infrastructure</w:t>
      </w:r>
      <w:r>
        <w:rPr>
          <w:sz w:val="28"/>
          <w:szCs w:val="28"/>
        </w:rPr>
        <w:t>.</w:t>
      </w:r>
      <w:r>
        <w:rPr>
          <w:rStyle w:val="EndnoteReference"/>
          <w:sz w:val="28"/>
          <w:szCs w:val="28"/>
        </w:rPr>
        <w:endnoteReference w:id="8"/>
      </w:r>
      <w:r>
        <w:rPr>
          <w:sz w:val="28"/>
          <w:szCs w:val="28"/>
        </w:rPr>
        <w:t xml:space="preserve"> </w:t>
      </w:r>
      <w:r w:rsidRPr="00D86743">
        <w:rPr>
          <w:noProof/>
          <w:sz w:val="28"/>
          <w:szCs w:val="28"/>
        </w:rPr>
        <w:t>Measures</w:t>
      </w:r>
      <w:r>
        <w:rPr>
          <w:noProof/>
          <w:sz w:val="28"/>
          <w:szCs w:val="28"/>
        </w:rPr>
        <w:t xml:space="preserve"> </w:t>
      </w:r>
      <w:r w:rsidRPr="00D86743">
        <w:rPr>
          <w:noProof/>
          <w:sz w:val="28"/>
          <w:szCs w:val="28"/>
        </w:rPr>
        <w:t>arrayed</w:t>
      </w:r>
      <w:r>
        <w:rPr>
          <w:sz w:val="28"/>
          <w:szCs w:val="28"/>
        </w:rPr>
        <w:t xml:space="preserve"> across these categories undertake to evaluate the</w:t>
      </w:r>
      <w:r w:rsidRPr="00896B5F">
        <w:t xml:space="preserve"> </w:t>
      </w:r>
      <w:r w:rsidRPr="00896B5F">
        <w:rPr>
          <w:sz w:val="28"/>
          <w:szCs w:val="28"/>
        </w:rPr>
        <w:t xml:space="preserve">Heartland’s stock of the assets and conditions needed </w:t>
      </w:r>
      <w:r>
        <w:rPr>
          <w:sz w:val="28"/>
          <w:szCs w:val="28"/>
        </w:rPr>
        <w:t xml:space="preserve">to ensure </w:t>
      </w:r>
      <w:r w:rsidRPr="00F35980">
        <w:rPr>
          <w:noProof/>
          <w:sz w:val="28"/>
          <w:szCs w:val="28"/>
        </w:rPr>
        <w:t>strong</w:t>
      </w:r>
      <w:r>
        <w:rPr>
          <w:sz w:val="28"/>
          <w:szCs w:val="28"/>
        </w:rPr>
        <w:t xml:space="preserve"> and improving </w:t>
      </w:r>
      <w:r w:rsidRPr="00896B5F">
        <w:rPr>
          <w:sz w:val="28"/>
          <w:szCs w:val="28"/>
        </w:rPr>
        <w:t>outcomes</w:t>
      </w:r>
      <w:r>
        <w:rPr>
          <w:sz w:val="28"/>
          <w:szCs w:val="28"/>
        </w:rPr>
        <w:t xml:space="preserve"> on the </w:t>
      </w:r>
      <w:r w:rsidRPr="00F35980">
        <w:rPr>
          <w:noProof/>
          <w:sz w:val="28"/>
          <w:szCs w:val="28"/>
        </w:rPr>
        <w:t>preceding</w:t>
      </w:r>
      <w:r>
        <w:rPr>
          <w:sz w:val="28"/>
          <w:szCs w:val="28"/>
        </w:rPr>
        <w:t xml:space="preserve"> </w:t>
      </w:r>
      <w:r w:rsidRPr="00F35980">
        <w:rPr>
          <w:noProof/>
          <w:sz w:val="28"/>
          <w:szCs w:val="28"/>
        </w:rPr>
        <w:t>measures</w:t>
      </w:r>
      <w:r>
        <w:rPr>
          <w:sz w:val="28"/>
          <w:szCs w:val="28"/>
        </w:rPr>
        <w:t xml:space="preserve"> of inclusive growth. Here’s how the </w:t>
      </w:r>
      <w:r w:rsidRPr="00F35980">
        <w:rPr>
          <w:noProof/>
          <w:sz w:val="28"/>
          <w:szCs w:val="28"/>
        </w:rPr>
        <w:t>measures</w:t>
      </w:r>
      <w:r>
        <w:rPr>
          <w:sz w:val="28"/>
          <w:szCs w:val="28"/>
        </w:rPr>
        <w:t xml:space="preserve"> populate the four categories:</w:t>
      </w:r>
    </w:p>
    <w:p w14:paraId="67D66EFB" w14:textId="77777777" w:rsidR="00224C4E" w:rsidRDefault="00224C4E" w:rsidP="00224C4E">
      <w:pPr>
        <w:rPr>
          <w:sz w:val="28"/>
          <w:szCs w:val="28"/>
        </w:rPr>
      </w:pPr>
      <w:r>
        <w:rPr>
          <w:sz w:val="28"/>
          <w:szCs w:val="28"/>
        </w:rPr>
        <w:t xml:space="preserve"> </w:t>
      </w:r>
    </w:p>
    <w:p w14:paraId="286C891F" w14:textId="77777777" w:rsidR="00224C4E" w:rsidRPr="009808BF" w:rsidRDefault="00224C4E" w:rsidP="00224C4E">
      <w:pPr>
        <w:rPr>
          <w:b/>
          <w:sz w:val="32"/>
          <w:szCs w:val="32"/>
        </w:rPr>
      </w:pPr>
      <w:r w:rsidRPr="009808BF">
        <w:rPr>
          <w:b/>
          <w:sz w:val="32"/>
          <w:szCs w:val="32"/>
        </w:rPr>
        <w:t>Tradeable industries</w:t>
      </w:r>
    </w:p>
    <w:p w14:paraId="66D5405A" w14:textId="77777777" w:rsidR="00224C4E" w:rsidRDefault="00224C4E" w:rsidP="00224C4E">
      <w:pPr>
        <w:rPr>
          <w:sz w:val="28"/>
          <w:szCs w:val="28"/>
        </w:rPr>
      </w:pPr>
      <w:r w:rsidRPr="009E264F">
        <w:rPr>
          <w:sz w:val="28"/>
          <w:szCs w:val="28"/>
        </w:rPr>
        <w:t>Tradeable</w:t>
      </w:r>
      <w:r>
        <w:rPr>
          <w:sz w:val="28"/>
          <w:szCs w:val="28"/>
        </w:rPr>
        <w:t>, or export-oriented,</w:t>
      </w:r>
      <w:r w:rsidRPr="009E264F">
        <w:rPr>
          <w:sz w:val="28"/>
          <w:szCs w:val="28"/>
        </w:rPr>
        <w:t xml:space="preserve"> </w:t>
      </w:r>
      <w:r w:rsidRPr="00F35980">
        <w:rPr>
          <w:noProof/>
          <w:sz w:val="28"/>
          <w:szCs w:val="28"/>
        </w:rPr>
        <w:t>industries</w:t>
      </w:r>
      <w:r>
        <w:rPr>
          <w:sz w:val="28"/>
          <w:szCs w:val="28"/>
        </w:rPr>
        <w:t xml:space="preserve"> support regional competitiveness by driving productivity higher and bringing new wealth into an economy from outside the region. Such </w:t>
      </w:r>
      <w:r w:rsidRPr="00F35980">
        <w:rPr>
          <w:noProof/>
          <w:sz w:val="28"/>
          <w:szCs w:val="28"/>
        </w:rPr>
        <w:t>industries</w:t>
      </w:r>
      <w:r>
        <w:rPr>
          <w:sz w:val="28"/>
          <w:szCs w:val="28"/>
        </w:rPr>
        <w:t xml:space="preserve"> create a multiplier effect throughout the region that spurs additional economic growth and improves the standard of living. The factbook looks at tradeable </w:t>
      </w:r>
      <w:r w:rsidRPr="00F35980">
        <w:rPr>
          <w:noProof/>
          <w:sz w:val="28"/>
          <w:szCs w:val="28"/>
        </w:rPr>
        <w:t>industries</w:t>
      </w:r>
      <w:r>
        <w:rPr>
          <w:sz w:val="28"/>
          <w:szCs w:val="28"/>
        </w:rPr>
        <w:t xml:space="preserve"> in the Heartland with four measures:</w:t>
      </w:r>
    </w:p>
    <w:p w14:paraId="1E12B196" w14:textId="77777777" w:rsidR="00224C4E" w:rsidRPr="00BB423D" w:rsidRDefault="00224C4E" w:rsidP="00224C4E">
      <w:pPr>
        <w:pStyle w:val="ListParagraph"/>
        <w:numPr>
          <w:ilvl w:val="0"/>
          <w:numId w:val="5"/>
        </w:numPr>
        <w:rPr>
          <w:b/>
          <w:sz w:val="28"/>
          <w:szCs w:val="28"/>
        </w:rPr>
      </w:pPr>
      <w:r w:rsidRPr="00BB423D">
        <w:rPr>
          <w:b/>
          <w:sz w:val="28"/>
          <w:szCs w:val="28"/>
        </w:rPr>
        <w:lastRenderedPageBreak/>
        <w:t xml:space="preserve">Advanced </w:t>
      </w:r>
      <w:r w:rsidRPr="00F35980">
        <w:rPr>
          <w:b/>
          <w:noProof/>
          <w:sz w:val="28"/>
          <w:szCs w:val="28"/>
        </w:rPr>
        <w:t>industries</w:t>
      </w:r>
      <w:r w:rsidRPr="00BB423D">
        <w:rPr>
          <w:b/>
          <w:sz w:val="28"/>
          <w:szCs w:val="28"/>
        </w:rPr>
        <w:t>.</w:t>
      </w:r>
      <w:r>
        <w:rPr>
          <w:b/>
          <w:sz w:val="28"/>
          <w:szCs w:val="28"/>
        </w:rPr>
        <w:t xml:space="preserve"> </w:t>
      </w:r>
      <w:r>
        <w:rPr>
          <w:sz w:val="28"/>
          <w:szCs w:val="28"/>
        </w:rPr>
        <w:t>R&amp;D- and STEM worker-intensive advanced industries—ranging from automotive manufacturing to renewable energy to digital services—anchor regional economies with their high-productivity, good-paying innovation and export activity.</w:t>
      </w:r>
    </w:p>
    <w:p w14:paraId="4E3388C1" w14:textId="77777777" w:rsidR="00224C4E" w:rsidRPr="00BB423D" w:rsidRDefault="00224C4E" w:rsidP="00224C4E">
      <w:pPr>
        <w:pStyle w:val="ListParagraph"/>
        <w:rPr>
          <w:b/>
          <w:sz w:val="28"/>
          <w:szCs w:val="28"/>
        </w:rPr>
      </w:pPr>
    </w:p>
    <w:p w14:paraId="2A1235F9" w14:textId="77777777" w:rsidR="00224C4E" w:rsidRPr="009953FB" w:rsidRDefault="00224C4E" w:rsidP="00224C4E">
      <w:pPr>
        <w:pStyle w:val="ListParagraph"/>
        <w:numPr>
          <w:ilvl w:val="0"/>
          <w:numId w:val="5"/>
        </w:numPr>
        <w:rPr>
          <w:b/>
          <w:sz w:val="28"/>
          <w:szCs w:val="28"/>
        </w:rPr>
      </w:pPr>
      <w:r w:rsidRPr="00BB423D">
        <w:rPr>
          <w:b/>
          <w:sz w:val="28"/>
          <w:szCs w:val="28"/>
        </w:rPr>
        <w:t>Exports.</w:t>
      </w:r>
      <w:r w:rsidRPr="00BB423D">
        <w:rPr>
          <w:sz w:val="28"/>
          <w:szCs w:val="28"/>
        </w:rPr>
        <w:t xml:space="preserve"> </w:t>
      </w:r>
      <w:r>
        <w:rPr>
          <w:sz w:val="28"/>
          <w:szCs w:val="28"/>
        </w:rPr>
        <w:t xml:space="preserve">Exports </w:t>
      </w:r>
      <w:r w:rsidRPr="00552A6F">
        <w:rPr>
          <w:sz w:val="28"/>
          <w:szCs w:val="28"/>
        </w:rPr>
        <w:t>generate financial inflows for states</w:t>
      </w:r>
      <w:r>
        <w:rPr>
          <w:sz w:val="28"/>
          <w:szCs w:val="28"/>
        </w:rPr>
        <w:t xml:space="preserve"> and communities and</w:t>
      </w:r>
      <w:r w:rsidRPr="00552A6F">
        <w:rPr>
          <w:sz w:val="28"/>
          <w:szCs w:val="28"/>
        </w:rPr>
        <w:t xml:space="preserve"> also </w:t>
      </w:r>
      <w:r>
        <w:rPr>
          <w:sz w:val="28"/>
          <w:szCs w:val="28"/>
        </w:rPr>
        <w:t>expand firms’ customer bases, increase firms’ competitiveness, and support good-paying jobs.</w:t>
      </w:r>
    </w:p>
    <w:p w14:paraId="17AD4D7A" w14:textId="77777777" w:rsidR="00224C4E" w:rsidRPr="009953FB" w:rsidRDefault="00224C4E" w:rsidP="00224C4E">
      <w:pPr>
        <w:pStyle w:val="ListParagraph"/>
        <w:rPr>
          <w:b/>
          <w:sz w:val="28"/>
          <w:szCs w:val="28"/>
        </w:rPr>
      </w:pPr>
    </w:p>
    <w:p w14:paraId="6E8207C0" w14:textId="77777777" w:rsidR="00224C4E" w:rsidRPr="009953FB" w:rsidRDefault="00224C4E" w:rsidP="00224C4E">
      <w:pPr>
        <w:pStyle w:val="ListParagraph"/>
        <w:numPr>
          <w:ilvl w:val="0"/>
          <w:numId w:val="5"/>
        </w:numPr>
        <w:rPr>
          <w:b/>
          <w:sz w:val="28"/>
          <w:szCs w:val="28"/>
        </w:rPr>
      </w:pPr>
      <w:r w:rsidRPr="009953FB">
        <w:rPr>
          <w:b/>
          <w:sz w:val="28"/>
          <w:szCs w:val="28"/>
        </w:rPr>
        <w:t>Agriculture.</w:t>
      </w:r>
      <w:r>
        <w:rPr>
          <w:b/>
          <w:sz w:val="28"/>
          <w:szCs w:val="28"/>
        </w:rPr>
        <w:t xml:space="preserve"> </w:t>
      </w:r>
      <w:r>
        <w:rPr>
          <w:sz w:val="28"/>
          <w:szCs w:val="28"/>
        </w:rPr>
        <w:t xml:space="preserve">Beyond generating much of the nation’s food supply, agricultural output anchors </w:t>
      </w:r>
      <w:r w:rsidRPr="00AB55B4">
        <w:rPr>
          <w:noProof/>
          <w:sz w:val="28"/>
          <w:szCs w:val="28"/>
        </w:rPr>
        <w:t>a long</w:t>
      </w:r>
      <w:r>
        <w:rPr>
          <w:sz w:val="28"/>
          <w:szCs w:val="28"/>
        </w:rPr>
        <w:t xml:space="preserve"> agri-food chain that </w:t>
      </w:r>
      <w:r w:rsidRPr="00AB55B4">
        <w:rPr>
          <w:noProof/>
          <w:sz w:val="28"/>
          <w:szCs w:val="28"/>
        </w:rPr>
        <w:t>generates</w:t>
      </w:r>
      <w:r>
        <w:rPr>
          <w:sz w:val="28"/>
          <w:szCs w:val="28"/>
        </w:rPr>
        <w:t xml:space="preserve"> substantial U.S. employment as well as the nation’s world-leading food exports.</w:t>
      </w:r>
    </w:p>
    <w:p w14:paraId="0D704711" w14:textId="77777777" w:rsidR="00224C4E" w:rsidRPr="009953FB" w:rsidRDefault="00224C4E" w:rsidP="00224C4E">
      <w:pPr>
        <w:pStyle w:val="FootnoteText"/>
        <w:numPr>
          <w:ilvl w:val="0"/>
          <w:numId w:val="5"/>
        </w:numPr>
        <w:rPr>
          <w:b/>
          <w:sz w:val="28"/>
          <w:szCs w:val="28"/>
        </w:rPr>
      </w:pPr>
      <w:r w:rsidRPr="009953FB">
        <w:rPr>
          <w:b/>
          <w:sz w:val="28"/>
          <w:szCs w:val="28"/>
        </w:rPr>
        <w:t>Energy.</w:t>
      </w:r>
      <w:r w:rsidRPr="0041679B">
        <w:rPr>
          <w:sz w:val="28"/>
          <w:szCs w:val="28"/>
        </w:rPr>
        <w:t xml:space="preserve"> </w:t>
      </w:r>
      <w:r>
        <w:rPr>
          <w:sz w:val="28"/>
          <w:szCs w:val="28"/>
        </w:rPr>
        <w:t>Energy production is a significant source of prosperity, both as an export-oriented industry sector and as an input for nearly every other good and service in the economy.</w:t>
      </w:r>
    </w:p>
    <w:p w14:paraId="27630376" w14:textId="77777777" w:rsidR="00224C4E" w:rsidRDefault="00224C4E" w:rsidP="00224C4E">
      <w:pPr>
        <w:rPr>
          <w:b/>
          <w:sz w:val="32"/>
          <w:szCs w:val="32"/>
        </w:rPr>
      </w:pPr>
    </w:p>
    <w:p w14:paraId="1C8886C2" w14:textId="77777777" w:rsidR="00224C4E" w:rsidRPr="009808BF" w:rsidRDefault="00224C4E" w:rsidP="00224C4E">
      <w:pPr>
        <w:rPr>
          <w:b/>
          <w:sz w:val="32"/>
          <w:szCs w:val="32"/>
        </w:rPr>
      </w:pPr>
      <w:r>
        <w:rPr>
          <w:b/>
          <w:sz w:val="32"/>
          <w:szCs w:val="32"/>
        </w:rPr>
        <w:t>Human capital</w:t>
      </w:r>
    </w:p>
    <w:p w14:paraId="3CA67F7E" w14:textId="77777777" w:rsidR="00224C4E" w:rsidRDefault="00224C4E" w:rsidP="00224C4E">
      <w:pPr>
        <w:rPr>
          <w:sz w:val="28"/>
          <w:szCs w:val="28"/>
        </w:rPr>
      </w:pPr>
      <w:r>
        <w:rPr>
          <w:sz w:val="28"/>
          <w:szCs w:val="28"/>
        </w:rPr>
        <w:t>Local workers’ skills and talents are critical to enhancing productivity, raising incomes, and driving economic growth. Cultivating a skilled and educated workforce, and connecting those workers to employment, are therefore critical for regional success. The region’s human capital is measured using eight indicators:</w:t>
      </w:r>
    </w:p>
    <w:p w14:paraId="5A75D565" w14:textId="77777777" w:rsidR="00224C4E" w:rsidRPr="00B74E35" w:rsidRDefault="00224C4E" w:rsidP="00224C4E">
      <w:pPr>
        <w:pStyle w:val="ListParagraph"/>
        <w:numPr>
          <w:ilvl w:val="0"/>
          <w:numId w:val="6"/>
        </w:numPr>
        <w:rPr>
          <w:b/>
          <w:sz w:val="28"/>
          <w:szCs w:val="28"/>
        </w:rPr>
      </w:pPr>
      <w:r w:rsidRPr="00483B64">
        <w:rPr>
          <w:b/>
          <w:sz w:val="28"/>
          <w:szCs w:val="28"/>
        </w:rPr>
        <w:t>Population</w:t>
      </w:r>
      <w:r>
        <w:rPr>
          <w:b/>
          <w:sz w:val="28"/>
          <w:szCs w:val="28"/>
        </w:rPr>
        <w:t xml:space="preserve">. </w:t>
      </w:r>
      <w:r>
        <w:rPr>
          <w:sz w:val="28"/>
          <w:szCs w:val="28"/>
        </w:rPr>
        <w:t>Population growth bolsters labor supply and enhances consumer demand. It also serves as a signal of local success, as individuals move to areas with stronger economic opportunity.</w:t>
      </w:r>
    </w:p>
    <w:p w14:paraId="75886E9C" w14:textId="77777777" w:rsidR="00224C4E" w:rsidRPr="00483B64" w:rsidRDefault="00224C4E" w:rsidP="00224C4E">
      <w:pPr>
        <w:pStyle w:val="ListParagraph"/>
        <w:rPr>
          <w:b/>
          <w:sz w:val="28"/>
          <w:szCs w:val="28"/>
        </w:rPr>
      </w:pPr>
    </w:p>
    <w:p w14:paraId="0E085E98" w14:textId="77777777" w:rsidR="00224C4E" w:rsidRPr="00B74E35" w:rsidRDefault="00224C4E" w:rsidP="00224C4E">
      <w:pPr>
        <w:pStyle w:val="ListParagraph"/>
        <w:numPr>
          <w:ilvl w:val="0"/>
          <w:numId w:val="6"/>
        </w:numPr>
        <w:rPr>
          <w:b/>
          <w:sz w:val="28"/>
          <w:szCs w:val="28"/>
        </w:rPr>
      </w:pPr>
      <w:r w:rsidRPr="00483B64">
        <w:rPr>
          <w:b/>
          <w:sz w:val="28"/>
          <w:szCs w:val="28"/>
        </w:rPr>
        <w:t>Young adult population</w:t>
      </w:r>
      <w:r>
        <w:rPr>
          <w:b/>
          <w:sz w:val="28"/>
          <w:szCs w:val="28"/>
        </w:rPr>
        <w:t>.</w:t>
      </w:r>
      <w:r>
        <w:rPr>
          <w:sz w:val="28"/>
          <w:szCs w:val="28"/>
        </w:rPr>
        <w:t xml:space="preserve"> Adults aged 18-to-34 are the largest segment of the U.S. workforce and </w:t>
      </w:r>
      <w:r w:rsidRPr="00E6319A">
        <w:rPr>
          <w:noProof/>
          <w:sz w:val="28"/>
          <w:szCs w:val="28"/>
        </w:rPr>
        <w:t>an important</w:t>
      </w:r>
      <w:r>
        <w:rPr>
          <w:sz w:val="28"/>
          <w:szCs w:val="28"/>
        </w:rPr>
        <w:t xml:space="preserve"> consumer mar</w:t>
      </w:r>
      <w:r>
        <w:rPr>
          <w:sz w:val="28"/>
          <w:szCs w:val="28"/>
        </w:rPr>
        <w:lastRenderedPageBreak/>
        <w:t xml:space="preserve">ket. As a </w:t>
      </w:r>
      <w:r w:rsidRPr="00AB55B4">
        <w:rPr>
          <w:noProof/>
          <w:sz w:val="28"/>
          <w:szCs w:val="28"/>
        </w:rPr>
        <w:t>result</w:t>
      </w:r>
      <w:r>
        <w:rPr>
          <w:noProof/>
          <w:sz w:val="28"/>
          <w:szCs w:val="28"/>
        </w:rPr>
        <w:t>,</w:t>
      </w:r>
      <w:r>
        <w:rPr>
          <w:sz w:val="28"/>
          <w:szCs w:val="28"/>
        </w:rPr>
        <w:t xml:space="preserve"> they are a sought-after source of state in-migration. </w:t>
      </w:r>
      <w:r>
        <w:rPr>
          <w:sz w:val="28"/>
          <w:szCs w:val="28"/>
        </w:rPr>
        <w:br/>
      </w:r>
    </w:p>
    <w:p w14:paraId="7221B3E0" w14:textId="77777777" w:rsidR="00224C4E" w:rsidRPr="00026C44" w:rsidRDefault="00224C4E" w:rsidP="00224C4E">
      <w:pPr>
        <w:pStyle w:val="ListParagraph"/>
        <w:numPr>
          <w:ilvl w:val="0"/>
          <w:numId w:val="6"/>
        </w:numPr>
        <w:rPr>
          <w:b/>
          <w:sz w:val="28"/>
          <w:szCs w:val="28"/>
        </w:rPr>
      </w:pPr>
      <w:r w:rsidRPr="00483B64">
        <w:rPr>
          <w:b/>
          <w:sz w:val="28"/>
          <w:szCs w:val="28"/>
        </w:rPr>
        <w:t>Bachelor’s degree attainment</w:t>
      </w:r>
      <w:r>
        <w:rPr>
          <w:b/>
          <w:sz w:val="28"/>
          <w:szCs w:val="28"/>
        </w:rPr>
        <w:t>.</w:t>
      </w:r>
      <w:r>
        <w:rPr>
          <w:sz w:val="28"/>
          <w:szCs w:val="28"/>
        </w:rPr>
        <w:t xml:space="preserve"> A bachelor’s degree leads to higher wages, better health, and greater job security, and regions with higher college graduation rates see stronger productivity, output, and consumption.</w:t>
      </w:r>
    </w:p>
    <w:p w14:paraId="11FE7D3B" w14:textId="77777777" w:rsidR="00224C4E" w:rsidRPr="00026C44" w:rsidRDefault="00224C4E" w:rsidP="00224C4E">
      <w:pPr>
        <w:pStyle w:val="ListParagraph"/>
        <w:rPr>
          <w:b/>
          <w:sz w:val="28"/>
          <w:szCs w:val="28"/>
        </w:rPr>
      </w:pPr>
    </w:p>
    <w:p w14:paraId="6B1706CA" w14:textId="77777777" w:rsidR="00224C4E" w:rsidRPr="00CB3B67" w:rsidRDefault="00224C4E" w:rsidP="00224C4E">
      <w:pPr>
        <w:pStyle w:val="ListParagraph"/>
        <w:numPr>
          <w:ilvl w:val="0"/>
          <w:numId w:val="6"/>
        </w:numPr>
        <w:rPr>
          <w:b/>
          <w:sz w:val="28"/>
          <w:szCs w:val="28"/>
        </w:rPr>
      </w:pPr>
      <w:r w:rsidRPr="00026C44">
        <w:rPr>
          <w:b/>
          <w:sz w:val="28"/>
          <w:szCs w:val="28"/>
        </w:rPr>
        <w:t xml:space="preserve">Racial </w:t>
      </w:r>
      <w:r>
        <w:rPr>
          <w:b/>
          <w:sz w:val="28"/>
          <w:szCs w:val="28"/>
        </w:rPr>
        <w:t xml:space="preserve">bachelor’s degree </w:t>
      </w:r>
      <w:r w:rsidRPr="00026C44">
        <w:rPr>
          <w:b/>
          <w:sz w:val="28"/>
          <w:szCs w:val="28"/>
        </w:rPr>
        <w:t>gap</w:t>
      </w:r>
      <w:r>
        <w:rPr>
          <w:b/>
          <w:sz w:val="28"/>
          <w:szCs w:val="28"/>
        </w:rPr>
        <w:t xml:space="preserve">. </w:t>
      </w:r>
      <w:r>
        <w:rPr>
          <w:sz w:val="28"/>
          <w:szCs w:val="28"/>
        </w:rPr>
        <w:t>Racial bachelor achievement gaps measure the variance in bachelor’s degree across different ethnic groups, and can be a major drag on local and regional economies. Such gaps deprive the economy of talent and depress productivity.</w:t>
      </w:r>
      <w:r>
        <w:rPr>
          <w:sz w:val="28"/>
          <w:szCs w:val="28"/>
        </w:rPr>
        <w:br/>
      </w:r>
    </w:p>
    <w:p w14:paraId="6D6C62B9" w14:textId="77777777" w:rsidR="00224C4E" w:rsidRPr="00483B64" w:rsidRDefault="00224C4E" w:rsidP="00224C4E">
      <w:pPr>
        <w:pStyle w:val="ListParagraph"/>
        <w:numPr>
          <w:ilvl w:val="0"/>
          <w:numId w:val="6"/>
        </w:numPr>
        <w:rPr>
          <w:b/>
          <w:sz w:val="28"/>
          <w:szCs w:val="28"/>
        </w:rPr>
      </w:pPr>
      <w:r>
        <w:rPr>
          <w:b/>
          <w:sz w:val="28"/>
          <w:szCs w:val="28"/>
        </w:rPr>
        <w:t>Adult o</w:t>
      </w:r>
      <w:r w:rsidRPr="005A5D95">
        <w:rPr>
          <w:b/>
          <w:sz w:val="28"/>
          <w:szCs w:val="28"/>
        </w:rPr>
        <w:t>besity.</w:t>
      </w:r>
      <w:r>
        <w:rPr>
          <w:sz w:val="28"/>
          <w:szCs w:val="28"/>
        </w:rPr>
        <w:t xml:space="preserve"> O</w:t>
      </w:r>
      <w:r w:rsidRPr="002C6D19">
        <w:rPr>
          <w:sz w:val="28"/>
          <w:szCs w:val="28"/>
        </w:rPr>
        <w:t>besit</w:t>
      </w:r>
      <w:r>
        <w:rPr>
          <w:sz w:val="28"/>
          <w:szCs w:val="28"/>
        </w:rPr>
        <w:t>y, measured here using adult obesity rates, negatively impacts worker health and productivity, and has been estimated to significantly lower GDP. In addition,</w:t>
      </w:r>
      <w:r w:rsidRPr="002C6D19">
        <w:rPr>
          <w:sz w:val="28"/>
          <w:szCs w:val="28"/>
        </w:rPr>
        <w:t xml:space="preserve"> this</w:t>
      </w:r>
      <w:r>
        <w:rPr>
          <w:sz w:val="28"/>
          <w:szCs w:val="28"/>
        </w:rPr>
        <w:t xml:space="preserve"> burden</w:t>
      </w:r>
      <w:r w:rsidRPr="002C6D19">
        <w:rPr>
          <w:sz w:val="28"/>
          <w:szCs w:val="28"/>
        </w:rPr>
        <w:t xml:space="preserve"> falls</w:t>
      </w:r>
      <w:r w:rsidRPr="005A5D95">
        <w:rPr>
          <w:sz w:val="28"/>
          <w:szCs w:val="28"/>
        </w:rPr>
        <w:t xml:space="preserve"> disproportionately </w:t>
      </w:r>
      <w:r>
        <w:rPr>
          <w:sz w:val="28"/>
          <w:szCs w:val="28"/>
        </w:rPr>
        <w:t xml:space="preserve">on </w:t>
      </w:r>
      <w:r w:rsidRPr="005A5D95">
        <w:rPr>
          <w:sz w:val="28"/>
          <w:szCs w:val="28"/>
        </w:rPr>
        <w:t>low-income populations</w:t>
      </w:r>
      <w:r>
        <w:rPr>
          <w:sz w:val="28"/>
          <w:szCs w:val="28"/>
        </w:rPr>
        <w:t>, exacerbating inequality</w:t>
      </w:r>
      <w:r w:rsidRPr="005A5D95">
        <w:rPr>
          <w:sz w:val="28"/>
          <w:szCs w:val="28"/>
        </w:rPr>
        <w:t>.</w:t>
      </w:r>
      <w:r>
        <w:rPr>
          <w:sz w:val="28"/>
          <w:szCs w:val="28"/>
        </w:rPr>
        <w:t xml:space="preserve"> </w:t>
      </w:r>
      <w:r>
        <w:rPr>
          <w:sz w:val="28"/>
          <w:szCs w:val="28"/>
        </w:rPr>
        <w:br/>
      </w:r>
    </w:p>
    <w:p w14:paraId="72145069" w14:textId="77777777" w:rsidR="00224C4E" w:rsidRPr="00483B64" w:rsidRDefault="00224C4E" w:rsidP="00224C4E">
      <w:pPr>
        <w:pStyle w:val="ListParagraph"/>
        <w:numPr>
          <w:ilvl w:val="0"/>
          <w:numId w:val="6"/>
        </w:numPr>
        <w:rPr>
          <w:b/>
          <w:sz w:val="28"/>
          <w:szCs w:val="28"/>
        </w:rPr>
      </w:pPr>
      <w:r w:rsidRPr="00483B64">
        <w:rPr>
          <w:b/>
          <w:sz w:val="28"/>
          <w:szCs w:val="28"/>
        </w:rPr>
        <w:t xml:space="preserve">Opioid </w:t>
      </w:r>
      <w:r>
        <w:rPr>
          <w:b/>
          <w:sz w:val="28"/>
          <w:szCs w:val="28"/>
        </w:rPr>
        <w:t>prescription</w:t>
      </w:r>
      <w:r w:rsidRPr="00483B64">
        <w:rPr>
          <w:b/>
          <w:sz w:val="28"/>
          <w:szCs w:val="28"/>
        </w:rPr>
        <w:t xml:space="preserve"> rate</w:t>
      </w:r>
      <w:r>
        <w:rPr>
          <w:b/>
          <w:sz w:val="28"/>
          <w:szCs w:val="28"/>
        </w:rPr>
        <w:t>.</w:t>
      </w:r>
      <w:r>
        <w:rPr>
          <w:sz w:val="28"/>
          <w:szCs w:val="28"/>
        </w:rPr>
        <w:t xml:space="preserve"> The opioid epidemic, here measured by opioid prescriptions per 100 people, is both a human tragedy and economic crisis, resulting in lost income for families, productivity losses for firms, diminished tax revenue, and increased health care and other social costs</w:t>
      </w:r>
    </w:p>
    <w:p w14:paraId="105DBA11" w14:textId="77777777" w:rsidR="00224C4E" w:rsidRDefault="00224C4E" w:rsidP="00224C4E">
      <w:pPr>
        <w:rPr>
          <w:sz w:val="28"/>
          <w:szCs w:val="28"/>
        </w:rPr>
      </w:pPr>
    </w:p>
    <w:p w14:paraId="76B7E3A2" w14:textId="77777777" w:rsidR="00224C4E" w:rsidRPr="000009A2" w:rsidRDefault="00224C4E" w:rsidP="00224C4E">
      <w:pPr>
        <w:rPr>
          <w:b/>
          <w:sz w:val="32"/>
          <w:szCs w:val="32"/>
        </w:rPr>
      </w:pPr>
      <w:r w:rsidRPr="000009A2">
        <w:rPr>
          <w:b/>
          <w:sz w:val="32"/>
          <w:szCs w:val="32"/>
        </w:rPr>
        <w:t>Innovation</w:t>
      </w:r>
    </w:p>
    <w:p w14:paraId="07A4A64E" w14:textId="77777777" w:rsidR="00224C4E" w:rsidRDefault="00224C4E" w:rsidP="00224C4E">
      <w:pPr>
        <w:rPr>
          <w:sz w:val="28"/>
          <w:szCs w:val="28"/>
        </w:rPr>
      </w:pPr>
      <w:r>
        <w:rPr>
          <w:sz w:val="28"/>
          <w:szCs w:val="28"/>
        </w:rPr>
        <w:t xml:space="preserve">The innovation capacities of places are a </w:t>
      </w:r>
      <w:r w:rsidRPr="001B41AE">
        <w:rPr>
          <w:noProof/>
          <w:sz w:val="28"/>
          <w:szCs w:val="28"/>
        </w:rPr>
        <w:t>key</w:t>
      </w:r>
      <w:r>
        <w:rPr>
          <w:sz w:val="28"/>
          <w:szCs w:val="28"/>
        </w:rPr>
        <w:t xml:space="preserve"> driver of long-term economic performance. </w:t>
      </w:r>
      <w:r w:rsidRPr="001B41AE">
        <w:rPr>
          <w:noProof/>
          <w:sz w:val="28"/>
          <w:szCs w:val="28"/>
        </w:rPr>
        <w:t>Innovation</w:t>
      </w:r>
      <w:r>
        <w:rPr>
          <w:sz w:val="28"/>
          <w:szCs w:val="28"/>
        </w:rPr>
        <w:t xml:space="preserve"> allows economies to develop and deploy new commercial applications and start more new businesses. </w:t>
      </w:r>
      <w:r w:rsidRPr="001B41AE">
        <w:rPr>
          <w:noProof/>
          <w:sz w:val="28"/>
          <w:szCs w:val="28"/>
        </w:rPr>
        <w:t>In addition</w:t>
      </w:r>
      <w:r>
        <w:rPr>
          <w:sz w:val="28"/>
          <w:szCs w:val="28"/>
        </w:rPr>
        <w:t xml:space="preserve">, innovation can catalyze faster growth while also making a region more resilient in the face of disruptive change, in part by allowing local </w:t>
      </w:r>
      <w:r w:rsidRPr="001B41AE">
        <w:rPr>
          <w:noProof/>
          <w:sz w:val="28"/>
          <w:szCs w:val="28"/>
        </w:rPr>
        <w:t>businesses</w:t>
      </w:r>
      <w:r>
        <w:rPr>
          <w:sz w:val="28"/>
          <w:szCs w:val="28"/>
        </w:rPr>
        <w:t xml:space="preserve"> to maintain industrial competitiveness. The factbook, </w:t>
      </w:r>
      <w:r>
        <w:rPr>
          <w:sz w:val="28"/>
          <w:szCs w:val="28"/>
        </w:rPr>
        <w:lastRenderedPageBreak/>
        <w:t>therefore, measures innovation by assessing the assets required to both generate new technologies and translate them into new economic opportunities. Five indicators are employed:</w:t>
      </w:r>
    </w:p>
    <w:p w14:paraId="528CB9E7" w14:textId="55191DD0" w:rsidR="00224C4E" w:rsidRPr="00483B64" w:rsidRDefault="00224C4E" w:rsidP="00224C4E">
      <w:pPr>
        <w:pStyle w:val="ListParagraph"/>
        <w:numPr>
          <w:ilvl w:val="0"/>
          <w:numId w:val="7"/>
        </w:numPr>
        <w:rPr>
          <w:b/>
          <w:sz w:val="28"/>
          <w:szCs w:val="28"/>
        </w:rPr>
      </w:pPr>
      <w:r>
        <w:rPr>
          <w:b/>
          <w:sz w:val="28"/>
          <w:szCs w:val="28"/>
        </w:rPr>
        <w:t>R&amp;D</w:t>
      </w:r>
      <w:r w:rsidRPr="00483B64">
        <w:rPr>
          <w:b/>
          <w:sz w:val="28"/>
          <w:szCs w:val="28"/>
        </w:rPr>
        <w:t xml:space="preserve"> spending</w:t>
      </w:r>
      <w:r>
        <w:rPr>
          <w:b/>
          <w:sz w:val="28"/>
          <w:szCs w:val="28"/>
        </w:rPr>
        <w:t>.</w:t>
      </w:r>
      <w:r>
        <w:rPr>
          <w:sz w:val="28"/>
          <w:szCs w:val="28"/>
        </w:rPr>
        <w:t xml:space="preserve"> R&amp;D spending, measured by the percent of gross domestic product spent on R&amp;D, generates new products and processes that boost productivity and support economic growth.</w:t>
      </w:r>
      <w:r>
        <w:rPr>
          <w:sz w:val="28"/>
          <w:szCs w:val="28"/>
        </w:rPr>
        <w:br/>
      </w:r>
    </w:p>
    <w:p w14:paraId="7BC4BC44" w14:textId="77777777" w:rsidR="00224C4E" w:rsidRPr="00483B64" w:rsidRDefault="00224C4E" w:rsidP="00224C4E">
      <w:pPr>
        <w:pStyle w:val="ListParagraph"/>
        <w:numPr>
          <w:ilvl w:val="0"/>
          <w:numId w:val="7"/>
        </w:numPr>
        <w:rPr>
          <w:b/>
          <w:sz w:val="28"/>
          <w:szCs w:val="28"/>
        </w:rPr>
      </w:pPr>
      <w:r w:rsidRPr="00483B64">
        <w:rPr>
          <w:b/>
          <w:sz w:val="28"/>
          <w:szCs w:val="28"/>
        </w:rPr>
        <w:t>University technology transfer rankings</w:t>
      </w:r>
      <w:r>
        <w:rPr>
          <w:b/>
          <w:sz w:val="28"/>
          <w:szCs w:val="28"/>
        </w:rPr>
        <w:t>.</w:t>
      </w:r>
      <w:r>
        <w:rPr>
          <w:sz w:val="28"/>
          <w:szCs w:val="28"/>
        </w:rPr>
        <w:t xml:space="preserve"> These rankings measure which universities are </w:t>
      </w:r>
      <w:r w:rsidRPr="00E6319A">
        <w:rPr>
          <w:noProof/>
          <w:sz w:val="28"/>
          <w:szCs w:val="28"/>
        </w:rPr>
        <w:t>most effective</w:t>
      </w:r>
      <w:r>
        <w:rPr>
          <w:sz w:val="28"/>
          <w:szCs w:val="28"/>
        </w:rPr>
        <w:t xml:space="preserve"> at converting research into </w:t>
      </w:r>
      <w:r w:rsidRPr="00D86743">
        <w:rPr>
          <w:noProof/>
          <w:sz w:val="28"/>
          <w:szCs w:val="28"/>
        </w:rPr>
        <w:t>commercial</w:t>
      </w:r>
      <w:r>
        <w:rPr>
          <w:sz w:val="28"/>
          <w:szCs w:val="28"/>
        </w:rPr>
        <w:t xml:space="preserve"> and intellectual property, an </w:t>
      </w:r>
      <w:r w:rsidRPr="001B41AE">
        <w:rPr>
          <w:noProof/>
          <w:sz w:val="28"/>
          <w:szCs w:val="28"/>
        </w:rPr>
        <w:t>important</w:t>
      </w:r>
      <w:r>
        <w:rPr>
          <w:sz w:val="28"/>
          <w:szCs w:val="28"/>
        </w:rPr>
        <w:t xml:space="preserve"> source of product and industry innovations.</w:t>
      </w:r>
      <w:r>
        <w:rPr>
          <w:sz w:val="28"/>
          <w:szCs w:val="28"/>
        </w:rPr>
        <w:br/>
      </w:r>
    </w:p>
    <w:p w14:paraId="45776561" w14:textId="77777777" w:rsidR="00224C4E" w:rsidRPr="0070581E" w:rsidRDefault="00224C4E" w:rsidP="00224C4E">
      <w:pPr>
        <w:pStyle w:val="ListParagraph"/>
        <w:numPr>
          <w:ilvl w:val="0"/>
          <w:numId w:val="7"/>
        </w:numPr>
        <w:rPr>
          <w:b/>
          <w:sz w:val="28"/>
          <w:szCs w:val="28"/>
        </w:rPr>
      </w:pPr>
      <w:r w:rsidRPr="00483B64">
        <w:rPr>
          <w:b/>
          <w:sz w:val="28"/>
          <w:szCs w:val="28"/>
        </w:rPr>
        <w:t>Venture capital spending</w:t>
      </w:r>
      <w:r>
        <w:rPr>
          <w:b/>
          <w:sz w:val="28"/>
          <w:szCs w:val="28"/>
        </w:rPr>
        <w:t xml:space="preserve">. </w:t>
      </w:r>
      <w:r>
        <w:rPr>
          <w:sz w:val="28"/>
          <w:szCs w:val="28"/>
        </w:rPr>
        <w:t>Venture capital, measured in the amount of VC spending per state, enhances entrepreneurship by helping to create new firms, as well as improving the operations of startup firms.</w:t>
      </w:r>
      <w:r w:rsidRPr="0070581E">
        <w:rPr>
          <w:sz w:val="28"/>
          <w:szCs w:val="28"/>
        </w:rPr>
        <w:br/>
      </w:r>
    </w:p>
    <w:p w14:paraId="10790AA4" w14:textId="77777777" w:rsidR="00224C4E" w:rsidRPr="001F563E" w:rsidRDefault="00224C4E" w:rsidP="00224C4E">
      <w:pPr>
        <w:pStyle w:val="ListParagraph"/>
        <w:numPr>
          <w:ilvl w:val="0"/>
          <w:numId w:val="7"/>
        </w:numPr>
        <w:rPr>
          <w:b/>
          <w:sz w:val="28"/>
          <w:szCs w:val="28"/>
        </w:rPr>
      </w:pPr>
      <w:r w:rsidRPr="00483B64">
        <w:rPr>
          <w:b/>
          <w:sz w:val="28"/>
          <w:szCs w:val="28"/>
        </w:rPr>
        <w:t>Metropolitan area economic activity</w:t>
      </w:r>
      <w:r>
        <w:rPr>
          <w:b/>
          <w:sz w:val="28"/>
          <w:szCs w:val="28"/>
        </w:rPr>
        <w:t>.</w:t>
      </w:r>
      <w:r>
        <w:rPr>
          <w:sz w:val="28"/>
          <w:szCs w:val="28"/>
        </w:rPr>
        <w:t xml:space="preserve"> Cities and their surrounding areas generate the majority of U.S. output and exports, and are hubs for highly productive workers, so measuring the output produced by metropolitan areas is an important benchmark.</w:t>
      </w:r>
      <w:r>
        <w:rPr>
          <w:sz w:val="28"/>
          <w:szCs w:val="28"/>
        </w:rPr>
        <w:br/>
      </w:r>
    </w:p>
    <w:p w14:paraId="0E99E53C" w14:textId="77777777" w:rsidR="00224C4E" w:rsidRPr="003D3247" w:rsidRDefault="00224C4E" w:rsidP="00224C4E">
      <w:pPr>
        <w:rPr>
          <w:b/>
          <w:sz w:val="28"/>
          <w:szCs w:val="28"/>
        </w:rPr>
      </w:pPr>
      <w:r w:rsidRPr="003D3247">
        <w:rPr>
          <w:b/>
          <w:sz w:val="28"/>
          <w:szCs w:val="28"/>
        </w:rPr>
        <w:t xml:space="preserve">Infrastructure </w:t>
      </w:r>
    </w:p>
    <w:p w14:paraId="40FBF65B" w14:textId="77777777" w:rsidR="00224C4E" w:rsidRDefault="00224C4E" w:rsidP="00224C4E">
      <w:pPr>
        <w:rPr>
          <w:sz w:val="28"/>
          <w:szCs w:val="28"/>
        </w:rPr>
      </w:pPr>
      <w:r>
        <w:rPr>
          <w:sz w:val="28"/>
          <w:szCs w:val="28"/>
        </w:rPr>
        <w:t xml:space="preserve">Infrastructure, both physical and digital, connects people and businesses to the broader economy. The way that land </w:t>
      </w:r>
      <w:r w:rsidRPr="001B41AE">
        <w:rPr>
          <w:noProof/>
          <w:sz w:val="28"/>
          <w:szCs w:val="28"/>
        </w:rPr>
        <w:t>is used</w:t>
      </w:r>
      <w:r>
        <w:rPr>
          <w:sz w:val="28"/>
          <w:szCs w:val="28"/>
        </w:rPr>
        <w:t xml:space="preserve"> has a </w:t>
      </w:r>
      <w:r w:rsidRPr="001B41AE">
        <w:rPr>
          <w:noProof/>
          <w:sz w:val="28"/>
          <w:szCs w:val="28"/>
        </w:rPr>
        <w:t>major</w:t>
      </w:r>
      <w:r>
        <w:rPr>
          <w:sz w:val="28"/>
          <w:szCs w:val="28"/>
        </w:rPr>
        <w:t xml:space="preserve"> impact on both the growth of a region and how inclusive it is for people of all means. The factbook measures infrastructure and the built environment using three indicators:</w:t>
      </w:r>
    </w:p>
    <w:p w14:paraId="1D26C672" w14:textId="77777777" w:rsidR="00224C4E" w:rsidRPr="00E26429" w:rsidRDefault="00224C4E" w:rsidP="00224C4E">
      <w:pPr>
        <w:pStyle w:val="ListParagraph"/>
        <w:numPr>
          <w:ilvl w:val="0"/>
          <w:numId w:val="8"/>
        </w:numPr>
        <w:rPr>
          <w:b/>
          <w:sz w:val="28"/>
          <w:szCs w:val="28"/>
        </w:rPr>
      </w:pPr>
      <w:r w:rsidRPr="00D86743">
        <w:rPr>
          <w:b/>
          <w:noProof/>
          <w:sz w:val="28"/>
          <w:szCs w:val="28"/>
        </w:rPr>
        <w:t>Growth</w:t>
      </w:r>
      <w:r w:rsidRPr="00483B64">
        <w:rPr>
          <w:b/>
          <w:sz w:val="28"/>
          <w:szCs w:val="28"/>
        </w:rPr>
        <w:t xml:space="preserve"> by community type</w:t>
      </w:r>
      <w:r>
        <w:rPr>
          <w:b/>
          <w:sz w:val="28"/>
          <w:szCs w:val="28"/>
        </w:rPr>
        <w:t>.</w:t>
      </w:r>
      <w:r>
        <w:rPr>
          <w:sz w:val="28"/>
          <w:szCs w:val="28"/>
        </w:rPr>
        <w:t xml:space="preserve"> The distribution of growth across place—here reflected in population growth--is a critical determinant of growth, prosperity, and inclusion. </w:t>
      </w:r>
    </w:p>
    <w:p w14:paraId="7397BE88" w14:textId="77777777" w:rsidR="00224C4E" w:rsidRPr="00483B64" w:rsidRDefault="00224C4E" w:rsidP="00224C4E">
      <w:pPr>
        <w:pStyle w:val="ListParagraph"/>
        <w:rPr>
          <w:b/>
          <w:sz w:val="28"/>
          <w:szCs w:val="28"/>
        </w:rPr>
      </w:pPr>
    </w:p>
    <w:p w14:paraId="1F754D50" w14:textId="77777777" w:rsidR="00224C4E" w:rsidRPr="00483B64" w:rsidRDefault="00224C4E" w:rsidP="00224C4E">
      <w:pPr>
        <w:pStyle w:val="ListParagraph"/>
        <w:numPr>
          <w:ilvl w:val="0"/>
          <w:numId w:val="8"/>
        </w:numPr>
        <w:rPr>
          <w:b/>
          <w:sz w:val="28"/>
          <w:szCs w:val="28"/>
        </w:rPr>
      </w:pPr>
      <w:r w:rsidRPr="00483B64">
        <w:rPr>
          <w:b/>
          <w:sz w:val="28"/>
          <w:szCs w:val="28"/>
        </w:rPr>
        <w:lastRenderedPageBreak/>
        <w:t>Housing values</w:t>
      </w:r>
      <w:r>
        <w:rPr>
          <w:b/>
          <w:sz w:val="28"/>
          <w:szCs w:val="28"/>
        </w:rPr>
        <w:t>.</w:t>
      </w:r>
      <w:r>
        <w:rPr>
          <w:sz w:val="28"/>
          <w:szCs w:val="28"/>
        </w:rPr>
        <w:t xml:space="preserve"> The Heartland’s relatively low housing values bolster households’ disposable income, boost consumer spending, and help attract in-migration, but can also make it more difficult for homeowners to build wealth. </w:t>
      </w:r>
      <w:r>
        <w:rPr>
          <w:sz w:val="28"/>
          <w:szCs w:val="28"/>
        </w:rPr>
        <w:br/>
      </w:r>
    </w:p>
    <w:p w14:paraId="7223AABC" w14:textId="77777777" w:rsidR="00224C4E" w:rsidRPr="00D245C9" w:rsidRDefault="00224C4E" w:rsidP="00224C4E">
      <w:pPr>
        <w:pStyle w:val="ListParagraph"/>
        <w:numPr>
          <w:ilvl w:val="0"/>
          <w:numId w:val="8"/>
        </w:numPr>
        <w:rPr>
          <w:b/>
          <w:sz w:val="28"/>
          <w:szCs w:val="28"/>
        </w:rPr>
      </w:pPr>
      <w:r w:rsidRPr="00483B64">
        <w:rPr>
          <w:b/>
          <w:sz w:val="28"/>
          <w:szCs w:val="28"/>
        </w:rPr>
        <w:t>Broadband access</w:t>
      </w:r>
      <w:r>
        <w:rPr>
          <w:b/>
          <w:sz w:val="28"/>
          <w:szCs w:val="28"/>
        </w:rPr>
        <w:t xml:space="preserve">. </w:t>
      </w:r>
      <w:r>
        <w:rPr>
          <w:sz w:val="28"/>
          <w:szCs w:val="28"/>
        </w:rPr>
        <w:t>Broadband is essential to work, study, and remain connected in the 21</w:t>
      </w:r>
      <w:r w:rsidRPr="004358E6">
        <w:rPr>
          <w:sz w:val="28"/>
          <w:szCs w:val="28"/>
        </w:rPr>
        <w:t>st</w:t>
      </w:r>
      <w:r>
        <w:rPr>
          <w:sz w:val="28"/>
          <w:szCs w:val="28"/>
        </w:rPr>
        <w:t>-century economy. Gaps in access to affordable, high-speed broadband hurt workers’ well-being as well as undercut regions’ productivity, output, and growth.</w:t>
      </w:r>
    </w:p>
    <w:p w14:paraId="5D59E2BC" w14:textId="77777777" w:rsidR="00224C4E" w:rsidRDefault="00224C4E" w:rsidP="00224C4E">
      <w:pPr>
        <w:pStyle w:val="ListParagraph"/>
        <w:rPr>
          <w:b/>
          <w:sz w:val="28"/>
          <w:szCs w:val="28"/>
        </w:rPr>
      </w:pPr>
    </w:p>
    <w:p w14:paraId="5C5C2AA0" w14:textId="77777777" w:rsidR="00224C4E" w:rsidRDefault="00224C4E" w:rsidP="00224C4E">
      <w:pPr>
        <w:pStyle w:val="ListParagraph"/>
        <w:ind w:left="4320"/>
        <w:rPr>
          <w:b/>
          <w:sz w:val="28"/>
          <w:szCs w:val="28"/>
        </w:rPr>
      </w:pPr>
      <w:r>
        <w:rPr>
          <w:b/>
          <w:sz w:val="28"/>
          <w:szCs w:val="28"/>
        </w:rPr>
        <w:t>*</w:t>
      </w:r>
    </w:p>
    <w:p w14:paraId="35406EAA" w14:textId="56DC1E48" w:rsidR="00C95EC9" w:rsidRPr="00675EE4" w:rsidRDefault="00224C4E" w:rsidP="00224C4E">
      <w:pPr>
        <w:rPr>
          <w:sz w:val="28"/>
          <w:szCs w:val="28"/>
        </w:rPr>
      </w:pPr>
      <w:r>
        <w:rPr>
          <w:sz w:val="28"/>
          <w:szCs w:val="28"/>
        </w:rPr>
        <w:t xml:space="preserve">Overall, </w:t>
      </w:r>
      <w:r w:rsidRPr="00E6319A">
        <w:rPr>
          <w:noProof/>
          <w:sz w:val="28"/>
          <w:szCs w:val="28"/>
        </w:rPr>
        <w:t>absolute</w:t>
      </w:r>
      <w:r>
        <w:rPr>
          <w:sz w:val="28"/>
          <w:szCs w:val="28"/>
        </w:rPr>
        <w:t xml:space="preserve"> and change-over-time readings on these measures of performance and capacity are utilized throughout the factbook. The indicators are then used to assess the relative standing of the Heartland compared to the rest of the country as well as the relative performance of states and sometimes communities </w:t>
      </w:r>
      <w:r w:rsidRPr="004358E6">
        <w:rPr>
          <w:sz w:val="28"/>
          <w:szCs w:val="28"/>
        </w:rPr>
        <w:t>within</w:t>
      </w:r>
      <w:r>
        <w:rPr>
          <w:sz w:val="28"/>
          <w:szCs w:val="28"/>
        </w:rPr>
        <w:t xml:space="preserve"> the Heartland.</w:t>
      </w:r>
      <w:r w:rsidR="00C95EC9">
        <w:rPr>
          <w:sz w:val="28"/>
          <w:szCs w:val="28"/>
        </w:rPr>
        <w:br w:type="page"/>
      </w:r>
    </w:p>
    <w:p w14:paraId="1B004653" w14:textId="7D84297D" w:rsidR="00C95EC9" w:rsidRDefault="00C95EC9" w:rsidP="00C95EC9">
      <w:pPr>
        <w:rPr>
          <w:color w:val="FF0000"/>
          <w:sz w:val="24"/>
          <w:szCs w:val="24"/>
        </w:rPr>
      </w:pPr>
    </w:p>
    <w:p w14:paraId="52389A05" w14:textId="60798429" w:rsidR="00A85990" w:rsidRDefault="00A85990" w:rsidP="00C95EC9">
      <w:pPr>
        <w:rPr>
          <w:b/>
          <w:sz w:val="44"/>
          <w:szCs w:val="44"/>
        </w:rPr>
      </w:pPr>
    </w:p>
    <w:p w14:paraId="30D00AA3" w14:textId="3834DEB7" w:rsidR="00A85990" w:rsidRDefault="00A85990" w:rsidP="00C95EC9">
      <w:pPr>
        <w:rPr>
          <w:b/>
          <w:sz w:val="44"/>
          <w:szCs w:val="44"/>
        </w:rPr>
      </w:pPr>
    </w:p>
    <w:p w14:paraId="5F50E19A" w14:textId="77777777" w:rsidR="00A85990" w:rsidRDefault="00A85990" w:rsidP="00C95EC9">
      <w:pPr>
        <w:rPr>
          <w:b/>
          <w:sz w:val="44"/>
          <w:szCs w:val="44"/>
        </w:rPr>
      </w:pPr>
    </w:p>
    <w:p w14:paraId="6CD7267D" w14:textId="77777777" w:rsidR="00224C4E" w:rsidRPr="00493834" w:rsidRDefault="00224C4E" w:rsidP="00224C4E">
      <w:pPr>
        <w:pStyle w:val="Heading1"/>
      </w:pPr>
      <w:bookmarkStart w:id="6" w:name="_Toc522092106"/>
      <w:commentRangeStart w:id="7"/>
      <w:r w:rsidRPr="00493834">
        <w:t>The State of the Heartland:</w:t>
      </w:r>
      <w:r>
        <w:t xml:space="preserve"> </w:t>
      </w:r>
      <w:r w:rsidRPr="00E6319A">
        <w:rPr>
          <w:noProof/>
        </w:rPr>
        <w:t>Factbook</w:t>
      </w:r>
      <w:r w:rsidRPr="00493834">
        <w:t xml:space="preserve"> 2018</w:t>
      </w:r>
      <w:bookmarkEnd w:id="6"/>
      <w:commentRangeEnd w:id="7"/>
      <w:r>
        <w:rPr>
          <w:rStyle w:val="CommentReference"/>
          <w:rFonts w:eastAsiaTheme="minorHAnsi" w:cstheme="minorBidi"/>
          <w:b w:val="0"/>
        </w:rPr>
        <w:commentReference w:id="7"/>
      </w:r>
    </w:p>
    <w:p w14:paraId="45417DB4" w14:textId="77777777" w:rsidR="00C95EC9" w:rsidRDefault="00C95EC9" w:rsidP="00C95EC9">
      <w:pPr>
        <w:rPr>
          <w:b/>
          <w:sz w:val="44"/>
          <w:szCs w:val="44"/>
        </w:rPr>
      </w:pPr>
    </w:p>
    <w:p w14:paraId="7C804525" w14:textId="77777777" w:rsidR="00C95EC9" w:rsidRDefault="00C95EC9" w:rsidP="00C95EC9">
      <w:pPr>
        <w:rPr>
          <w:b/>
          <w:sz w:val="44"/>
          <w:szCs w:val="44"/>
        </w:rPr>
      </w:pPr>
      <w:r>
        <w:rPr>
          <w:b/>
          <w:sz w:val="44"/>
          <w:szCs w:val="44"/>
        </w:rPr>
        <w:br w:type="page"/>
      </w:r>
    </w:p>
    <w:p w14:paraId="3CAF7CE4" w14:textId="77777777" w:rsidR="00A85990" w:rsidRDefault="00A85990" w:rsidP="00C95EC9">
      <w:pPr>
        <w:rPr>
          <w:b/>
          <w:sz w:val="44"/>
          <w:szCs w:val="44"/>
        </w:rPr>
      </w:pPr>
    </w:p>
    <w:p w14:paraId="5E414759" w14:textId="77777777" w:rsidR="00224C4E" w:rsidRPr="00493834" w:rsidRDefault="00224C4E" w:rsidP="00224C4E">
      <w:pPr>
        <w:pStyle w:val="Heading2"/>
      </w:pPr>
      <w:bookmarkStart w:id="8" w:name="_Toc522092107"/>
      <w:commentRangeStart w:id="9"/>
      <w:r w:rsidRPr="00493834">
        <w:t>Outcomes</w:t>
      </w:r>
      <w:bookmarkEnd w:id="8"/>
      <w:commentRangeEnd w:id="9"/>
      <w:r>
        <w:rPr>
          <w:rStyle w:val="CommentReference"/>
          <w:rFonts w:eastAsiaTheme="minorHAnsi" w:cstheme="minorBidi"/>
          <w:b w:val="0"/>
        </w:rPr>
        <w:commentReference w:id="9"/>
      </w:r>
    </w:p>
    <w:p w14:paraId="64D9A8C0" w14:textId="77777777" w:rsidR="00C95EC9" w:rsidRDefault="00C95EC9" w:rsidP="00C95EC9">
      <w:pPr>
        <w:rPr>
          <w:b/>
          <w:sz w:val="40"/>
          <w:szCs w:val="40"/>
        </w:rPr>
      </w:pPr>
      <w:r>
        <w:rPr>
          <w:b/>
          <w:sz w:val="40"/>
          <w:szCs w:val="40"/>
        </w:rPr>
        <w:br w:type="page"/>
      </w:r>
    </w:p>
    <w:p w14:paraId="7FB6B969" w14:textId="5EA1B56C" w:rsidR="00A85990" w:rsidRPr="00B106C6" w:rsidRDefault="00B106C6" w:rsidP="00A85990">
      <w:pPr>
        <w:rPr>
          <w:color w:val="FF0000"/>
          <w:sz w:val="24"/>
          <w:szCs w:val="24"/>
        </w:rPr>
      </w:pPr>
      <w:r>
        <w:rPr>
          <w:color w:val="FF0000"/>
          <w:sz w:val="24"/>
          <w:szCs w:val="24"/>
        </w:rPr>
        <w:lastRenderedPageBreak/>
        <w:t>Sub section title page</w:t>
      </w:r>
    </w:p>
    <w:p w14:paraId="3F53EF2E" w14:textId="77777777" w:rsidR="00224C4E" w:rsidRPr="00FE3126" w:rsidRDefault="00224C4E" w:rsidP="00224C4E">
      <w:pPr>
        <w:pStyle w:val="Heading3"/>
      </w:pPr>
      <w:bookmarkStart w:id="10" w:name="_Toc522092108"/>
      <w:r w:rsidRPr="00493834">
        <w:t>Growth</w:t>
      </w:r>
      <w:bookmarkEnd w:id="10"/>
    </w:p>
    <w:p w14:paraId="120B86EA" w14:textId="77777777" w:rsidR="00224C4E" w:rsidRDefault="00224C4E" w:rsidP="00224C4E">
      <w:pPr>
        <w:rPr>
          <w:sz w:val="28"/>
          <w:szCs w:val="28"/>
        </w:rPr>
      </w:pPr>
      <w:r>
        <w:rPr>
          <w:sz w:val="28"/>
          <w:szCs w:val="28"/>
        </w:rPr>
        <w:t xml:space="preserve">Indices from the growth section of </w:t>
      </w:r>
      <w:r w:rsidRPr="00BB6D8E">
        <w:rPr>
          <w:i/>
          <w:sz w:val="28"/>
          <w:szCs w:val="28"/>
        </w:rPr>
        <w:t>State of the Heartland</w:t>
      </w:r>
      <w:r>
        <w:rPr>
          <w:sz w:val="28"/>
          <w:szCs w:val="28"/>
        </w:rPr>
        <w:t xml:space="preserve"> factbook show a region getting its feet under it after a period of struggle. </w:t>
      </w:r>
    </w:p>
    <w:p w14:paraId="5F437242" w14:textId="77777777" w:rsidR="00224C4E" w:rsidRPr="00493834" w:rsidRDefault="00224C4E" w:rsidP="00224C4E">
      <w:pPr>
        <w:rPr>
          <w:sz w:val="28"/>
          <w:szCs w:val="28"/>
        </w:rPr>
      </w:pPr>
      <w:r>
        <w:rPr>
          <w:sz w:val="28"/>
          <w:szCs w:val="28"/>
        </w:rPr>
        <w:t xml:space="preserve">While the 19-state Heartland suffered a lost decade of net negative job growth after the turn of the millennium, the region has stabilized since the end of the Great Recession. Since 2010 all 19 </w:t>
      </w:r>
      <w:r w:rsidRPr="00493834">
        <w:rPr>
          <w:sz w:val="28"/>
          <w:szCs w:val="28"/>
        </w:rPr>
        <w:t>state</w:t>
      </w:r>
      <w:r>
        <w:rPr>
          <w:sz w:val="28"/>
          <w:szCs w:val="28"/>
        </w:rPr>
        <w:t>s</w:t>
      </w:r>
      <w:r w:rsidRPr="00493834">
        <w:rPr>
          <w:sz w:val="28"/>
          <w:szCs w:val="28"/>
        </w:rPr>
        <w:t xml:space="preserve"> ha</w:t>
      </w:r>
      <w:r>
        <w:rPr>
          <w:sz w:val="28"/>
          <w:szCs w:val="28"/>
        </w:rPr>
        <w:t>ve</w:t>
      </w:r>
      <w:r w:rsidRPr="00493834">
        <w:rPr>
          <w:sz w:val="28"/>
          <w:szCs w:val="28"/>
        </w:rPr>
        <w:t xml:space="preserve"> </w:t>
      </w:r>
      <w:r>
        <w:rPr>
          <w:sz w:val="28"/>
          <w:szCs w:val="28"/>
        </w:rPr>
        <w:t>added jobs, while 18 have seen output increases</w:t>
      </w:r>
      <w:r w:rsidRPr="00493834">
        <w:rPr>
          <w:sz w:val="28"/>
          <w:szCs w:val="28"/>
        </w:rPr>
        <w:t>.</w:t>
      </w:r>
      <w:r>
        <w:rPr>
          <w:sz w:val="28"/>
          <w:szCs w:val="28"/>
        </w:rPr>
        <w:t xml:space="preserve"> In fact, </w:t>
      </w:r>
      <w:r w:rsidRPr="00493834">
        <w:rPr>
          <w:sz w:val="28"/>
          <w:szCs w:val="28"/>
        </w:rPr>
        <w:t xml:space="preserve">North Dakota, Tennessee, and Michigan </w:t>
      </w:r>
      <w:r>
        <w:rPr>
          <w:sz w:val="28"/>
          <w:szCs w:val="28"/>
        </w:rPr>
        <w:t xml:space="preserve">have </w:t>
      </w:r>
      <w:r w:rsidRPr="00493834">
        <w:rPr>
          <w:sz w:val="28"/>
          <w:szCs w:val="28"/>
        </w:rPr>
        <w:t>all emerged as national growth stars, ranking in the top 20 of the 50 states for employment growth</w:t>
      </w:r>
      <w:r>
        <w:rPr>
          <w:sz w:val="28"/>
          <w:szCs w:val="28"/>
        </w:rPr>
        <w:t>,</w:t>
      </w:r>
      <w:r w:rsidRPr="00561AFF">
        <w:rPr>
          <w:sz w:val="28"/>
          <w:szCs w:val="28"/>
        </w:rPr>
        <w:t xml:space="preserve"> </w:t>
      </w:r>
      <w:r>
        <w:rPr>
          <w:sz w:val="28"/>
          <w:szCs w:val="28"/>
        </w:rPr>
        <w:t>during the current decade</w:t>
      </w:r>
      <w:r w:rsidRPr="00493834">
        <w:rPr>
          <w:sz w:val="28"/>
          <w:szCs w:val="28"/>
        </w:rPr>
        <w:t xml:space="preserve">. </w:t>
      </w:r>
    </w:p>
    <w:p w14:paraId="3983311B" w14:textId="37AFD71F" w:rsidR="00224C4E" w:rsidRPr="00493834" w:rsidRDefault="00224C4E" w:rsidP="00224C4E">
      <w:pPr>
        <w:rPr>
          <w:sz w:val="28"/>
          <w:szCs w:val="28"/>
        </w:rPr>
      </w:pPr>
      <w:r w:rsidRPr="00493834">
        <w:rPr>
          <w:sz w:val="28"/>
          <w:szCs w:val="28"/>
        </w:rPr>
        <w:t xml:space="preserve">With that said, neither </w:t>
      </w:r>
      <w:r>
        <w:rPr>
          <w:sz w:val="28"/>
          <w:szCs w:val="28"/>
        </w:rPr>
        <w:t xml:space="preserve">Heartland </w:t>
      </w:r>
      <w:r w:rsidRPr="00493834">
        <w:rPr>
          <w:sz w:val="28"/>
          <w:szCs w:val="28"/>
        </w:rPr>
        <w:t xml:space="preserve">employment nor output </w:t>
      </w:r>
      <w:r w:rsidRPr="001B41AE">
        <w:rPr>
          <w:noProof/>
          <w:sz w:val="28"/>
          <w:szCs w:val="28"/>
        </w:rPr>
        <w:t>growth</w:t>
      </w:r>
      <w:r>
        <w:rPr>
          <w:sz w:val="28"/>
          <w:szCs w:val="28"/>
        </w:rPr>
        <w:t xml:space="preserve"> has in the </w:t>
      </w:r>
      <w:r w:rsidRPr="00493834">
        <w:rPr>
          <w:sz w:val="28"/>
          <w:szCs w:val="28"/>
        </w:rPr>
        <w:t>aggregate kept pace with that in the rest of the nation.</w:t>
      </w:r>
      <w:r>
        <w:rPr>
          <w:sz w:val="28"/>
          <w:szCs w:val="28"/>
        </w:rPr>
        <w:t xml:space="preserve"> </w:t>
      </w:r>
      <w:r w:rsidRPr="00493834">
        <w:rPr>
          <w:sz w:val="28"/>
          <w:szCs w:val="28"/>
        </w:rPr>
        <w:t>And on a measure of economic “dynamism”—employment in young firms—the region significantly underperforms the rest of the country.</w:t>
      </w:r>
      <w:r>
        <w:rPr>
          <w:sz w:val="28"/>
          <w:szCs w:val="28"/>
        </w:rPr>
        <w:t xml:space="preserve"> </w:t>
      </w:r>
      <w:r w:rsidRPr="00493834">
        <w:rPr>
          <w:sz w:val="28"/>
          <w:szCs w:val="28"/>
        </w:rPr>
        <w:t xml:space="preserve">Only six of the region’s </w:t>
      </w:r>
      <w:r>
        <w:rPr>
          <w:sz w:val="28"/>
          <w:szCs w:val="28"/>
        </w:rPr>
        <w:t xml:space="preserve">19 </w:t>
      </w:r>
      <w:r w:rsidRPr="00493834">
        <w:rPr>
          <w:sz w:val="28"/>
          <w:szCs w:val="28"/>
        </w:rPr>
        <w:t xml:space="preserve">states have shown positive growth in such </w:t>
      </w:r>
      <w:r w:rsidRPr="001B41AE">
        <w:rPr>
          <w:noProof/>
          <w:sz w:val="28"/>
          <w:szCs w:val="28"/>
        </w:rPr>
        <w:t>employment</w:t>
      </w:r>
      <w:r w:rsidRPr="00493834">
        <w:rPr>
          <w:sz w:val="28"/>
          <w:szCs w:val="28"/>
        </w:rPr>
        <w:t xml:space="preserve"> since 2010</w:t>
      </w:r>
      <w:r>
        <w:rPr>
          <w:sz w:val="28"/>
          <w:szCs w:val="28"/>
        </w:rPr>
        <w:t>,</w:t>
      </w:r>
      <w:r w:rsidRPr="00493834">
        <w:rPr>
          <w:sz w:val="28"/>
          <w:szCs w:val="28"/>
        </w:rPr>
        <w:t xml:space="preserve"> </w:t>
      </w:r>
      <w:r w:rsidRPr="001B41AE">
        <w:rPr>
          <w:noProof/>
          <w:sz w:val="28"/>
          <w:szCs w:val="28"/>
        </w:rPr>
        <w:t>and</w:t>
      </w:r>
      <w:r w:rsidRPr="00493834">
        <w:rPr>
          <w:sz w:val="28"/>
          <w:szCs w:val="28"/>
        </w:rPr>
        <w:t xml:space="preserve"> as a </w:t>
      </w:r>
      <w:r w:rsidRPr="001B41AE">
        <w:rPr>
          <w:noProof/>
          <w:sz w:val="28"/>
          <w:szCs w:val="28"/>
        </w:rPr>
        <w:t>whole</w:t>
      </w:r>
      <w:r>
        <w:rPr>
          <w:noProof/>
          <w:sz w:val="28"/>
          <w:szCs w:val="28"/>
        </w:rPr>
        <w:t>,</w:t>
      </w:r>
      <w:r w:rsidRPr="00493834">
        <w:rPr>
          <w:sz w:val="28"/>
          <w:szCs w:val="28"/>
        </w:rPr>
        <w:t xml:space="preserve"> the </w:t>
      </w:r>
      <w:r w:rsidRPr="001B41AE">
        <w:rPr>
          <w:noProof/>
          <w:sz w:val="28"/>
          <w:szCs w:val="28"/>
        </w:rPr>
        <w:t>region</w:t>
      </w:r>
      <w:r w:rsidRPr="00493834">
        <w:rPr>
          <w:sz w:val="28"/>
          <w:szCs w:val="28"/>
        </w:rPr>
        <w:t xml:space="preserve"> lagged even the torpid pace of new-firm employment growth in the rest of the country. A</w:t>
      </w:r>
      <w:r>
        <w:rPr>
          <w:sz w:val="28"/>
          <w:szCs w:val="28"/>
        </w:rPr>
        <w:t>n</w:t>
      </w:r>
      <w:r w:rsidRPr="00493834">
        <w:rPr>
          <w:sz w:val="28"/>
          <w:szCs w:val="28"/>
        </w:rPr>
        <w:t xml:space="preserve"> isolated bright spot here was North Dakota, which led the nation</w:t>
      </w:r>
      <w:r>
        <w:rPr>
          <w:sz w:val="28"/>
          <w:szCs w:val="28"/>
        </w:rPr>
        <w:t xml:space="preserve"> with its </w:t>
      </w:r>
      <w:r w:rsidRPr="001B41AE">
        <w:rPr>
          <w:noProof/>
          <w:sz w:val="28"/>
          <w:szCs w:val="28"/>
        </w:rPr>
        <w:t>strong</w:t>
      </w:r>
      <w:r>
        <w:rPr>
          <w:sz w:val="28"/>
          <w:szCs w:val="28"/>
        </w:rPr>
        <w:t xml:space="preserve"> growth rate for employment at new firms.</w:t>
      </w:r>
    </w:p>
    <w:p w14:paraId="06C5F07A" w14:textId="78837EFA" w:rsidR="00C95EC9" w:rsidRPr="00215306" w:rsidRDefault="00C95EC9">
      <w:pPr>
        <w:rPr>
          <w:sz w:val="28"/>
          <w:szCs w:val="28"/>
        </w:rPr>
      </w:pPr>
      <w:r w:rsidRPr="00215306">
        <w:rPr>
          <w:sz w:val="28"/>
          <w:szCs w:val="28"/>
        </w:rPr>
        <w:br w:type="page"/>
      </w:r>
    </w:p>
    <w:p w14:paraId="18EE737F" w14:textId="77777777" w:rsidR="00224C4E" w:rsidRPr="00FE3126" w:rsidRDefault="00224C4E" w:rsidP="00224C4E">
      <w:pPr>
        <w:pStyle w:val="Heading4"/>
      </w:pPr>
      <w:bookmarkStart w:id="11" w:name="_Toc522092109"/>
      <w:r>
        <w:lastRenderedPageBreak/>
        <w:t>Jobs</w:t>
      </w:r>
      <w:bookmarkEnd w:id="11"/>
    </w:p>
    <w:p w14:paraId="0ED18AB5" w14:textId="77777777" w:rsidR="00224C4E" w:rsidRDefault="00224C4E" w:rsidP="00224C4E">
      <w:pPr>
        <w:rPr>
          <w:sz w:val="28"/>
          <w:szCs w:val="28"/>
        </w:rPr>
      </w:pPr>
      <w:r>
        <w:rPr>
          <w:sz w:val="28"/>
          <w:szCs w:val="28"/>
        </w:rPr>
        <w:t>Job growth creates new opportunities for individuals, firms, and governments.</w:t>
      </w:r>
    </w:p>
    <w:p w14:paraId="17C304BE" w14:textId="77777777" w:rsidR="00224C4E" w:rsidRDefault="00224C4E" w:rsidP="00224C4E">
      <w:pPr>
        <w:rPr>
          <w:sz w:val="28"/>
          <w:szCs w:val="28"/>
        </w:rPr>
      </w:pPr>
      <w:r>
        <w:rPr>
          <w:sz w:val="28"/>
          <w:szCs w:val="28"/>
        </w:rPr>
        <w:t xml:space="preserve">Since the start of the most recent economic recovery, job growth in the Heartland has been consistently positive, growing at a compound annual growth rate (CAGR) of </w:t>
      </w:r>
      <w:r w:rsidRPr="002B02E8">
        <w:rPr>
          <w:b/>
          <w:sz w:val="28"/>
          <w:szCs w:val="28"/>
        </w:rPr>
        <w:t>1.3 percent</w:t>
      </w:r>
      <w:r>
        <w:rPr>
          <w:sz w:val="28"/>
          <w:szCs w:val="28"/>
        </w:rPr>
        <w:t xml:space="preserve">. (Annual growth is measured using CAGRs throughout the report). Nonetheless, this still lags the rest of the nation’s 1.9 percent </w:t>
      </w:r>
      <w:r w:rsidRPr="00E6319A">
        <w:rPr>
          <w:noProof/>
          <w:sz w:val="28"/>
          <w:szCs w:val="28"/>
        </w:rPr>
        <w:t>annual</w:t>
      </w:r>
      <w:r>
        <w:rPr>
          <w:sz w:val="28"/>
          <w:szCs w:val="28"/>
        </w:rPr>
        <w:t xml:space="preserve"> growth rate. The Heartland’s job growth rate slowed in the most recent available year, however, falling to </w:t>
      </w:r>
      <w:r w:rsidRPr="002B02E8">
        <w:rPr>
          <w:b/>
          <w:sz w:val="28"/>
          <w:szCs w:val="28"/>
        </w:rPr>
        <w:t>0.8 percent</w:t>
      </w:r>
      <w:r>
        <w:rPr>
          <w:sz w:val="28"/>
          <w:szCs w:val="28"/>
        </w:rPr>
        <w:t xml:space="preserve"> between 2016 and 2017, versus 1.7 percent in the rest of the country.</w:t>
      </w:r>
    </w:p>
    <w:p w14:paraId="2F99AF56" w14:textId="77777777" w:rsidR="00224C4E" w:rsidRDefault="00224C4E" w:rsidP="00224C4E">
      <w:pPr>
        <w:rPr>
          <w:sz w:val="28"/>
          <w:szCs w:val="28"/>
        </w:rPr>
      </w:pPr>
      <w:r>
        <w:rPr>
          <w:sz w:val="28"/>
          <w:szCs w:val="28"/>
        </w:rPr>
        <w:t xml:space="preserve">Every Heartland state has shown net annual job growth since 2010, with several standout performers. </w:t>
      </w:r>
      <w:r w:rsidRPr="00E54331">
        <w:rPr>
          <w:b/>
          <w:sz w:val="28"/>
          <w:szCs w:val="28"/>
        </w:rPr>
        <w:t>North Dakota</w:t>
      </w:r>
      <w:r>
        <w:rPr>
          <w:sz w:val="28"/>
          <w:szCs w:val="28"/>
        </w:rPr>
        <w:t xml:space="preserve"> led the way with 2.1 percent annual job growth since 2010. </w:t>
      </w:r>
      <w:r w:rsidRPr="00A95309">
        <w:rPr>
          <w:b/>
          <w:sz w:val="28"/>
          <w:szCs w:val="28"/>
        </w:rPr>
        <w:t xml:space="preserve">Tennessee </w:t>
      </w:r>
      <w:r>
        <w:rPr>
          <w:sz w:val="28"/>
          <w:szCs w:val="28"/>
        </w:rPr>
        <w:t xml:space="preserve">and </w:t>
      </w:r>
      <w:r w:rsidRPr="00A95309">
        <w:rPr>
          <w:b/>
          <w:sz w:val="28"/>
          <w:szCs w:val="28"/>
        </w:rPr>
        <w:t xml:space="preserve">Michigan </w:t>
      </w:r>
      <w:r>
        <w:rPr>
          <w:sz w:val="28"/>
          <w:szCs w:val="28"/>
        </w:rPr>
        <w:t xml:space="preserve">have also posted strong job growth during that time, with </w:t>
      </w:r>
      <w:r w:rsidRPr="00E6319A">
        <w:rPr>
          <w:noProof/>
          <w:sz w:val="28"/>
          <w:szCs w:val="28"/>
        </w:rPr>
        <w:t>annual</w:t>
      </w:r>
      <w:r>
        <w:rPr>
          <w:sz w:val="28"/>
          <w:szCs w:val="28"/>
        </w:rPr>
        <w:t xml:space="preserve"> increases of 2 percent and 1.9 percent, respectively. Likewise, </w:t>
      </w:r>
      <w:r w:rsidRPr="00A95309">
        <w:rPr>
          <w:b/>
          <w:sz w:val="28"/>
          <w:szCs w:val="28"/>
        </w:rPr>
        <w:t>Tennessee</w:t>
      </w:r>
      <w:r>
        <w:rPr>
          <w:sz w:val="28"/>
          <w:szCs w:val="28"/>
        </w:rPr>
        <w:t xml:space="preserve"> has led the Heartland in job growth from 2016 to 2017, with the </w:t>
      </w:r>
      <w:r w:rsidRPr="00E6319A">
        <w:rPr>
          <w:noProof/>
          <w:sz w:val="28"/>
          <w:szCs w:val="28"/>
        </w:rPr>
        <w:t>growth</w:t>
      </w:r>
      <w:r>
        <w:rPr>
          <w:sz w:val="28"/>
          <w:szCs w:val="28"/>
        </w:rPr>
        <w:t xml:space="preserve"> of 1.5 percent, followed by </w:t>
      </w:r>
      <w:r w:rsidRPr="00A95309">
        <w:rPr>
          <w:b/>
          <w:sz w:val="28"/>
          <w:szCs w:val="28"/>
        </w:rPr>
        <w:t>Minnesota</w:t>
      </w:r>
      <w:r>
        <w:rPr>
          <w:sz w:val="28"/>
          <w:szCs w:val="28"/>
        </w:rPr>
        <w:t xml:space="preserve"> and </w:t>
      </w:r>
      <w:r w:rsidRPr="00A95309">
        <w:rPr>
          <w:b/>
          <w:sz w:val="28"/>
          <w:szCs w:val="28"/>
        </w:rPr>
        <w:t>Michigan</w:t>
      </w:r>
      <w:r>
        <w:rPr>
          <w:sz w:val="28"/>
          <w:szCs w:val="28"/>
        </w:rPr>
        <w:t xml:space="preserve"> at 1.4 percent and 1.3 percent, respectively.</w:t>
      </w:r>
    </w:p>
    <w:p w14:paraId="35E84691" w14:textId="77777777" w:rsidR="00224C4E" w:rsidRDefault="00224C4E" w:rsidP="00224C4E">
      <w:pPr>
        <w:rPr>
          <w:sz w:val="28"/>
          <w:szCs w:val="28"/>
        </w:rPr>
      </w:pPr>
      <w:r>
        <w:rPr>
          <w:sz w:val="28"/>
          <w:szCs w:val="28"/>
        </w:rPr>
        <w:t xml:space="preserve">While job growth has been healthy in recent years, on a longer timeline, </w:t>
      </w:r>
      <w:r w:rsidRPr="001B41AE">
        <w:rPr>
          <w:noProof/>
          <w:sz w:val="28"/>
          <w:szCs w:val="28"/>
        </w:rPr>
        <w:t>the</w:t>
      </w:r>
      <w:r>
        <w:rPr>
          <w:sz w:val="28"/>
          <w:szCs w:val="28"/>
        </w:rPr>
        <w:t xml:space="preserve"> Heartland has struggled compared to the rest of the country. From 2001 to 2017</w:t>
      </w:r>
      <w:r w:rsidRPr="00AE053B">
        <w:rPr>
          <w:sz w:val="28"/>
          <w:szCs w:val="28"/>
        </w:rPr>
        <w:t xml:space="preserve"> the Heartland added fewer than </w:t>
      </w:r>
      <w:r w:rsidRPr="004D56D0">
        <w:rPr>
          <w:b/>
          <w:sz w:val="28"/>
          <w:szCs w:val="28"/>
        </w:rPr>
        <w:t>1.3 million jobs</w:t>
      </w:r>
      <w:r w:rsidRPr="00AE053B">
        <w:rPr>
          <w:sz w:val="28"/>
          <w:szCs w:val="28"/>
        </w:rPr>
        <w:t xml:space="preserve">, </w:t>
      </w:r>
      <w:r>
        <w:rPr>
          <w:sz w:val="28"/>
          <w:szCs w:val="28"/>
        </w:rPr>
        <w:t xml:space="preserve">for </w:t>
      </w:r>
      <w:r w:rsidRPr="00AE053B">
        <w:rPr>
          <w:sz w:val="28"/>
          <w:szCs w:val="28"/>
        </w:rPr>
        <w:t>an</w:t>
      </w:r>
      <w:r>
        <w:rPr>
          <w:sz w:val="28"/>
          <w:szCs w:val="28"/>
        </w:rPr>
        <w:t xml:space="preserve"> annual</w:t>
      </w:r>
      <w:r w:rsidRPr="00AE053B">
        <w:rPr>
          <w:sz w:val="28"/>
          <w:szCs w:val="28"/>
        </w:rPr>
        <w:t xml:space="preserve"> g</w:t>
      </w:r>
      <w:r>
        <w:rPr>
          <w:sz w:val="28"/>
          <w:szCs w:val="28"/>
        </w:rPr>
        <w:t xml:space="preserve">rowth rate </w:t>
      </w:r>
      <w:r w:rsidRPr="004D56D0">
        <w:rPr>
          <w:b/>
          <w:sz w:val="28"/>
          <w:szCs w:val="28"/>
        </w:rPr>
        <w:t>of 0.2 percent</w:t>
      </w:r>
      <w:r>
        <w:rPr>
          <w:sz w:val="28"/>
          <w:szCs w:val="28"/>
        </w:rPr>
        <w:t>, compared</w:t>
      </w:r>
      <w:r w:rsidRPr="00AE053B">
        <w:rPr>
          <w:sz w:val="28"/>
          <w:szCs w:val="28"/>
        </w:rPr>
        <w:t xml:space="preserve"> to nearly</w:t>
      </w:r>
      <w:r>
        <w:rPr>
          <w:sz w:val="28"/>
          <w:szCs w:val="28"/>
        </w:rPr>
        <w:t xml:space="preserve"> the</w:t>
      </w:r>
      <w:r w:rsidRPr="00AE053B">
        <w:rPr>
          <w:sz w:val="28"/>
          <w:szCs w:val="28"/>
        </w:rPr>
        <w:t xml:space="preserve"> 11 million jobs added in the rest of the country, </w:t>
      </w:r>
      <w:r>
        <w:rPr>
          <w:sz w:val="28"/>
          <w:szCs w:val="28"/>
        </w:rPr>
        <w:t xml:space="preserve">a 0.8 percent </w:t>
      </w:r>
      <w:r w:rsidRPr="001B41AE">
        <w:rPr>
          <w:noProof/>
          <w:sz w:val="28"/>
          <w:szCs w:val="28"/>
        </w:rPr>
        <w:t>annual</w:t>
      </w:r>
      <w:r>
        <w:rPr>
          <w:sz w:val="28"/>
          <w:szCs w:val="28"/>
        </w:rPr>
        <w:t xml:space="preserve"> growth rate.</w:t>
      </w:r>
    </w:p>
    <w:p w14:paraId="2AE7F7BA" w14:textId="77777777" w:rsidR="00224C4E" w:rsidRDefault="00224C4E" w:rsidP="00224C4E">
      <w:pPr>
        <w:rPr>
          <w:sz w:val="28"/>
          <w:szCs w:val="28"/>
        </w:rPr>
      </w:pPr>
      <w:r>
        <w:rPr>
          <w:sz w:val="28"/>
          <w:szCs w:val="28"/>
        </w:rPr>
        <w:t xml:space="preserve">Overall, most individual Heartland states have seen slow job growth since 2001. </w:t>
      </w:r>
      <w:r w:rsidRPr="00AE053B">
        <w:rPr>
          <w:b/>
          <w:sz w:val="28"/>
          <w:szCs w:val="28"/>
        </w:rPr>
        <w:t>North Dakota</w:t>
      </w:r>
      <w:r>
        <w:rPr>
          <w:sz w:val="28"/>
          <w:szCs w:val="28"/>
        </w:rPr>
        <w:t xml:space="preserve"> was the exception to this trend, leading the nation with annual job growth of 2 percent since 2001, </w:t>
      </w:r>
      <w:r w:rsidRPr="001B41AE">
        <w:rPr>
          <w:noProof/>
          <w:sz w:val="28"/>
          <w:szCs w:val="28"/>
        </w:rPr>
        <w:t>largely driven</w:t>
      </w:r>
      <w:r>
        <w:rPr>
          <w:sz w:val="28"/>
          <w:szCs w:val="28"/>
        </w:rPr>
        <w:t xml:space="preserve"> by the state’s oil and gas boom. Conversely, </w:t>
      </w:r>
      <w:r w:rsidRPr="00710A16">
        <w:rPr>
          <w:b/>
          <w:sz w:val="28"/>
          <w:szCs w:val="28"/>
        </w:rPr>
        <w:t>Michigan</w:t>
      </w:r>
      <w:r w:rsidRPr="00A95309">
        <w:rPr>
          <w:sz w:val="28"/>
          <w:szCs w:val="28"/>
        </w:rPr>
        <w:t xml:space="preserve">, and to a lesser extent </w:t>
      </w:r>
      <w:r>
        <w:rPr>
          <w:b/>
          <w:sz w:val="28"/>
          <w:szCs w:val="28"/>
        </w:rPr>
        <w:t>Ohio</w:t>
      </w:r>
      <w:r>
        <w:rPr>
          <w:sz w:val="28"/>
          <w:szCs w:val="28"/>
        </w:rPr>
        <w:t xml:space="preserve">, have seen overall negative job growth since 2001, with annual job losses of 0.3 percent and 0.1 percent, respectively. Those numbers reflect the </w:t>
      </w:r>
      <w:r w:rsidRPr="001B41AE">
        <w:rPr>
          <w:noProof/>
          <w:sz w:val="28"/>
          <w:szCs w:val="28"/>
        </w:rPr>
        <w:t>loss</w:t>
      </w:r>
      <w:r>
        <w:rPr>
          <w:sz w:val="28"/>
          <w:szCs w:val="28"/>
        </w:rPr>
        <w:t xml:space="preserve"> in manufacturing jobs in those states, driven </w:t>
      </w:r>
      <w:r>
        <w:rPr>
          <w:sz w:val="28"/>
          <w:szCs w:val="28"/>
        </w:rPr>
        <w:lastRenderedPageBreak/>
        <w:t>by increased automation and international competition, and exacerbated by the particularly severe impacts of the Great Recession.</w:t>
      </w:r>
    </w:p>
    <w:p w14:paraId="7ABCDD6F" w14:textId="77777777" w:rsidR="001C0E3B" w:rsidRDefault="001C0E3B" w:rsidP="001C0E3B">
      <w:pPr>
        <w:rPr>
          <w:sz w:val="28"/>
          <w:szCs w:val="28"/>
        </w:rPr>
      </w:pPr>
      <w:r>
        <w:rPr>
          <w:noProof/>
          <w:sz w:val="28"/>
          <w:szCs w:val="28"/>
        </w:rPr>
        <w:drawing>
          <wp:inline distT="0" distB="0" distL="0" distR="0" wp14:anchorId="5D31175F" wp14:editId="3F5A862E">
            <wp:extent cx="4102873" cy="3798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_States_v1.png"/>
                    <pic:cNvPicPr/>
                  </pic:nvPicPr>
                  <pic:blipFill rotWithShape="1">
                    <a:blip r:embed="rId12" cstate="print">
                      <a:extLst>
                        <a:ext uri="{28A0092B-C50C-407E-A947-70E740481C1C}">
                          <a14:useLocalDpi xmlns:a14="http://schemas.microsoft.com/office/drawing/2010/main" val="0"/>
                        </a:ext>
                      </a:extLst>
                    </a:blip>
                    <a:srcRect t="5776" b="7340"/>
                    <a:stretch/>
                  </pic:blipFill>
                  <pic:spPr bwMode="auto">
                    <a:xfrm>
                      <a:off x="0" y="0"/>
                      <a:ext cx="4126128" cy="3819774"/>
                    </a:xfrm>
                    <a:prstGeom prst="rect">
                      <a:avLst/>
                    </a:prstGeom>
                    <a:ln>
                      <a:noFill/>
                    </a:ln>
                    <a:extLst>
                      <a:ext uri="{53640926-AAD7-44D8-BBD7-CCE9431645EC}">
                        <a14:shadowObscured xmlns:a14="http://schemas.microsoft.com/office/drawing/2010/main"/>
                      </a:ext>
                    </a:extLst>
                  </pic:spPr>
                </pic:pic>
              </a:graphicData>
            </a:graphic>
          </wp:inline>
        </w:drawing>
      </w:r>
    </w:p>
    <w:p w14:paraId="3A87F172" w14:textId="77777777" w:rsidR="001C0E3B" w:rsidRDefault="001C0E3B" w:rsidP="001C0E3B">
      <w:pPr>
        <w:rPr>
          <w:i/>
          <w:szCs w:val="28"/>
        </w:rPr>
      </w:pPr>
      <w:r w:rsidRPr="00273A31">
        <w:rPr>
          <w:i/>
          <w:szCs w:val="28"/>
        </w:rPr>
        <w:t>Source: Brookings analysis of QCEW data</w:t>
      </w:r>
    </w:p>
    <w:tbl>
      <w:tblPr>
        <w:tblW w:w="4920" w:type="dxa"/>
        <w:jc w:val="right"/>
        <w:tblLook w:val="04A0" w:firstRow="1" w:lastRow="0" w:firstColumn="1" w:lastColumn="0" w:noHBand="0" w:noVBand="1"/>
      </w:tblPr>
      <w:tblGrid>
        <w:gridCol w:w="1880"/>
        <w:gridCol w:w="1720"/>
        <w:gridCol w:w="1320"/>
      </w:tblGrid>
      <w:tr w:rsidR="001C0E3B" w:rsidRPr="00273A31" w14:paraId="07A9FF79" w14:textId="77777777" w:rsidTr="00F44422">
        <w:trPr>
          <w:trHeight w:val="279"/>
          <w:jc w:val="right"/>
        </w:trPr>
        <w:tc>
          <w:tcPr>
            <w:tcW w:w="1880" w:type="dxa"/>
            <w:tcBorders>
              <w:top w:val="nil"/>
              <w:left w:val="nil"/>
              <w:bottom w:val="nil"/>
              <w:right w:val="nil"/>
            </w:tcBorders>
            <w:shd w:val="clear" w:color="auto" w:fill="auto"/>
            <w:hideMark/>
          </w:tcPr>
          <w:p w14:paraId="0C4681A7" w14:textId="77777777" w:rsidR="001C0E3B" w:rsidRPr="00273A31" w:rsidRDefault="001C0E3B" w:rsidP="00F44422">
            <w:pPr>
              <w:spacing w:after="0" w:line="240" w:lineRule="auto"/>
              <w:rPr>
                <w:rFonts w:eastAsia="Times New Roman" w:cs="Arial"/>
                <w:b/>
                <w:bCs/>
                <w:color w:val="000000"/>
                <w:sz w:val="20"/>
                <w:szCs w:val="20"/>
              </w:rPr>
            </w:pPr>
            <w:r w:rsidRPr="00273A31">
              <w:rPr>
                <w:rFonts w:eastAsia="Times New Roman" w:cs="Arial"/>
                <w:b/>
                <w:bCs/>
                <w:color w:val="000000"/>
                <w:sz w:val="20"/>
                <w:szCs w:val="20"/>
              </w:rPr>
              <w:t>Name</w:t>
            </w:r>
          </w:p>
        </w:tc>
        <w:tc>
          <w:tcPr>
            <w:tcW w:w="1720" w:type="dxa"/>
            <w:tcBorders>
              <w:top w:val="nil"/>
              <w:left w:val="nil"/>
              <w:bottom w:val="nil"/>
              <w:right w:val="nil"/>
            </w:tcBorders>
            <w:shd w:val="clear" w:color="auto" w:fill="auto"/>
            <w:hideMark/>
          </w:tcPr>
          <w:p w14:paraId="07E891FA"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 xml:space="preserve">Total jobs, </w:t>
            </w:r>
            <w:r w:rsidRPr="00273A31">
              <w:rPr>
                <w:rFonts w:eastAsia="Times New Roman" w:cs="Arial"/>
                <w:b/>
                <w:bCs/>
                <w:color w:val="000000"/>
                <w:sz w:val="20"/>
                <w:szCs w:val="20"/>
              </w:rPr>
              <w:br/>
              <w:t>2017</w:t>
            </w:r>
          </w:p>
        </w:tc>
        <w:tc>
          <w:tcPr>
            <w:tcW w:w="1320" w:type="dxa"/>
            <w:tcBorders>
              <w:top w:val="nil"/>
              <w:left w:val="nil"/>
              <w:bottom w:val="nil"/>
              <w:right w:val="nil"/>
            </w:tcBorders>
            <w:shd w:val="clear" w:color="auto" w:fill="auto"/>
            <w:hideMark/>
          </w:tcPr>
          <w:p w14:paraId="0034E10A"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 xml:space="preserve">CAGR, </w:t>
            </w:r>
            <w:r w:rsidRPr="00273A31">
              <w:rPr>
                <w:rFonts w:eastAsia="Times New Roman" w:cs="Arial"/>
                <w:b/>
                <w:bCs/>
                <w:color w:val="000000"/>
                <w:sz w:val="20"/>
                <w:szCs w:val="20"/>
              </w:rPr>
              <w:br/>
              <w:t>2010-17</w:t>
            </w:r>
          </w:p>
        </w:tc>
      </w:tr>
      <w:tr w:rsidR="00D553BF" w:rsidRPr="00273A31" w14:paraId="690009EB" w14:textId="77777777" w:rsidTr="00F44422">
        <w:trPr>
          <w:trHeight w:val="153"/>
          <w:jc w:val="right"/>
        </w:trPr>
        <w:tc>
          <w:tcPr>
            <w:tcW w:w="1880" w:type="dxa"/>
            <w:tcBorders>
              <w:top w:val="nil"/>
              <w:left w:val="nil"/>
              <w:bottom w:val="nil"/>
              <w:right w:val="nil"/>
            </w:tcBorders>
            <w:shd w:val="clear" w:color="auto" w:fill="auto"/>
            <w:noWrap/>
            <w:hideMark/>
          </w:tcPr>
          <w:p w14:paraId="1FBA7956"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North Dakota</w:t>
            </w:r>
          </w:p>
        </w:tc>
        <w:tc>
          <w:tcPr>
            <w:tcW w:w="1720" w:type="dxa"/>
            <w:tcBorders>
              <w:top w:val="nil"/>
              <w:left w:val="nil"/>
              <w:bottom w:val="nil"/>
              <w:right w:val="nil"/>
            </w:tcBorders>
            <w:shd w:val="clear" w:color="auto" w:fill="auto"/>
            <w:noWrap/>
            <w:hideMark/>
          </w:tcPr>
          <w:p w14:paraId="4FCD98D2" w14:textId="44396767"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414,000</w:t>
            </w:r>
          </w:p>
        </w:tc>
        <w:tc>
          <w:tcPr>
            <w:tcW w:w="1320" w:type="dxa"/>
            <w:tcBorders>
              <w:top w:val="nil"/>
              <w:left w:val="nil"/>
              <w:bottom w:val="nil"/>
              <w:right w:val="nil"/>
            </w:tcBorders>
            <w:shd w:val="clear" w:color="auto" w:fill="auto"/>
            <w:noWrap/>
            <w:hideMark/>
          </w:tcPr>
          <w:p w14:paraId="1D6C90E9"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2.1%</w:t>
            </w:r>
          </w:p>
        </w:tc>
      </w:tr>
      <w:tr w:rsidR="00D553BF" w:rsidRPr="00273A31" w14:paraId="288C4CE8" w14:textId="77777777" w:rsidTr="00F44422">
        <w:trPr>
          <w:trHeight w:val="189"/>
          <w:jc w:val="right"/>
        </w:trPr>
        <w:tc>
          <w:tcPr>
            <w:tcW w:w="1880" w:type="dxa"/>
            <w:tcBorders>
              <w:top w:val="nil"/>
              <w:left w:val="nil"/>
              <w:bottom w:val="nil"/>
              <w:right w:val="nil"/>
            </w:tcBorders>
            <w:shd w:val="clear" w:color="auto" w:fill="auto"/>
            <w:noWrap/>
            <w:hideMark/>
          </w:tcPr>
          <w:p w14:paraId="41895CF4"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Tennessee</w:t>
            </w:r>
          </w:p>
        </w:tc>
        <w:tc>
          <w:tcPr>
            <w:tcW w:w="1720" w:type="dxa"/>
            <w:tcBorders>
              <w:top w:val="nil"/>
              <w:left w:val="nil"/>
              <w:bottom w:val="nil"/>
              <w:right w:val="nil"/>
            </w:tcBorders>
            <w:shd w:val="clear" w:color="auto" w:fill="auto"/>
            <w:noWrap/>
            <w:hideMark/>
          </w:tcPr>
          <w:p w14:paraId="4DBFDBA6" w14:textId="72FF71C2"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2,931,000</w:t>
            </w:r>
          </w:p>
        </w:tc>
        <w:tc>
          <w:tcPr>
            <w:tcW w:w="1320" w:type="dxa"/>
            <w:tcBorders>
              <w:top w:val="nil"/>
              <w:left w:val="nil"/>
              <w:bottom w:val="nil"/>
              <w:right w:val="nil"/>
            </w:tcBorders>
            <w:shd w:val="clear" w:color="auto" w:fill="auto"/>
            <w:noWrap/>
            <w:hideMark/>
          </w:tcPr>
          <w:p w14:paraId="545A556E"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2.0%</w:t>
            </w:r>
          </w:p>
        </w:tc>
      </w:tr>
      <w:tr w:rsidR="00D553BF" w:rsidRPr="00273A31" w14:paraId="4051B4EA" w14:textId="77777777" w:rsidTr="00F44422">
        <w:trPr>
          <w:trHeight w:val="207"/>
          <w:jc w:val="right"/>
        </w:trPr>
        <w:tc>
          <w:tcPr>
            <w:tcW w:w="1880" w:type="dxa"/>
            <w:tcBorders>
              <w:top w:val="nil"/>
              <w:left w:val="nil"/>
              <w:bottom w:val="nil"/>
              <w:right w:val="nil"/>
            </w:tcBorders>
            <w:shd w:val="clear" w:color="auto" w:fill="auto"/>
            <w:noWrap/>
            <w:hideMark/>
          </w:tcPr>
          <w:p w14:paraId="296F21FF"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Michigan</w:t>
            </w:r>
          </w:p>
        </w:tc>
        <w:tc>
          <w:tcPr>
            <w:tcW w:w="1720" w:type="dxa"/>
            <w:tcBorders>
              <w:top w:val="nil"/>
              <w:left w:val="nil"/>
              <w:bottom w:val="nil"/>
              <w:right w:val="nil"/>
            </w:tcBorders>
            <w:shd w:val="clear" w:color="auto" w:fill="auto"/>
            <w:noWrap/>
            <w:hideMark/>
          </w:tcPr>
          <w:p w14:paraId="2777F294" w14:textId="64D96D68"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4,296,000</w:t>
            </w:r>
          </w:p>
        </w:tc>
        <w:tc>
          <w:tcPr>
            <w:tcW w:w="1320" w:type="dxa"/>
            <w:tcBorders>
              <w:top w:val="nil"/>
              <w:left w:val="nil"/>
              <w:bottom w:val="nil"/>
              <w:right w:val="nil"/>
            </w:tcBorders>
            <w:shd w:val="clear" w:color="auto" w:fill="auto"/>
            <w:noWrap/>
            <w:hideMark/>
          </w:tcPr>
          <w:p w14:paraId="3FA1E16C"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1.9%</w:t>
            </w:r>
          </w:p>
        </w:tc>
      </w:tr>
      <w:tr w:rsidR="00D553BF" w:rsidRPr="00273A31" w14:paraId="2FC801B6" w14:textId="77777777" w:rsidTr="00F44422">
        <w:trPr>
          <w:trHeight w:val="243"/>
          <w:jc w:val="right"/>
        </w:trPr>
        <w:tc>
          <w:tcPr>
            <w:tcW w:w="1880" w:type="dxa"/>
            <w:tcBorders>
              <w:top w:val="nil"/>
              <w:left w:val="nil"/>
              <w:bottom w:val="nil"/>
              <w:right w:val="nil"/>
            </w:tcBorders>
            <w:shd w:val="clear" w:color="auto" w:fill="auto"/>
            <w:noWrap/>
            <w:hideMark/>
          </w:tcPr>
          <w:p w14:paraId="19965631"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Minnesota</w:t>
            </w:r>
          </w:p>
        </w:tc>
        <w:tc>
          <w:tcPr>
            <w:tcW w:w="1720" w:type="dxa"/>
            <w:tcBorders>
              <w:top w:val="nil"/>
              <w:left w:val="nil"/>
              <w:bottom w:val="nil"/>
              <w:right w:val="nil"/>
            </w:tcBorders>
            <w:shd w:val="clear" w:color="auto" w:fill="auto"/>
            <w:noWrap/>
            <w:hideMark/>
          </w:tcPr>
          <w:p w14:paraId="37755FD5" w14:textId="366A132E"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2,856,000</w:t>
            </w:r>
          </w:p>
        </w:tc>
        <w:tc>
          <w:tcPr>
            <w:tcW w:w="1320" w:type="dxa"/>
            <w:tcBorders>
              <w:top w:val="nil"/>
              <w:left w:val="nil"/>
              <w:bottom w:val="nil"/>
              <w:right w:val="nil"/>
            </w:tcBorders>
            <w:shd w:val="clear" w:color="auto" w:fill="auto"/>
            <w:noWrap/>
            <w:hideMark/>
          </w:tcPr>
          <w:p w14:paraId="2CEA338A"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1.6%</w:t>
            </w:r>
          </w:p>
        </w:tc>
      </w:tr>
      <w:tr w:rsidR="00D553BF" w:rsidRPr="00273A31" w14:paraId="3F19CEAC" w14:textId="77777777" w:rsidTr="00F44422">
        <w:trPr>
          <w:trHeight w:val="70"/>
          <w:jc w:val="right"/>
        </w:trPr>
        <w:tc>
          <w:tcPr>
            <w:tcW w:w="1880" w:type="dxa"/>
            <w:tcBorders>
              <w:top w:val="nil"/>
              <w:left w:val="nil"/>
              <w:bottom w:val="nil"/>
              <w:right w:val="nil"/>
            </w:tcBorders>
            <w:shd w:val="clear" w:color="auto" w:fill="auto"/>
            <w:noWrap/>
            <w:hideMark/>
          </w:tcPr>
          <w:p w14:paraId="26F66F05"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Indiana</w:t>
            </w:r>
          </w:p>
        </w:tc>
        <w:tc>
          <w:tcPr>
            <w:tcW w:w="1720" w:type="dxa"/>
            <w:tcBorders>
              <w:top w:val="nil"/>
              <w:left w:val="nil"/>
              <w:bottom w:val="nil"/>
              <w:right w:val="nil"/>
            </w:tcBorders>
            <w:shd w:val="clear" w:color="auto" w:fill="auto"/>
            <w:noWrap/>
            <w:hideMark/>
          </w:tcPr>
          <w:p w14:paraId="570DECBB" w14:textId="16DD37DF"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3,018,000</w:t>
            </w:r>
          </w:p>
        </w:tc>
        <w:tc>
          <w:tcPr>
            <w:tcW w:w="1320" w:type="dxa"/>
            <w:tcBorders>
              <w:top w:val="nil"/>
              <w:left w:val="nil"/>
              <w:bottom w:val="nil"/>
              <w:right w:val="nil"/>
            </w:tcBorders>
            <w:shd w:val="clear" w:color="auto" w:fill="auto"/>
            <w:noWrap/>
            <w:hideMark/>
          </w:tcPr>
          <w:p w14:paraId="4C3F9A93"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1.6%</w:t>
            </w:r>
          </w:p>
        </w:tc>
      </w:tr>
      <w:tr w:rsidR="00D553BF" w:rsidRPr="00273A31" w14:paraId="4AD464E2" w14:textId="77777777" w:rsidTr="00F44422">
        <w:trPr>
          <w:trHeight w:val="70"/>
          <w:jc w:val="right"/>
        </w:trPr>
        <w:tc>
          <w:tcPr>
            <w:tcW w:w="1880" w:type="dxa"/>
            <w:tcBorders>
              <w:top w:val="nil"/>
              <w:left w:val="nil"/>
              <w:bottom w:val="nil"/>
              <w:right w:val="nil"/>
            </w:tcBorders>
            <w:shd w:val="clear" w:color="auto" w:fill="auto"/>
            <w:noWrap/>
            <w:hideMark/>
          </w:tcPr>
          <w:p w14:paraId="5C1A6B15"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Kentucky</w:t>
            </w:r>
          </w:p>
        </w:tc>
        <w:tc>
          <w:tcPr>
            <w:tcW w:w="1720" w:type="dxa"/>
            <w:tcBorders>
              <w:top w:val="nil"/>
              <w:left w:val="nil"/>
              <w:bottom w:val="nil"/>
              <w:right w:val="nil"/>
            </w:tcBorders>
            <w:shd w:val="clear" w:color="auto" w:fill="auto"/>
            <w:noWrap/>
            <w:hideMark/>
          </w:tcPr>
          <w:p w14:paraId="7C8AF338" w14:textId="219CC237"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1,874,000</w:t>
            </w:r>
          </w:p>
        </w:tc>
        <w:tc>
          <w:tcPr>
            <w:tcW w:w="1320" w:type="dxa"/>
            <w:tcBorders>
              <w:top w:val="nil"/>
              <w:left w:val="nil"/>
              <w:bottom w:val="nil"/>
              <w:right w:val="nil"/>
            </w:tcBorders>
            <w:shd w:val="clear" w:color="auto" w:fill="auto"/>
            <w:noWrap/>
            <w:hideMark/>
          </w:tcPr>
          <w:p w14:paraId="79A1AF70"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1.3%</w:t>
            </w:r>
          </w:p>
        </w:tc>
      </w:tr>
      <w:tr w:rsidR="00D553BF" w:rsidRPr="00273A31" w14:paraId="15DD5453" w14:textId="77777777" w:rsidTr="00F44422">
        <w:trPr>
          <w:trHeight w:val="70"/>
          <w:jc w:val="right"/>
        </w:trPr>
        <w:tc>
          <w:tcPr>
            <w:tcW w:w="1880" w:type="dxa"/>
            <w:tcBorders>
              <w:top w:val="nil"/>
              <w:left w:val="nil"/>
              <w:bottom w:val="nil"/>
              <w:right w:val="nil"/>
            </w:tcBorders>
            <w:shd w:val="clear" w:color="auto" w:fill="auto"/>
            <w:noWrap/>
            <w:hideMark/>
          </w:tcPr>
          <w:p w14:paraId="512EFC0E"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Ohio</w:t>
            </w:r>
          </w:p>
        </w:tc>
        <w:tc>
          <w:tcPr>
            <w:tcW w:w="1720" w:type="dxa"/>
            <w:tcBorders>
              <w:top w:val="nil"/>
              <w:left w:val="nil"/>
              <w:bottom w:val="nil"/>
              <w:right w:val="nil"/>
            </w:tcBorders>
            <w:shd w:val="clear" w:color="auto" w:fill="auto"/>
            <w:noWrap/>
            <w:hideMark/>
          </w:tcPr>
          <w:p w14:paraId="128889A5" w14:textId="6B5B12D6"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5,365,000</w:t>
            </w:r>
          </w:p>
        </w:tc>
        <w:tc>
          <w:tcPr>
            <w:tcW w:w="1320" w:type="dxa"/>
            <w:tcBorders>
              <w:top w:val="nil"/>
              <w:left w:val="nil"/>
              <w:bottom w:val="nil"/>
              <w:right w:val="nil"/>
            </w:tcBorders>
            <w:shd w:val="clear" w:color="auto" w:fill="auto"/>
            <w:noWrap/>
            <w:hideMark/>
          </w:tcPr>
          <w:p w14:paraId="1B152947"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1.3%</w:t>
            </w:r>
          </w:p>
        </w:tc>
      </w:tr>
      <w:tr w:rsidR="00D553BF" w:rsidRPr="00273A31" w14:paraId="7000538D" w14:textId="77777777" w:rsidTr="00F44422">
        <w:trPr>
          <w:trHeight w:val="81"/>
          <w:jc w:val="right"/>
        </w:trPr>
        <w:tc>
          <w:tcPr>
            <w:tcW w:w="1880" w:type="dxa"/>
            <w:tcBorders>
              <w:top w:val="nil"/>
              <w:left w:val="nil"/>
              <w:bottom w:val="nil"/>
              <w:right w:val="nil"/>
            </w:tcBorders>
            <w:shd w:val="clear" w:color="auto" w:fill="auto"/>
            <w:noWrap/>
            <w:hideMark/>
          </w:tcPr>
          <w:p w14:paraId="66F8AB39"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South Dakota</w:t>
            </w:r>
          </w:p>
        </w:tc>
        <w:tc>
          <w:tcPr>
            <w:tcW w:w="1720" w:type="dxa"/>
            <w:tcBorders>
              <w:top w:val="nil"/>
              <w:left w:val="nil"/>
              <w:bottom w:val="nil"/>
              <w:right w:val="nil"/>
            </w:tcBorders>
            <w:shd w:val="clear" w:color="auto" w:fill="auto"/>
            <w:noWrap/>
            <w:hideMark/>
          </w:tcPr>
          <w:p w14:paraId="6CCD96F3" w14:textId="1E4C16F9"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423,000</w:t>
            </w:r>
          </w:p>
        </w:tc>
        <w:tc>
          <w:tcPr>
            <w:tcW w:w="1320" w:type="dxa"/>
            <w:tcBorders>
              <w:top w:val="nil"/>
              <w:left w:val="nil"/>
              <w:bottom w:val="nil"/>
              <w:right w:val="nil"/>
            </w:tcBorders>
            <w:shd w:val="clear" w:color="auto" w:fill="auto"/>
            <w:noWrap/>
            <w:hideMark/>
          </w:tcPr>
          <w:p w14:paraId="2624E20A"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1.2%</w:t>
            </w:r>
          </w:p>
        </w:tc>
      </w:tr>
      <w:tr w:rsidR="00D553BF" w:rsidRPr="00273A31" w14:paraId="3B21E04B" w14:textId="77777777" w:rsidTr="00F44422">
        <w:trPr>
          <w:trHeight w:val="135"/>
          <w:jc w:val="right"/>
        </w:trPr>
        <w:tc>
          <w:tcPr>
            <w:tcW w:w="1880" w:type="dxa"/>
            <w:tcBorders>
              <w:top w:val="nil"/>
              <w:left w:val="nil"/>
              <w:bottom w:val="nil"/>
              <w:right w:val="nil"/>
            </w:tcBorders>
            <w:shd w:val="clear" w:color="auto" w:fill="auto"/>
            <w:noWrap/>
            <w:hideMark/>
          </w:tcPr>
          <w:p w14:paraId="579231B8"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Nebraska</w:t>
            </w:r>
          </w:p>
        </w:tc>
        <w:tc>
          <w:tcPr>
            <w:tcW w:w="1720" w:type="dxa"/>
            <w:tcBorders>
              <w:top w:val="nil"/>
              <w:left w:val="nil"/>
              <w:bottom w:val="nil"/>
              <w:right w:val="nil"/>
            </w:tcBorders>
            <w:shd w:val="clear" w:color="auto" w:fill="auto"/>
            <w:noWrap/>
            <w:hideMark/>
          </w:tcPr>
          <w:p w14:paraId="1E8A5675" w14:textId="4BA5FE84"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973,000</w:t>
            </w:r>
          </w:p>
        </w:tc>
        <w:tc>
          <w:tcPr>
            <w:tcW w:w="1320" w:type="dxa"/>
            <w:tcBorders>
              <w:top w:val="nil"/>
              <w:left w:val="nil"/>
              <w:bottom w:val="nil"/>
              <w:right w:val="nil"/>
            </w:tcBorders>
            <w:shd w:val="clear" w:color="auto" w:fill="auto"/>
            <w:noWrap/>
            <w:hideMark/>
          </w:tcPr>
          <w:p w14:paraId="3C238E96"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1.2%</w:t>
            </w:r>
          </w:p>
        </w:tc>
      </w:tr>
      <w:tr w:rsidR="00D553BF" w:rsidRPr="00273A31" w14:paraId="013C15A7" w14:textId="77777777" w:rsidTr="00F44422">
        <w:trPr>
          <w:trHeight w:val="70"/>
          <w:jc w:val="right"/>
        </w:trPr>
        <w:tc>
          <w:tcPr>
            <w:tcW w:w="1880" w:type="dxa"/>
            <w:tcBorders>
              <w:top w:val="nil"/>
              <w:left w:val="nil"/>
              <w:bottom w:val="nil"/>
              <w:right w:val="nil"/>
            </w:tcBorders>
            <w:shd w:val="clear" w:color="auto" w:fill="auto"/>
            <w:noWrap/>
            <w:hideMark/>
          </w:tcPr>
          <w:p w14:paraId="1DA661E2"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Wisconsin</w:t>
            </w:r>
          </w:p>
        </w:tc>
        <w:tc>
          <w:tcPr>
            <w:tcW w:w="1720" w:type="dxa"/>
            <w:tcBorders>
              <w:top w:val="nil"/>
              <w:left w:val="nil"/>
              <w:bottom w:val="nil"/>
              <w:right w:val="nil"/>
            </w:tcBorders>
            <w:shd w:val="clear" w:color="auto" w:fill="auto"/>
            <w:noWrap/>
            <w:hideMark/>
          </w:tcPr>
          <w:p w14:paraId="1305DD44" w14:textId="4532E0F9"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2,850,000</w:t>
            </w:r>
          </w:p>
        </w:tc>
        <w:tc>
          <w:tcPr>
            <w:tcW w:w="1320" w:type="dxa"/>
            <w:tcBorders>
              <w:top w:val="nil"/>
              <w:left w:val="nil"/>
              <w:bottom w:val="nil"/>
              <w:right w:val="nil"/>
            </w:tcBorders>
            <w:shd w:val="clear" w:color="auto" w:fill="auto"/>
            <w:noWrap/>
            <w:hideMark/>
          </w:tcPr>
          <w:p w14:paraId="63063C16"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1.1%</w:t>
            </w:r>
          </w:p>
        </w:tc>
      </w:tr>
      <w:tr w:rsidR="00D553BF" w:rsidRPr="00273A31" w14:paraId="3FC11EED" w14:textId="77777777" w:rsidTr="00F44422">
        <w:trPr>
          <w:trHeight w:val="252"/>
          <w:jc w:val="right"/>
        </w:trPr>
        <w:tc>
          <w:tcPr>
            <w:tcW w:w="1880" w:type="dxa"/>
            <w:tcBorders>
              <w:top w:val="nil"/>
              <w:left w:val="nil"/>
              <w:bottom w:val="nil"/>
              <w:right w:val="nil"/>
            </w:tcBorders>
            <w:shd w:val="clear" w:color="auto" w:fill="auto"/>
            <w:noWrap/>
            <w:hideMark/>
          </w:tcPr>
          <w:p w14:paraId="79174C3B"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Missouri</w:t>
            </w:r>
          </w:p>
        </w:tc>
        <w:tc>
          <w:tcPr>
            <w:tcW w:w="1720" w:type="dxa"/>
            <w:tcBorders>
              <w:top w:val="nil"/>
              <w:left w:val="nil"/>
              <w:bottom w:val="nil"/>
              <w:right w:val="nil"/>
            </w:tcBorders>
            <w:shd w:val="clear" w:color="auto" w:fill="auto"/>
            <w:noWrap/>
            <w:hideMark/>
          </w:tcPr>
          <w:p w14:paraId="0DD465DB" w14:textId="7429E868"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2,782,000</w:t>
            </w:r>
          </w:p>
        </w:tc>
        <w:tc>
          <w:tcPr>
            <w:tcW w:w="1320" w:type="dxa"/>
            <w:tcBorders>
              <w:top w:val="nil"/>
              <w:left w:val="nil"/>
              <w:bottom w:val="nil"/>
              <w:right w:val="nil"/>
            </w:tcBorders>
            <w:shd w:val="clear" w:color="auto" w:fill="auto"/>
            <w:noWrap/>
            <w:hideMark/>
          </w:tcPr>
          <w:p w14:paraId="2854294C"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1.1%</w:t>
            </w:r>
          </w:p>
        </w:tc>
      </w:tr>
      <w:tr w:rsidR="00D553BF" w:rsidRPr="00273A31" w14:paraId="7A3BE8FB" w14:textId="77777777" w:rsidTr="00F44422">
        <w:trPr>
          <w:trHeight w:val="225"/>
          <w:jc w:val="right"/>
        </w:trPr>
        <w:tc>
          <w:tcPr>
            <w:tcW w:w="1880" w:type="dxa"/>
            <w:tcBorders>
              <w:top w:val="nil"/>
              <w:left w:val="nil"/>
              <w:bottom w:val="nil"/>
              <w:right w:val="nil"/>
            </w:tcBorders>
            <w:shd w:val="clear" w:color="auto" w:fill="auto"/>
            <w:noWrap/>
            <w:hideMark/>
          </w:tcPr>
          <w:p w14:paraId="6ECC4D86"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Illinois</w:t>
            </w:r>
          </w:p>
        </w:tc>
        <w:tc>
          <w:tcPr>
            <w:tcW w:w="1720" w:type="dxa"/>
            <w:tcBorders>
              <w:top w:val="nil"/>
              <w:left w:val="nil"/>
              <w:bottom w:val="nil"/>
              <w:right w:val="nil"/>
            </w:tcBorders>
            <w:shd w:val="clear" w:color="auto" w:fill="auto"/>
            <w:noWrap/>
            <w:hideMark/>
          </w:tcPr>
          <w:p w14:paraId="2EC70F4F" w14:textId="6DC85666"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5,932,000</w:t>
            </w:r>
          </w:p>
        </w:tc>
        <w:tc>
          <w:tcPr>
            <w:tcW w:w="1320" w:type="dxa"/>
            <w:tcBorders>
              <w:top w:val="nil"/>
              <w:left w:val="nil"/>
              <w:bottom w:val="nil"/>
              <w:right w:val="nil"/>
            </w:tcBorders>
            <w:shd w:val="clear" w:color="auto" w:fill="auto"/>
            <w:noWrap/>
            <w:hideMark/>
          </w:tcPr>
          <w:p w14:paraId="25A30678"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1.1%</w:t>
            </w:r>
          </w:p>
        </w:tc>
      </w:tr>
      <w:tr w:rsidR="00D553BF" w:rsidRPr="00273A31" w14:paraId="689235F4" w14:textId="77777777" w:rsidTr="00F44422">
        <w:trPr>
          <w:trHeight w:val="198"/>
          <w:jc w:val="right"/>
        </w:trPr>
        <w:tc>
          <w:tcPr>
            <w:tcW w:w="1880" w:type="dxa"/>
            <w:tcBorders>
              <w:top w:val="nil"/>
              <w:left w:val="nil"/>
              <w:bottom w:val="nil"/>
              <w:right w:val="nil"/>
            </w:tcBorders>
            <w:shd w:val="clear" w:color="auto" w:fill="auto"/>
            <w:noWrap/>
            <w:hideMark/>
          </w:tcPr>
          <w:p w14:paraId="6765D8A5"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Iowa</w:t>
            </w:r>
          </w:p>
        </w:tc>
        <w:tc>
          <w:tcPr>
            <w:tcW w:w="1720" w:type="dxa"/>
            <w:tcBorders>
              <w:top w:val="nil"/>
              <w:left w:val="nil"/>
              <w:bottom w:val="nil"/>
              <w:right w:val="nil"/>
            </w:tcBorders>
            <w:shd w:val="clear" w:color="auto" w:fill="auto"/>
            <w:noWrap/>
            <w:hideMark/>
          </w:tcPr>
          <w:p w14:paraId="49352EB2" w14:textId="6B6CDBC1"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1,540,000</w:t>
            </w:r>
          </w:p>
        </w:tc>
        <w:tc>
          <w:tcPr>
            <w:tcW w:w="1320" w:type="dxa"/>
            <w:tcBorders>
              <w:top w:val="nil"/>
              <w:left w:val="nil"/>
              <w:bottom w:val="nil"/>
              <w:right w:val="nil"/>
            </w:tcBorders>
            <w:shd w:val="clear" w:color="auto" w:fill="auto"/>
            <w:noWrap/>
            <w:hideMark/>
          </w:tcPr>
          <w:p w14:paraId="184D4D11"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1.0%</w:t>
            </w:r>
          </w:p>
        </w:tc>
      </w:tr>
      <w:tr w:rsidR="00D553BF" w:rsidRPr="00273A31" w14:paraId="764176C0" w14:textId="77777777" w:rsidTr="00F44422">
        <w:trPr>
          <w:trHeight w:val="252"/>
          <w:jc w:val="right"/>
        </w:trPr>
        <w:tc>
          <w:tcPr>
            <w:tcW w:w="1880" w:type="dxa"/>
            <w:tcBorders>
              <w:top w:val="nil"/>
              <w:left w:val="nil"/>
              <w:bottom w:val="nil"/>
              <w:right w:val="nil"/>
            </w:tcBorders>
            <w:shd w:val="clear" w:color="auto" w:fill="auto"/>
            <w:noWrap/>
            <w:hideMark/>
          </w:tcPr>
          <w:p w14:paraId="4C2CB4FF"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Alabama</w:t>
            </w:r>
          </w:p>
        </w:tc>
        <w:tc>
          <w:tcPr>
            <w:tcW w:w="1720" w:type="dxa"/>
            <w:tcBorders>
              <w:top w:val="nil"/>
              <w:left w:val="nil"/>
              <w:bottom w:val="nil"/>
              <w:right w:val="nil"/>
            </w:tcBorders>
            <w:shd w:val="clear" w:color="auto" w:fill="auto"/>
            <w:noWrap/>
            <w:hideMark/>
          </w:tcPr>
          <w:p w14:paraId="6A286EEE" w14:textId="48B17BBA"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1,937,000</w:t>
            </w:r>
          </w:p>
        </w:tc>
        <w:tc>
          <w:tcPr>
            <w:tcW w:w="1320" w:type="dxa"/>
            <w:tcBorders>
              <w:top w:val="nil"/>
              <w:left w:val="nil"/>
              <w:bottom w:val="nil"/>
              <w:right w:val="nil"/>
            </w:tcBorders>
            <w:shd w:val="clear" w:color="auto" w:fill="auto"/>
            <w:noWrap/>
            <w:hideMark/>
          </w:tcPr>
          <w:p w14:paraId="2C348790"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0.9%</w:t>
            </w:r>
          </w:p>
        </w:tc>
      </w:tr>
      <w:tr w:rsidR="00D553BF" w:rsidRPr="00273A31" w14:paraId="6C58D082" w14:textId="77777777" w:rsidTr="00F44422">
        <w:trPr>
          <w:trHeight w:val="225"/>
          <w:jc w:val="right"/>
        </w:trPr>
        <w:tc>
          <w:tcPr>
            <w:tcW w:w="1880" w:type="dxa"/>
            <w:tcBorders>
              <w:top w:val="nil"/>
              <w:left w:val="nil"/>
              <w:bottom w:val="nil"/>
              <w:right w:val="nil"/>
            </w:tcBorders>
            <w:shd w:val="clear" w:color="auto" w:fill="auto"/>
            <w:noWrap/>
            <w:hideMark/>
          </w:tcPr>
          <w:p w14:paraId="4875A2FA"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Oklahoma</w:t>
            </w:r>
          </w:p>
        </w:tc>
        <w:tc>
          <w:tcPr>
            <w:tcW w:w="1720" w:type="dxa"/>
            <w:tcBorders>
              <w:top w:val="nil"/>
              <w:left w:val="nil"/>
              <w:bottom w:val="nil"/>
              <w:right w:val="nil"/>
            </w:tcBorders>
            <w:shd w:val="clear" w:color="auto" w:fill="auto"/>
            <w:noWrap/>
            <w:hideMark/>
          </w:tcPr>
          <w:p w14:paraId="63FA3B24" w14:textId="670758FA"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1,581,000</w:t>
            </w:r>
          </w:p>
        </w:tc>
        <w:tc>
          <w:tcPr>
            <w:tcW w:w="1320" w:type="dxa"/>
            <w:tcBorders>
              <w:top w:val="nil"/>
              <w:left w:val="nil"/>
              <w:bottom w:val="nil"/>
              <w:right w:val="nil"/>
            </w:tcBorders>
            <w:shd w:val="clear" w:color="auto" w:fill="auto"/>
            <w:noWrap/>
            <w:hideMark/>
          </w:tcPr>
          <w:p w14:paraId="11BBCA9E"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0.9%</w:t>
            </w:r>
          </w:p>
        </w:tc>
      </w:tr>
      <w:tr w:rsidR="00D553BF" w:rsidRPr="00273A31" w14:paraId="4D8CA4BB" w14:textId="77777777" w:rsidTr="00F44422">
        <w:trPr>
          <w:trHeight w:val="189"/>
          <w:jc w:val="right"/>
        </w:trPr>
        <w:tc>
          <w:tcPr>
            <w:tcW w:w="1880" w:type="dxa"/>
            <w:tcBorders>
              <w:top w:val="nil"/>
              <w:left w:val="nil"/>
              <w:bottom w:val="nil"/>
              <w:right w:val="nil"/>
            </w:tcBorders>
            <w:shd w:val="clear" w:color="auto" w:fill="auto"/>
            <w:noWrap/>
            <w:hideMark/>
          </w:tcPr>
          <w:p w14:paraId="26440583"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Arkansas</w:t>
            </w:r>
          </w:p>
        </w:tc>
        <w:tc>
          <w:tcPr>
            <w:tcW w:w="1720" w:type="dxa"/>
            <w:tcBorders>
              <w:top w:val="nil"/>
              <w:left w:val="nil"/>
              <w:bottom w:val="nil"/>
              <w:right w:val="nil"/>
            </w:tcBorders>
            <w:shd w:val="clear" w:color="auto" w:fill="auto"/>
            <w:noWrap/>
            <w:hideMark/>
          </w:tcPr>
          <w:p w14:paraId="1A9436DA" w14:textId="6D3A2ADE"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1,201,000</w:t>
            </w:r>
          </w:p>
        </w:tc>
        <w:tc>
          <w:tcPr>
            <w:tcW w:w="1320" w:type="dxa"/>
            <w:tcBorders>
              <w:top w:val="nil"/>
              <w:left w:val="nil"/>
              <w:bottom w:val="nil"/>
              <w:right w:val="nil"/>
            </w:tcBorders>
            <w:shd w:val="clear" w:color="auto" w:fill="auto"/>
            <w:noWrap/>
            <w:hideMark/>
          </w:tcPr>
          <w:p w14:paraId="43090EE1"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0.8%</w:t>
            </w:r>
          </w:p>
        </w:tc>
      </w:tr>
      <w:tr w:rsidR="00D553BF" w:rsidRPr="00273A31" w14:paraId="2835B282" w14:textId="77777777" w:rsidTr="00F44422">
        <w:trPr>
          <w:trHeight w:val="261"/>
          <w:jc w:val="right"/>
        </w:trPr>
        <w:tc>
          <w:tcPr>
            <w:tcW w:w="1880" w:type="dxa"/>
            <w:tcBorders>
              <w:top w:val="nil"/>
              <w:left w:val="nil"/>
              <w:bottom w:val="nil"/>
              <w:right w:val="nil"/>
            </w:tcBorders>
            <w:shd w:val="clear" w:color="auto" w:fill="auto"/>
            <w:noWrap/>
            <w:hideMark/>
          </w:tcPr>
          <w:p w14:paraId="27986F5B"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Kansas</w:t>
            </w:r>
          </w:p>
        </w:tc>
        <w:tc>
          <w:tcPr>
            <w:tcW w:w="1720" w:type="dxa"/>
            <w:tcBorders>
              <w:top w:val="nil"/>
              <w:left w:val="nil"/>
              <w:bottom w:val="nil"/>
              <w:right w:val="nil"/>
            </w:tcBorders>
            <w:shd w:val="clear" w:color="auto" w:fill="auto"/>
            <w:noWrap/>
            <w:hideMark/>
          </w:tcPr>
          <w:p w14:paraId="1DF4AC3C" w14:textId="5DF0027F"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1,371,000</w:t>
            </w:r>
          </w:p>
        </w:tc>
        <w:tc>
          <w:tcPr>
            <w:tcW w:w="1320" w:type="dxa"/>
            <w:tcBorders>
              <w:top w:val="nil"/>
              <w:left w:val="nil"/>
              <w:bottom w:val="nil"/>
              <w:right w:val="nil"/>
            </w:tcBorders>
            <w:shd w:val="clear" w:color="auto" w:fill="auto"/>
            <w:noWrap/>
            <w:hideMark/>
          </w:tcPr>
          <w:p w14:paraId="4E8039C9"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0.8%</w:t>
            </w:r>
          </w:p>
        </w:tc>
      </w:tr>
      <w:tr w:rsidR="00D553BF" w:rsidRPr="00273A31" w14:paraId="718EEC2F" w14:textId="77777777" w:rsidTr="00F44422">
        <w:trPr>
          <w:trHeight w:val="234"/>
          <w:jc w:val="right"/>
        </w:trPr>
        <w:tc>
          <w:tcPr>
            <w:tcW w:w="1880" w:type="dxa"/>
            <w:tcBorders>
              <w:top w:val="nil"/>
              <w:left w:val="nil"/>
              <w:bottom w:val="nil"/>
              <w:right w:val="nil"/>
            </w:tcBorders>
            <w:shd w:val="clear" w:color="auto" w:fill="auto"/>
            <w:noWrap/>
            <w:hideMark/>
          </w:tcPr>
          <w:p w14:paraId="2F0DDA94"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Mississippi</w:t>
            </w:r>
          </w:p>
        </w:tc>
        <w:tc>
          <w:tcPr>
            <w:tcW w:w="1720" w:type="dxa"/>
            <w:tcBorders>
              <w:top w:val="nil"/>
              <w:left w:val="nil"/>
              <w:bottom w:val="nil"/>
              <w:right w:val="nil"/>
            </w:tcBorders>
            <w:shd w:val="clear" w:color="auto" w:fill="auto"/>
            <w:noWrap/>
            <w:hideMark/>
          </w:tcPr>
          <w:p w14:paraId="41871FD4" w14:textId="249C7A86"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1,128,000</w:t>
            </w:r>
          </w:p>
        </w:tc>
        <w:tc>
          <w:tcPr>
            <w:tcW w:w="1320" w:type="dxa"/>
            <w:tcBorders>
              <w:top w:val="nil"/>
              <w:left w:val="nil"/>
              <w:bottom w:val="nil"/>
              <w:right w:val="nil"/>
            </w:tcBorders>
            <w:shd w:val="clear" w:color="auto" w:fill="auto"/>
            <w:noWrap/>
            <w:hideMark/>
          </w:tcPr>
          <w:p w14:paraId="77DCED77"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0.7%</w:t>
            </w:r>
          </w:p>
        </w:tc>
      </w:tr>
      <w:tr w:rsidR="00D553BF" w:rsidRPr="00273A31" w14:paraId="700D1D57" w14:textId="77777777" w:rsidTr="00F44422">
        <w:trPr>
          <w:trHeight w:val="207"/>
          <w:jc w:val="right"/>
        </w:trPr>
        <w:tc>
          <w:tcPr>
            <w:tcW w:w="1880" w:type="dxa"/>
            <w:tcBorders>
              <w:top w:val="nil"/>
              <w:left w:val="nil"/>
              <w:bottom w:val="double" w:sz="6" w:space="0" w:color="auto"/>
              <w:right w:val="nil"/>
            </w:tcBorders>
            <w:shd w:val="clear" w:color="auto" w:fill="auto"/>
            <w:noWrap/>
            <w:hideMark/>
          </w:tcPr>
          <w:p w14:paraId="1307ADF4" w14:textId="77777777" w:rsidR="00D553BF" w:rsidRPr="00273A31" w:rsidRDefault="00D553BF" w:rsidP="00D553BF">
            <w:pPr>
              <w:spacing w:after="0" w:line="240" w:lineRule="auto"/>
              <w:rPr>
                <w:rFonts w:eastAsia="Times New Roman" w:cs="Arial"/>
                <w:color w:val="000000"/>
                <w:sz w:val="20"/>
                <w:szCs w:val="20"/>
              </w:rPr>
            </w:pPr>
            <w:r w:rsidRPr="00273A31">
              <w:rPr>
                <w:rFonts w:eastAsia="Times New Roman" w:cs="Arial"/>
                <w:color w:val="000000"/>
                <w:sz w:val="20"/>
                <w:szCs w:val="20"/>
              </w:rPr>
              <w:t>Louisiana</w:t>
            </w:r>
          </w:p>
        </w:tc>
        <w:tc>
          <w:tcPr>
            <w:tcW w:w="1720" w:type="dxa"/>
            <w:tcBorders>
              <w:top w:val="nil"/>
              <w:left w:val="nil"/>
              <w:bottom w:val="double" w:sz="6" w:space="0" w:color="auto"/>
              <w:right w:val="nil"/>
            </w:tcBorders>
            <w:shd w:val="clear" w:color="auto" w:fill="auto"/>
            <w:noWrap/>
            <w:hideMark/>
          </w:tcPr>
          <w:p w14:paraId="28A92C41" w14:textId="23EBC4E8" w:rsidR="00D553BF" w:rsidRPr="00273A31" w:rsidRDefault="00D553BF" w:rsidP="00D553BF">
            <w:pPr>
              <w:spacing w:after="0" w:line="240" w:lineRule="auto"/>
              <w:jc w:val="right"/>
              <w:rPr>
                <w:rFonts w:eastAsia="Times New Roman" w:cs="Arial"/>
                <w:color w:val="000000"/>
                <w:sz w:val="20"/>
                <w:szCs w:val="20"/>
              </w:rPr>
            </w:pPr>
            <w:r>
              <w:rPr>
                <w:rFonts w:ascii="Calibri" w:hAnsi="Calibri"/>
                <w:color w:val="000000"/>
                <w:sz w:val="20"/>
                <w:szCs w:val="20"/>
              </w:rPr>
              <w:t>1,907,000</w:t>
            </w:r>
          </w:p>
        </w:tc>
        <w:tc>
          <w:tcPr>
            <w:tcW w:w="1320" w:type="dxa"/>
            <w:tcBorders>
              <w:top w:val="nil"/>
              <w:left w:val="nil"/>
              <w:bottom w:val="double" w:sz="6" w:space="0" w:color="auto"/>
              <w:right w:val="nil"/>
            </w:tcBorders>
            <w:shd w:val="clear" w:color="auto" w:fill="auto"/>
            <w:noWrap/>
            <w:hideMark/>
          </w:tcPr>
          <w:p w14:paraId="7D137F71" w14:textId="77777777" w:rsidR="00D553BF" w:rsidRPr="00273A31" w:rsidRDefault="00D553BF" w:rsidP="00D553BF">
            <w:pPr>
              <w:spacing w:after="0" w:line="240" w:lineRule="auto"/>
              <w:jc w:val="right"/>
              <w:rPr>
                <w:rFonts w:eastAsia="Times New Roman" w:cs="Arial"/>
                <w:color w:val="000000"/>
                <w:sz w:val="20"/>
                <w:szCs w:val="20"/>
              </w:rPr>
            </w:pPr>
            <w:r w:rsidRPr="00273A31">
              <w:rPr>
                <w:rFonts w:eastAsia="Times New Roman" w:cs="Arial"/>
                <w:color w:val="000000"/>
                <w:sz w:val="20"/>
                <w:szCs w:val="20"/>
              </w:rPr>
              <w:t>0.6%</w:t>
            </w:r>
          </w:p>
        </w:tc>
      </w:tr>
      <w:tr w:rsidR="00D553BF" w:rsidRPr="00273A31" w14:paraId="24879979" w14:textId="77777777" w:rsidTr="00F44422">
        <w:trPr>
          <w:trHeight w:val="297"/>
          <w:jc w:val="right"/>
        </w:trPr>
        <w:tc>
          <w:tcPr>
            <w:tcW w:w="1880" w:type="dxa"/>
            <w:tcBorders>
              <w:top w:val="nil"/>
              <w:left w:val="nil"/>
              <w:bottom w:val="nil"/>
              <w:right w:val="nil"/>
            </w:tcBorders>
            <w:shd w:val="clear" w:color="auto" w:fill="auto"/>
            <w:noWrap/>
            <w:vAlign w:val="bottom"/>
            <w:hideMark/>
          </w:tcPr>
          <w:p w14:paraId="422B8638" w14:textId="77777777" w:rsidR="00D553BF" w:rsidRPr="00273A31" w:rsidRDefault="00D553BF" w:rsidP="00D553BF">
            <w:pPr>
              <w:spacing w:after="0" w:line="240" w:lineRule="auto"/>
              <w:rPr>
                <w:rFonts w:eastAsia="Times New Roman" w:cs="Arial"/>
                <w:b/>
                <w:bCs/>
                <w:color w:val="000000"/>
                <w:sz w:val="20"/>
                <w:szCs w:val="20"/>
              </w:rPr>
            </w:pPr>
            <w:r w:rsidRPr="00273A31">
              <w:rPr>
                <w:rFonts w:eastAsia="Times New Roman" w:cs="Arial"/>
                <w:b/>
                <w:bCs/>
                <w:color w:val="000000"/>
                <w:sz w:val="20"/>
                <w:szCs w:val="20"/>
              </w:rPr>
              <w:t>Heartland</w:t>
            </w:r>
          </w:p>
        </w:tc>
        <w:tc>
          <w:tcPr>
            <w:tcW w:w="1720" w:type="dxa"/>
            <w:tcBorders>
              <w:top w:val="nil"/>
              <w:left w:val="nil"/>
              <w:bottom w:val="nil"/>
              <w:right w:val="nil"/>
            </w:tcBorders>
            <w:shd w:val="clear" w:color="auto" w:fill="auto"/>
            <w:noWrap/>
            <w:vAlign w:val="bottom"/>
            <w:hideMark/>
          </w:tcPr>
          <w:p w14:paraId="1AC8F6AD" w14:textId="074A7E7F" w:rsidR="00D553BF" w:rsidRPr="00273A31" w:rsidRDefault="00D553BF" w:rsidP="00D553BF">
            <w:pPr>
              <w:spacing w:after="0" w:line="240" w:lineRule="auto"/>
              <w:jc w:val="right"/>
              <w:rPr>
                <w:rFonts w:eastAsia="Times New Roman" w:cs="Arial"/>
                <w:b/>
                <w:bCs/>
                <w:color w:val="000000"/>
                <w:sz w:val="20"/>
                <w:szCs w:val="20"/>
              </w:rPr>
            </w:pPr>
            <w:r>
              <w:rPr>
                <w:rFonts w:ascii="Calibri" w:hAnsi="Calibri"/>
                <w:b/>
                <w:bCs/>
                <w:color w:val="000000"/>
                <w:sz w:val="20"/>
                <w:szCs w:val="20"/>
              </w:rPr>
              <w:t>44,378,000</w:t>
            </w:r>
          </w:p>
        </w:tc>
        <w:tc>
          <w:tcPr>
            <w:tcW w:w="1320" w:type="dxa"/>
            <w:tcBorders>
              <w:top w:val="nil"/>
              <w:left w:val="nil"/>
              <w:bottom w:val="nil"/>
              <w:right w:val="nil"/>
            </w:tcBorders>
            <w:shd w:val="clear" w:color="auto" w:fill="auto"/>
            <w:noWrap/>
            <w:vAlign w:val="bottom"/>
            <w:hideMark/>
          </w:tcPr>
          <w:p w14:paraId="2AAC06A4" w14:textId="77777777" w:rsidR="00D553BF" w:rsidRPr="00273A31" w:rsidRDefault="00D553BF" w:rsidP="00D553BF">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1.3%</w:t>
            </w:r>
          </w:p>
        </w:tc>
      </w:tr>
      <w:tr w:rsidR="00D553BF" w:rsidRPr="00273A31" w14:paraId="011C6A01" w14:textId="77777777" w:rsidTr="00F44422">
        <w:trPr>
          <w:trHeight w:val="70"/>
          <w:jc w:val="right"/>
        </w:trPr>
        <w:tc>
          <w:tcPr>
            <w:tcW w:w="1880" w:type="dxa"/>
            <w:tcBorders>
              <w:top w:val="nil"/>
              <w:left w:val="nil"/>
              <w:bottom w:val="nil"/>
              <w:right w:val="nil"/>
            </w:tcBorders>
            <w:shd w:val="clear" w:color="auto" w:fill="auto"/>
            <w:noWrap/>
            <w:vAlign w:val="bottom"/>
            <w:hideMark/>
          </w:tcPr>
          <w:p w14:paraId="01176CE9" w14:textId="77777777" w:rsidR="00D553BF" w:rsidRPr="00273A31" w:rsidRDefault="00D553BF" w:rsidP="00D553BF">
            <w:pPr>
              <w:spacing w:after="0" w:line="240" w:lineRule="auto"/>
              <w:rPr>
                <w:rFonts w:eastAsia="Times New Roman" w:cs="Arial"/>
                <w:b/>
                <w:bCs/>
                <w:color w:val="000000"/>
                <w:sz w:val="20"/>
                <w:szCs w:val="20"/>
              </w:rPr>
            </w:pPr>
            <w:r w:rsidRPr="00273A31">
              <w:rPr>
                <w:rFonts w:eastAsia="Times New Roman" w:cs="Arial"/>
                <w:b/>
                <w:bCs/>
                <w:color w:val="000000"/>
                <w:sz w:val="20"/>
                <w:szCs w:val="20"/>
              </w:rPr>
              <w:t>Non-Heartland</w:t>
            </w:r>
          </w:p>
        </w:tc>
        <w:tc>
          <w:tcPr>
            <w:tcW w:w="1720" w:type="dxa"/>
            <w:tcBorders>
              <w:top w:val="nil"/>
              <w:left w:val="nil"/>
              <w:bottom w:val="nil"/>
              <w:right w:val="nil"/>
            </w:tcBorders>
            <w:shd w:val="clear" w:color="auto" w:fill="auto"/>
            <w:noWrap/>
            <w:vAlign w:val="bottom"/>
            <w:hideMark/>
          </w:tcPr>
          <w:p w14:paraId="7AB9D1BA" w14:textId="66A26DB0" w:rsidR="00D553BF" w:rsidRPr="00273A31" w:rsidRDefault="00D553BF" w:rsidP="00D553BF">
            <w:pPr>
              <w:spacing w:after="0" w:line="240" w:lineRule="auto"/>
              <w:jc w:val="right"/>
              <w:rPr>
                <w:rFonts w:eastAsia="Times New Roman" w:cs="Arial"/>
                <w:b/>
                <w:bCs/>
                <w:color w:val="000000"/>
                <w:sz w:val="20"/>
                <w:szCs w:val="20"/>
              </w:rPr>
            </w:pPr>
            <w:r>
              <w:rPr>
                <w:rFonts w:ascii="Calibri" w:hAnsi="Calibri"/>
                <w:b/>
                <w:bCs/>
                <w:color w:val="000000"/>
                <w:sz w:val="20"/>
                <w:szCs w:val="20"/>
              </w:rPr>
              <w:t>99,483,000</w:t>
            </w:r>
          </w:p>
        </w:tc>
        <w:tc>
          <w:tcPr>
            <w:tcW w:w="1320" w:type="dxa"/>
            <w:tcBorders>
              <w:top w:val="nil"/>
              <w:left w:val="nil"/>
              <w:bottom w:val="nil"/>
              <w:right w:val="nil"/>
            </w:tcBorders>
            <w:shd w:val="clear" w:color="auto" w:fill="auto"/>
            <w:noWrap/>
            <w:vAlign w:val="bottom"/>
            <w:hideMark/>
          </w:tcPr>
          <w:p w14:paraId="45AFB76B" w14:textId="77777777" w:rsidR="00D553BF" w:rsidRPr="00273A31" w:rsidRDefault="00D553BF" w:rsidP="00D553BF">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1.9%</w:t>
            </w:r>
          </w:p>
        </w:tc>
      </w:tr>
      <w:tr w:rsidR="001C0E3B" w:rsidRPr="00273A31" w14:paraId="442F54D8" w14:textId="77777777" w:rsidTr="00F44422">
        <w:trPr>
          <w:trHeight w:val="300"/>
          <w:jc w:val="right"/>
        </w:trPr>
        <w:tc>
          <w:tcPr>
            <w:tcW w:w="4920" w:type="dxa"/>
            <w:gridSpan w:val="3"/>
            <w:tcBorders>
              <w:top w:val="nil"/>
              <w:left w:val="nil"/>
              <w:bottom w:val="nil"/>
              <w:right w:val="nil"/>
            </w:tcBorders>
            <w:shd w:val="clear" w:color="auto" w:fill="auto"/>
            <w:noWrap/>
            <w:vAlign w:val="bottom"/>
            <w:hideMark/>
          </w:tcPr>
          <w:p w14:paraId="3A1B4B95" w14:textId="77777777" w:rsidR="001C0E3B" w:rsidRPr="00273A31" w:rsidRDefault="001C0E3B" w:rsidP="00F44422">
            <w:pPr>
              <w:spacing w:after="0" w:line="240" w:lineRule="auto"/>
              <w:rPr>
                <w:rFonts w:eastAsia="Times New Roman" w:cs="Arial"/>
                <w:i/>
                <w:iCs/>
                <w:color w:val="000000"/>
                <w:sz w:val="20"/>
                <w:szCs w:val="20"/>
              </w:rPr>
            </w:pPr>
            <w:r w:rsidRPr="00273A31">
              <w:rPr>
                <w:rFonts w:eastAsia="Times New Roman" w:cs="Arial"/>
                <w:i/>
                <w:iCs/>
                <w:color w:val="000000"/>
                <w:sz w:val="20"/>
                <w:szCs w:val="20"/>
              </w:rPr>
              <w:t>Source: Brookings analysis of QCEW data</w:t>
            </w:r>
          </w:p>
        </w:tc>
      </w:tr>
    </w:tbl>
    <w:p w14:paraId="66D6ACDF" w14:textId="77777777" w:rsidR="001C0E3B" w:rsidRDefault="001C0E3B" w:rsidP="001C0E3B">
      <w:pPr>
        <w:rPr>
          <w:szCs w:val="28"/>
        </w:rPr>
      </w:pPr>
    </w:p>
    <w:p w14:paraId="54B2CF03" w14:textId="77777777" w:rsidR="001C0E3B" w:rsidRDefault="001C0E3B" w:rsidP="001C0E3B">
      <w:pPr>
        <w:rPr>
          <w:szCs w:val="28"/>
        </w:rPr>
      </w:pPr>
      <w:r>
        <w:rPr>
          <w:szCs w:val="28"/>
        </w:rPr>
        <w:br w:type="page"/>
      </w:r>
      <w:r>
        <w:rPr>
          <w:noProof/>
          <w:szCs w:val="28"/>
        </w:rPr>
        <w:lastRenderedPageBreak/>
        <w:drawing>
          <wp:inline distT="0" distB="0" distL="0" distR="0" wp14:anchorId="0EDA776B" wp14:editId="241ECB45">
            <wp:extent cx="4754880" cy="432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_County_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4880" cy="4325620"/>
                    </a:xfrm>
                    <a:prstGeom prst="rect">
                      <a:avLst/>
                    </a:prstGeom>
                  </pic:spPr>
                </pic:pic>
              </a:graphicData>
            </a:graphic>
          </wp:inline>
        </w:drawing>
      </w:r>
    </w:p>
    <w:p w14:paraId="6ABC846C" w14:textId="789B989F" w:rsidR="001C0E3B" w:rsidRDefault="001C0E3B" w:rsidP="001C0E3B">
      <w:pPr>
        <w:rPr>
          <w:i/>
          <w:szCs w:val="28"/>
        </w:rPr>
      </w:pPr>
      <w:r w:rsidRPr="00273A31">
        <w:rPr>
          <w:i/>
          <w:szCs w:val="28"/>
        </w:rPr>
        <w:t>Source: Brookings analysis of QCEW data</w:t>
      </w:r>
    </w:p>
    <w:p w14:paraId="73936521" w14:textId="19F992C9" w:rsidR="001C0E3B" w:rsidRPr="00CD6904" w:rsidRDefault="0061393C" w:rsidP="001C0E3B">
      <w:pPr>
        <w:rPr>
          <w:i/>
          <w:szCs w:val="28"/>
        </w:rPr>
      </w:pPr>
      <w:r>
        <w:rPr>
          <w:noProof/>
        </w:rPr>
        <w:drawing>
          <wp:inline distT="0" distB="0" distL="0" distR="0" wp14:anchorId="4B7B3321" wp14:editId="79D6B04E">
            <wp:extent cx="5962650" cy="33337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1C0E3B">
        <w:rPr>
          <w:i/>
          <w:szCs w:val="28"/>
        </w:rPr>
        <w:br w:type="page"/>
      </w:r>
    </w:p>
    <w:p w14:paraId="49CC1577" w14:textId="77777777" w:rsidR="003B7F82" w:rsidRPr="00FE3126" w:rsidRDefault="003B7F82" w:rsidP="003B7F82">
      <w:pPr>
        <w:pStyle w:val="Heading4"/>
      </w:pPr>
      <w:bookmarkStart w:id="12" w:name="_Toc522092110"/>
      <w:r>
        <w:lastRenderedPageBreak/>
        <w:t>Output</w:t>
      </w:r>
      <w:bookmarkEnd w:id="12"/>
    </w:p>
    <w:p w14:paraId="35605098" w14:textId="77777777" w:rsidR="003B7F82" w:rsidRDefault="003B7F82" w:rsidP="003B7F82">
      <w:pPr>
        <w:rPr>
          <w:sz w:val="28"/>
          <w:szCs w:val="28"/>
        </w:rPr>
      </w:pPr>
      <w:r>
        <w:rPr>
          <w:sz w:val="28"/>
          <w:szCs w:val="28"/>
        </w:rPr>
        <w:t xml:space="preserve">The Heartland produced some </w:t>
      </w:r>
      <w:r w:rsidRPr="00C713FA">
        <w:rPr>
          <w:b/>
          <w:sz w:val="28"/>
          <w:szCs w:val="28"/>
        </w:rPr>
        <w:t xml:space="preserve">$4.9 trillion </w:t>
      </w:r>
      <w:r>
        <w:rPr>
          <w:sz w:val="28"/>
          <w:szCs w:val="28"/>
        </w:rPr>
        <w:t xml:space="preserve">in goods and services in 2016, placing the region on par with Japan as an economic power. </w:t>
      </w:r>
      <w:r w:rsidRPr="00E6319A">
        <w:rPr>
          <w:noProof/>
          <w:sz w:val="28"/>
          <w:szCs w:val="28"/>
        </w:rPr>
        <w:t>This</w:t>
      </w:r>
      <w:r>
        <w:rPr>
          <w:sz w:val="28"/>
          <w:szCs w:val="28"/>
        </w:rPr>
        <w:t xml:space="preserve"> compares to a gross domestic product (GDP) of $12.8 trillion in the rest of the United States, which means the Heartland generated </w:t>
      </w:r>
      <w:r w:rsidRPr="00C713FA">
        <w:rPr>
          <w:b/>
          <w:sz w:val="28"/>
          <w:szCs w:val="28"/>
        </w:rPr>
        <w:t>27.7 percent</w:t>
      </w:r>
      <w:r>
        <w:rPr>
          <w:sz w:val="28"/>
          <w:szCs w:val="28"/>
        </w:rPr>
        <w:t xml:space="preserve"> of the nation’s output in 2016. </w:t>
      </w:r>
    </w:p>
    <w:p w14:paraId="4B00B34E" w14:textId="77777777" w:rsidR="003B7F82" w:rsidRDefault="003B7F82" w:rsidP="003B7F82">
      <w:pPr>
        <w:rPr>
          <w:sz w:val="28"/>
          <w:szCs w:val="28"/>
        </w:rPr>
      </w:pPr>
      <w:r w:rsidRPr="001B41AE">
        <w:rPr>
          <w:noProof/>
          <w:sz w:val="28"/>
          <w:szCs w:val="28"/>
        </w:rPr>
        <w:t>In terms of</w:t>
      </w:r>
      <w:r>
        <w:rPr>
          <w:sz w:val="28"/>
          <w:szCs w:val="28"/>
        </w:rPr>
        <w:t xml:space="preserve"> change over time, however, the Heartland’s output growth has been tepid since 2010, with real GDP growth amounting to just </w:t>
      </w:r>
      <w:r w:rsidRPr="00C713FA">
        <w:rPr>
          <w:b/>
          <w:sz w:val="28"/>
          <w:szCs w:val="28"/>
        </w:rPr>
        <w:t>1.4 percent</w:t>
      </w:r>
      <w:r>
        <w:rPr>
          <w:sz w:val="28"/>
          <w:szCs w:val="28"/>
        </w:rPr>
        <w:t xml:space="preserve"> per year, compared to 1.9 percent in the rest of the country. As a result, the Heartland’s share of national GDP has fallen slightly since 2010. </w:t>
      </w:r>
    </w:p>
    <w:p w14:paraId="74EB9A3D" w14:textId="77777777" w:rsidR="003B7F82" w:rsidRDefault="003B7F82" w:rsidP="003B7F82">
      <w:pPr>
        <w:rPr>
          <w:sz w:val="28"/>
          <w:szCs w:val="28"/>
        </w:rPr>
      </w:pPr>
      <w:r>
        <w:rPr>
          <w:sz w:val="28"/>
          <w:szCs w:val="28"/>
        </w:rPr>
        <w:t xml:space="preserve">Turning to the geography of output, the more densely-populated eastern Heartland is home to the largest state-level economies in the region. </w:t>
      </w:r>
      <w:r w:rsidRPr="00C30886">
        <w:rPr>
          <w:b/>
          <w:sz w:val="28"/>
          <w:szCs w:val="28"/>
        </w:rPr>
        <w:t>Illinois</w:t>
      </w:r>
      <w:r>
        <w:rPr>
          <w:sz w:val="28"/>
          <w:szCs w:val="28"/>
        </w:rPr>
        <w:t xml:space="preserve"> tops the list, with a gross state product (GSP) of $746 billion, followed by </w:t>
      </w:r>
      <w:r w:rsidRPr="00C30886">
        <w:rPr>
          <w:b/>
          <w:sz w:val="28"/>
          <w:szCs w:val="28"/>
        </w:rPr>
        <w:t>Ohio</w:t>
      </w:r>
      <w:r>
        <w:rPr>
          <w:sz w:val="28"/>
          <w:szCs w:val="28"/>
        </w:rPr>
        <w:t xml:space="preserve"> at $586 billion and </w:t>
      </w:r>
      <w:r w:rsidRPr="00C30886">
        <w:rPr>
          <w:b/>
          <w:sz w:val="28"/>
          <w:szCs w:val="28"/>
        </w:rPr>
        <w:t>Michigan</w:t>
      </w:r>
      <w:r>
        <w:rPr>
          <w:sz w:val="28"/>
          <w:szCs w:val="28"/>
        </w:rPr>
        <w:t xml:space="preserve"> at $472 billion. These Heartland economies rank fifth, seventh, and twelfth among U.S. states, respectively. </w:t>
      </w:r>
    </w:p>
    <w:p w14:paraId="0D890D60" w14:textId="77777777" w:rsidR="003B7F82" w:rsidRDefault="003B7F82" w:rsidP="003B7F82">
      <w:pPr>
        <w:rPr>
          <w:sz w:val="28"/>
          <w:szCs w:val="28"/>
        </w:rPr>
      </w:pPr>
      <w:r>
        <w:rPr>
          <w:sz w:val="28"/>
          <w:szCs w:val="28"/>
        </w:rPr>
        <w:t xml:space="preserve">As to output growth, </w:t>
      </w:r>
      <w:r w:rsidRPr="006406EE">
        <w:rPr>
          <w:b/>
          <w:sz w:val="28"/>
          <w:szCs w:val="28"/>
        </w:rPr>
        <w:t>North Dakota</w:t>
      </w:r>
      <w:r>
        <w:rPr>
          <w:sz w:val="28"/>
          <w:szCs w:val="28"/>
        </w:rPr>
        <w:t xml:space="preserve"> has seen the fastest economic growth in the Heartland, and the nation as a whole, with the </w:t>
      </w:r>
      <w:r w:rsidRPr="00E6319A">
        <w:rPr>
          <w:noProof/>
          <w:sz w:val="28"/>
          <w:szCs w:val="28"/>
        </w:rPr>
        <w:t>real</w:t>
      </w:r>
      <w:r>
        <w:rPr>
          <w:sz w:val="28"/>
          <w:szCs w:val="28"/>
        </w:rPr>
        <w:t xml:space="preserve"> annual </w:t>
      </w:r>
      <w:r w:rsidRPr="001B41AE">
        <w:rPr>
          <w:noProof/>
          <w:sz w:val="28"/>
          <w:szCs w:val="28"/>
        </w:rPr>
        <w:t>growth</w:t>
      </w:r>
      <w:r>
        <w:rPr>
          <w:sz w:val="28"/>
          <w:szCs w:val="28"/>
        </w:rPr>
        <w:t xml:space="preserve"> of 5 percent since 2010, </w:t>
      </w:r>
      <w:r w:rsidRPr="001B41AE">
        <w:rPr>
          <w:noProof/>
          <w:sz w:val="28"/>
          <w:szCs w:val="28"/>
        </w:rPr>
        <w:t>largely</w:t>
      </w:r>
      <w:r>
        <w:rPr>
          <w:sz w:val="28"/>
          <w:szCs w:val="28"/>
        </w:rPr>
        <w:t xml:space="preserve"> due to the rapid growth of the state’s energy sector driven by the spread of hydraulic fracturing. </w:t>
      </w:r>
      <w:r w:rsidRPr="00723CED">
        <w:rPr>
          <w:b/>
          <w:sz w:val="28"/>
          <w:szCs w:val="28"/>
        </w:rPr>
        <w:t>Tennessee</w:t>
      </w:r>
      <w:r>
        <w:rPr>
          <w:sz w:val="28"/>
          <w:szCs w:val="28"/>
        </w:rPr>
        <w:t xml:space="preserve"> has seen the second-fastest </w:t>
      </w:r>
      <w:r w:rsidRPr="001B41AE">
        <w:rPr>
          <w:noProof/>
          <w:sz w:val="28"/>
          <w:szCs w:val="28"/>
        </w:rPr>
        <w:t>growth</w:t>
      </w:r>
      <w:r>
        <w:rPr>
          <w:sz w:val="28"/>
          <w:szCs w:val="28"/>
        </w:rPr>
        <w:t xml:space="preserve"> in the Heartland, with real </w:t>
      </w:r>
      <w:r w:rsidRPr="001B41AE">
        <w:rPr>
          <w:noProof/>
          <w:sz w:val="28"/>
          <w:szCs w:val="28"/>
        </w:rPr>
        <w:t>growth</w:t>
      </w:r>
      <w:r>
        <w:rPr>
          <w:sz w:val="28"/>
          <w:szCs w:val="28"/>
        </w:rPr>
        <w:t xml:space="preserve"> of 2.4 percent annually. That output growth placed the state sixth among all states.</w:t>
      </w:r>
    </w:p>
    <w:p w14:paraId="0E1BF65C" w14:textId="77777777" w:rsidR="000640F7" w:rsidRDefault="000640F7" w:rsidP="000640F7">
      <w:pPr>
        <w:rPr>
          <w:sz w:val="28"/>
          <w:szCs w:val="28"/>
        </w:rPr>
      </w:pPr>
    </w:p>
    <w:p w14:paraId="61C6D1AE" w14:textId="77777777" w:rsidR="000640F7" w:rsidRDefault="000640F7" w:rsidP="000640F7">
      <w:pPr>
        <w:rPr>
          <w:sz w:val="28"/>
          <w:szCs w:val="28"/>
        </w:rPr>
      </w:pPr>
    </w:p>
    <w:p w14:paraId="2366EB23" w14:textId="77777777" w:rsidR="000640F7" w:rsidRDefault="000640F7" w:rsidP="000640F7">
      <w:pPr>
        <w:rPr>
          <w:sz w:val="28"/>
          <w:szCs w:val="28"/>
        </w:rPr>
      </w:pPr>
    </w:p>
    <w:p w14:paraId="3E5758E9" w14:textId="77777777" w:rsidR="000640F7" w:rsidRDefault="000640F7" w:rsidP="000640F7">
      <w:pPr>
        <w:rPr>
          <w:sz w:val="28"/>
          <w:szCs w:val="28"/>
        </w:rPr>
      </w:pPr>
    </w:p>
    <w:p w14:paraId="37FAA927" w14:textId="77777777" w:rsidR="000640F7" w:rsidRDefault="000640F7" w:rsidP="000640F7">
      <w:pPr>
        <w:rPr>
          <w:sz w:val="28"/>
          <w:szCs w:val="28"/>
        </w:rPr>
      </w:pPr>
    </w:p>
    <w:p w14:paraId="26381416" w14:textId="77777777" w:rsidR="000640F7" w:rsidRDefault="000640F7" w:rsidP="000640F7">
      <w:pPr>
        <w:rPr>
          <w:sz w:val="28"/>
          <w:szCs w:val="28"/>
        </w:rPr>
      </w:pPr>
      <w:r>
        <w:rPr>
          <w:sz w:val="28"/>
          <w:szCs w:val="28"/>
        </w:rPr>
        <w:br w:type="page"/>
      </w:r>
    </w:p>
    <w:p w14:paraId="50675E71" w14:textId="77777777" w:rsidR="000640F7" w:rsidRDefault="000640F7" w:rsidP="000640F7">
      <w:pPr>
        <w:rPr>
          <w:sz w:val="28"/>
          <w:szCs w:val="28"/>
        </w:rPr>
      </w:pPr>
      <w:r>
        <w:rPr>
          <w:noProof/>
          <w:sz w:val="28"/>
          <w:szCs w:val="28"/>
        </w:rPr>
        <w:lastRenderedPageBreak/>
        <w:drawing>
          <wp:inline distT="0" distB="0" distL="0" distR="0" wp14:anchorId="33AEB6FF" wp14:editId="50AF300D">
            <wp:extent cx="4114800" cy="3755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DP_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3755195"/>
                    </a:xfrm>
                    <a:prstGeom prst="rect">
                      <a:avLst/>
                    </a:prstGeom>
                  </pic:spPr>
                </pic:pic>
              </a:graphicData>
            </a:graphic>
          </wp:inline>
        </w:drawing>
      </w:r>
    </w:p>
    <w:p w14:paraId="289EF5B6" w14:textId="77777777" w:rsidR="000640F7" w:rsidRDefault="000640F7" w:rsidP="000640F7">
      <w:pPr>
        <w:rPr>
          <w:i/>
          <w:szCs w:val="28"/>
        </w:rPr>
      </w:pPr>
      <w:r w:rsidRPr="004D287A">
        <w:rPr>
          <w:i/>
          <w:szCs w:val="28"/>
        </w:rPr>
        <w:t>Source: Brookings analysis of Emsi data</w:t>
      </w:r>
    </w:p>
    <w:tbl>
      <w:tblPr>
        <w:tblW w:w="5240" w:type="dxa"/>
        <w:jc w:val="right"/>
        <w:tblLook w:val="04A0" w:firstRow="1" w:lastRow="0" w:firstColumn="1" w:lastColumn="0" w:noHBand="0" w:noVBand="1"/>
      </w:tblPr>
      <w:tblGrid>
        <w:gridCol w:w="1820"/>
        <w:gridCol w:w="1820"/>
        <w:gridCol w:w="1600"/>
      </w:tblGrid>
      <w:tr w:rsidR="000640F7" w:rsidRPr="004D287A" w14:paraId="45DFA17E" w14:textId="77777777" w:rsidTr="00F44422">
        <w:trPr>
          <w:trHeight w:val="510"/>
          <w:jc w:val="right"/>
        </w:trPr>
        <w:tc>
          <w:tcPr>
            <w:tcW w:w="1820" w:type="dxa"/>
            <w:tcBorders>
              <w:top w:val="nil"/>
              <w:left w:val="nil"/>
              <w:bottom w:val="nil"/>
              <w:right w:val="nil"/>
            </w:tcBorders>
            <w:shd w:val="clear" w:color="auto" w:fill="auto"/>
            <w:hideMark/>
          </w:tcPr>
          <w:p w14:paraId="754506BA" w14:textId="77777777" w:rsidR="000640F7" w:rsidRPr="004D287A" w:rsidRDefault="000640F7" w:rsidP="00F44422">
            <w:pPr>
              <w:spacing w:after="0" w:line="240" w:lineRule="auto"/>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Name</w:t>
            </w:r>
          </w:p>
        </w:tc>
        <w:tc>
          <w:tcPr>
            <w:tcW w:w="1820" w:type="dxa"/>
            <w:tcBorders>
              <w:top w:val="nil"/>
              <w:left w:val="nil"/>
              <w:bottom w:val="nil"/>
              <w:right w:val="nil"/>
            </w:tcBorders>
            <w:shd w:val="clear" w:color="auto" w:fill="auto"/>
            <w:hideMark/>
          </w:tcPr>
          <w:p w14:paraId="742015F0"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Real GDP,</w:t>
            </w:r>
            <w:r w:rsidRPr="004D287A">
              <w:rPr>
                <w:rFonts w:ascii="Calibri" w:eastAsia="Times New Roman" w:hAnsi="Calibri" w:cs="Times New Roman"/>
                <w:b/>
                <w:bCs/>
                <w:color w:val="000000"/>
                <w:sz w:val="20"/>
                <w:szCs w:val="20"/>
              </w:rPr>
              <w:br/>
              <w:t>($mil) 2016</w:t>
            </w:r>
          </w:p>
        </w:tc>
        <w:tc>
          <w:tcPr>
            <w:tcW w:w="1600" w:type="dxa"/>
            <w:tcBorders>
              <w:top w:val="nil"/>
              <w:left w:val="nil"/>
              <w:bottom w:val="nil"/>
              <w:right w:val="nil"/>
            </w:tcBorders>
            <w:shd w:val="clear" w:color="auto" w:fill="auto"/>
            <w:hideMark/>
          </w:tcPr>
          <w:p w14:paraId="0DF68882"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CAGR,</w:t>
            </w:r>
            <w:r w:rsidRPr="004D287A">
              <w:rPr>
                <w:rFonts w:ascii="Calibri" w:eastAsia="Times New Roman" w:hAnsi="Calibri" w:cs="Times New Roman"/>
                <w:b/>
                <w:bCs/>
                <w:color w:val="000000"/>
                <w:sz w:val="20"/>
                <w:szCs w:val="20"/>
              </w:rPr>
              <w:br/>
              <w:t>2010-16</w:t>
            </w:r>
          </w:p>
        </w:tc>
      </w:tr>
      <w:tr w:rsidR="00D553BF" w:rsidRPr="004D287A" w14:paraId="6C79E8C9" w14:textId="77777777" w:rsidTr="00F44422">
        <w:trPr>
          <w:trHeight w:val="72"/>
          <w:jc w:val="right"/>
        </w:trPr>
        <w:tc>
          <w:tcPr>
            <w:tcW w:w="1820" w:type="dxa"/>
            <w:tcBorders>
              <w:top w:val="nil"/>
              <w:left w:val="nil"/>
              <w:bottom w:val="nil"/>
              <w:right w:val="nil"/>
            </w:tcBorders>
            <w:shd w:val="clear" w:color="auto" w:fill="auto"/>
            <w:noWrap/>
            <w:hideMark/>
          </w:tcPr>
          <w:p w14:paraId="2F433671"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North Dakota</w:t>
            </w:r>
          </w:p>
        </w:tc>
        <w:tc>
          <w:tcPr>
            <w:tcW w:w="1820" w:type="dxa"/>
            <w:tcBorders>
              <w:top w:val="nil"/>
              <w:left w:val="nil"/>
              <w:bottom w:val="nil"/>
              <w:right w:val="nil"/>
            </w:tcBorders>
            <w:shd w:val="clear" w:color="auto" w:fill="auto"/>
            <w:noWrap/>
            <w:hideMark/>
          </w:tcPr>
          <w:p w14:paraId="408C5475" w14:textId="17BDF914"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$52,714</w:t>
            </w:r>
          </w:p>
        </w:tc>
        <w:tc>
          <w:tcPr>
            <w:tcW w:w="1600" w:type="dxa"/>
            <w:tcBorders>
              <w:top w:val="nil"/>
              <w:left w:val="nil"/>
              <w:bottom w:val="nil"/>
              <w:right w:val="nil"/>
            </w:tcBorders>
            <w:shd w:val="clear" w:color="auto" w:fill="auto"/>
            <w:noWrap/>
            <w:hideMark/>
          </w:tcPr>
          <w:p w14:paraId="6290EA50"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5.0%</w:t>
            </w:r>
          </w:p>
        </w:tc>
      </w:tr>
      <w:tr w:rsidR="00D553BF" w:rsidRPr="004D287A" w14:paraId="4832824C" w14:textId="77777777" w:rsidTr="00F44422">
        <w:trPr>
          <w:trHeight w:val="72"/>
          <w:jc w:val="right"/>
        </w:trPr>
        <w:tc>
          <w:tcPr>
            <w:tcW w:w="1820" w:type="dxa"/>
            <w:tcBorders>
              <w:top w:val="nil"/>
              <w:left w:val="nil"/>
              <w:bottom w:val="nil"/>
              <w:right w:val="nil"/>
            </w:tcBorders>
            <w:shd w:val="clear" w:color="auto" w:fill="auto"/>
            <w:noWrap/>
            <w:hideMark/>
          </w:tcPr>
          <w:p w14:paraId="1BE44C2D"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Tennessee</w:t>
            </w:r>
          </w:p>
        </w:tc>
        <w:tc>
          <w:tcPr>
            <w:tcW w:w="1820" w:type="dxa"/>
            <w:tcBorders>
              <w:top w:val="nil"/>
              <w:left w:val="nil"/>
              <w:bottom w:val="nil"/>
              <w:right w:val="nil"/>
            </w:tcBorders>
            <w:shd w:val="clear" w:color="auto" w:fill="auto"/>
            <w:noWrap/>
            <w:hideMark/>
          </w:tcPr>
          <w:p w14:paraId="204B1638" w14:textId="6FAE1C8C"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$321,258</w:t>
            </w:r>
          </w:p>
        </w:tc>
        <w:tc>
          <w:tcPr>
            <w:tcW w:w="1600" w:type="dxa"/>
            <w:tcBorders>
              <w:top w:val="nil"/>
              <w:left w:val="nil"/>
              <w:bottom w:val="nil"/>
              <w:right w:val="nil"/>
            </w:tcBorders>
            <w:shd w:val="clear" w:color="auto" w:fill="auto"/>
            <w:noWrap/>
            <w:hideMark/>
          </w:tcPr>
          <w:p w14:paraId="7BA01AD6"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2.4%</w:t>
            </w:r>
          </w:p>
        </w:tc>
      </w:tr>
      <w:tr w:rsidR="00D553BF" w:rsidRPr="004D287A" w14:paraId="7D62335A" w14:textId="77777777" w:rsidTr="00F44422">
        <w:trPr>
          <w:trHeight w:val="72"/>
          <w:jc w:val="right"/>
        </w:trPr>
        <w:tc>
          <w:tcPr>
            <w:tcW w:w="1820" w:type="dxa"/>
            <w:tcBorders>
              <w:top w:val="nil"/>
              <w:left w:val="nil"/>
              <w:bottom w:val="nil"/>
              <w:right w:val="nil"/>
            </w:tcBorders>
            <w:shd w:val="clear" w:color="auto" w:fill="auto"/>
            <w:noWrap/>
            <w:hideMark/>
          </w:tcPr>
          <w:p w14:paraId="54BD6F81"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Iowa</w:t>
            </w:r>
          </w:p>
        </w:tc>
        <w:tc>
          <w:tcPr>
            <w:tcW w:w="1820" w:type="dxa"/>
            <w:tcBorders>
              <w:top w:val="nil"/>
              <w:left w:val="nil"/>
              <w:bottom w:val="nil"/>
              <w:right w:val="nil"/>
            </w:tcBorders>
            <w:shd w:val="clear" w:color="auto" w:fill="auto"/>
            <w:noWrap/>
            <w:hideMark/>
          </w:tcPr>
          <w:p w14:paraId="026B9629" w14:textId="1E37B783"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$171,812</w:t>
            </w:r>
          </w:p>
        </w:tc>
        <w:tc>
          <w:tcPr>
            <w:tcW w:w="1600" w:type="dxa"/>
            <w:tcBorders>
              <w:top w:val="nil"/>
              <w:left w:val="nil"/>
              <w:bottom w:val="nil"/>
              <w:right w:val="nil"/>
            </w:tcBorders>
            <w:shd w:val="clear" w:color="auto" w:fill="auto"/>
            <w:noWrap/>
            <w:hideMark/>
          </w:tcPr>
          <w:p w14:paraId="746C64C1"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2.1%</w:t>
            </w:r>
          </w:p>
        </w:tc>
      </w:tr>
      <w:tr w:rsidR="00D553BF" w:rsidRPr="004D287A" w14:paraId="3B70C555" w14:textId="77777777" w:rsidTr="00F44422">
        <w:trPr>
          <w:trHeight w:val="72"/>
          <w:jc w:val="right"/>
        </w:trPr>
        <w:tc>
          <w:tcPr>
            <w:tcW w:w="1820" w:type="dxa"/>
            <w:tcBorders>
              <w:top w:val="nil"/>
              <w:left w:val="nil"/>
              <w:bottom w:val="nil"/>
              <w:right w:val="nil"/>
            </w:tcBorders>
            <w:shd w:val="clear" w:color="auto" w:fill="auto"/>
            <w:noWrap/>
            <w:hideMark/>
          </w:tcPr>
          <w:p w14:paraId="3B59028D"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South Dakota</w:t>
            </w:r>
          </w:p>
        </w:tc>
        <w:tc>
          <w:tcPr>
            <w:tcW w:w="1820" w:type="dxa"/>
            <w:tcBorders>
              <w:top w:val="nil"/>
              <w:left w:val="nil"/>
              <w:bottom w:val="nil"/>
              <w:right w:val="nil"/>
            </w:tcBorders>
            <w:shd w:val="clear" w:color="auto" w:fill="auto"/>
            <w:noWrap/>
            <w:hideMark/>
          </w:tcPr>
          <w:p w14:paraId="60C3A2A1" w14:textId="2A9027F5"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$47,043</w:t>
            </w:r>
          </w:p>
        </w:tc>
        <w:tc>
          <w:tcPr>
            <w:tcW w:w="1600" w:type="dxa"/>
            <w:tcBorders>
              <w:top w:val="nil"/>
              <w:left w:val="nil"/>
              <w:bottom w:val="nil"/>
              <w:right w:val="nil"/>
            </w:tcBorders>
            <w:shd w:val="clear" w:color="auto" w:fill="auto"/>
            <w:noWrap/>
            <w:hideMark/>
          </w:tcPr>
          <w:p w14:paraId="4C42D84C"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D553BF" w:rsidRPr="004D287A" w14:paraId="2D6EF0AF" w14:textId="77777777" w:rsidTr="00F44422">
        <w:trPr>
          <w:trHeight w:val="72"/>
          <w:jc w:val="right"/>
        </w:trPr>
        <w:tc>
          <w:tcPr>
            <w:tcW w:w="1820" w:type="dxa"/>
            <w:tcBorders>
              <w:top w:val="nil"/>
              <w:left w:val="nil"/>
              <w:bottom w:val="nil"/>
              <w:right w:val="nil"/>
            </w:tcBorders>
            <w:shd w:val="clear" w:color="auto" w:fill="auto"/>
            <w:noWrap/>
            <w:hideMark/>
          </w:tcPr>
          <w:p w14:paraId="704F3308"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Nebraska</w:t>
            </w:r>
          </w:p>
        </w:tc>
        <w:tc>
          <w:tcPr>
            <w:tcW w:w="1820" w:type="dxa"/>
            <w:tcBorders>
              <w:top w:val="nil"/>
              <w:left w:val="nil"/>
              <w:bottom w:val="nil"/>
              <w:right w:val="nil"/>
            </w:tcBorders>
            <w:shd w:val="clear" w:color="auto" w:fill="auto"/>
            <w:noWrap/>
            <w:hideMark/>
          </w:tcPr>
          <w:p w14:paraId="29659BFD" w14:textId="45BC5F58"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$108,885</w:t>
            </w:r>
          </w:p>
        </w:tc>
        <w:tc>
          <w:tcPr>
            <w:tcW w:w="1600" w:type="dxa"/>
            <w:tcBorders>
              <w:top w:val="nil"/>
              <w:left w:val="nil"/>
              <w:bottom w:val="nil"/>
              <w:right w:val="nil"/>
            </w:tcBorders>
            <w:shd w:val="clear" w:color="auto" w:fill="auto"/>
            <w:noWrap/>
            <w:hideMark/>
          </w:tcPr>
          <w:p w14:paraId="3A1E09E9"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D553BF" w:rsidRPr="004D287A" w14:paraId="605579CB" w14:textId="77777777" w:rsidTr="00F44422">
        <w:trPr>
          <w:trHeight w:val="72"/>
          <w:jc w:val="right"/>
        </w:trPr>
        <w:tc>
          <w:tcPr>
            <w:tcW w:w="1820" w:type="dxa"/>
            <w:tcBorders>
              <w:top w:val="nil"/>
              <w:left w:val="nil"/>
              <w:bottom w:val="nil"/>
              <w:right w:val="nil"/>
            </w:tcBorders>
            <w:shd w:val="clear" w:color="auto" w:fill="auto"/>
            <w:noWrap/>
            <w:hideMark/>
          </w:tcPr>
          <w:p w14:paraId="14143687"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Oklahoma</w:t>
            </w:r>
          </w:p>
        </w:tc>
        <w:tc>
          <w:tcPr>
            <w:tcW w:w="1820" w:type="dxa"/>
            <w:tcBorders>
              <w:top w:val="nil"/>
              <w:left w:val="nil"/>
              <w:bottom w:val="nil"/>
              <w:right w:val="nil"/>
            </w:tcBorders>
            <w:shd w:val="clear" w:color="auto" w:fill="auto"/>
            <w:noWrap/>
            <w:hideMark/>
          </w:tcPr>
          <w:p w14:paraId="667CA16C" w14:textId="037F8434"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$185,149</w:t>
            </w:r>
          </w:p>
        </w:tc>
        <w:tc>
          <w:tcPr>
            <w:tcW w:w="1600" w:type="dxa"/>
            <w:tcBorders>
              <w:top w:val="nil"/>
              <w:left w:val="nil"/>
              <w:bottom w:val="nil"/>
              <w:right w:val="nil"/>
            </w:tcBorders>
            <w:shd w:val="clear" w:color="auto" w:fill="auto"/>
            <w:noWrap/>
            <w:hideMark/>
          </w:tcPr>
          <w:p w14:paraId="564997E8"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D553BF" w:rsidRPr="004D287A" w14:paraId="00DF3C68" w14:textId="77777777" w:rsidTr="00F44422">
        <w:trPr>
          <w:trHeight w:val="72"/>
          <w:jc w:val="right"/>
        </w:trPr>
        <w:tc>
          <w:tcPr>
            <w:tcW w:w="1820" w:type="dxa"/>
            <w:tcBorders>
              <w:top w:val="nil"/>
              <w:left w:val="nil"/>
              <w:bottom w:val="nil"/>
              <w:right w:val="nil"/>
            </w:tcBorders>
            <w:shd w:val="clear" w:color="auto" w:fill="auto"/>
            <w:noWrap/>
            <w:hideMark/>
          </w:tcPr>
          <w:p w14:paraId="4A2E4AC5"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Michigan</w:t>
            </w:r>
          </w:p>
        </w:tc>
        <w:tc>
          <w:tcPr>
            <w:tcW w:w="1820" w:type="dxa"/>
            <w:tcBorders>
              <w:top w:val="nil"/>
              <w:left w:val="nil"/>
              <w:bottom w:val="nil"/>
              <w:right w:val="nil"/>
            </w:tcBorders>
            <w:shd w:val="clear" w:color="auto" w:fill="auto"/>
            <w:noWrap/>
            <w:hideMark/>
          </w:tcPr>
          <w:p w14:paraId="6CF7423A" w14:textId="5E06B879"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$472,497</w:t>
            </w:r>
          </w:p>
        </w:tc>
        <w:tc>
          <w:tcPr>
            <w:tcW w:w="1600" w:type="dxa"/>
            <w:tcBorders>
              <w:top w:val="nil"/>
              <w:left w:val="nil"/>
              <w:bottom w:val="nil"/>
              <w:right w:val="nil"/>
            </w:tcBorders>
            <w:shd w:val="clear" w:color="auto" w:fill="auto"/>
            <w:noWrap/>
            <w:hideMark/>
          </w:tcPr>
          <w:p w14:paraId="64B4A307"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D553BF" w:rsidRPr="004D287A" w14:paraId="62634094" w14:textId="77777777" w:rsidTr="00F44422">
        <w:trPr>
          <w:trHeight w:val="72"/>
          <w:jc w:val="right"/>
        </w:trPr>
        <w:tc>
          <w:tcPr>
            <w:tcW w:w="1820" w:type="dxa"/>
            <w:tcBorders>
              <w:top w:val="nil"/>
              <w:left w:val="nil"/>
              <w:bottom w:val="nil"/>
              <w:right w:val="nil"/>
            </w:tcBorders>
            <w:shd w:val="clear" w:color="auto" w:fill="auto"/>
            <w:noWrap/>
            <w:hideMark/>
          </w:tcPr>
          <w:p w14:paraId="0F1D14BC"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Minnesota</w:t>
            </w:r>
          </w:p>
        </w:tc>
        <w:tc>
          <w:tcPr>
            <w:tcW w:w="1820" w:type="dxa"/>
            <w:tcBorders>
              <w:top w:val="nil"/>
              <w:left w:val="nil"/>
              <w:bottom w:val="nil"/>
              <w:right w:val="nil"/>
            </w:tcBorders>
            <w:shd w:val="clear" w:color="auto" w:fill="auto"/>
            <w:noWrap/>
            <w:hideMark/>
          </w:tcPr>
          <w:p w14:paraId="69B1378D" w14:textId="1F6B4F2E"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$325,438</w:t>
            </w:r>
          </w:p>
        </w:tc>
        <w:tc>
          <w:tcPr>
            <w:tcW w:w="1600" w:type="dxa"/>
            <w:tcBorders>
              <w:top w:val="nil"/>
              <w:left w:val="nil"/>
              <w:bottom w:val="nil"/>
              <w:right w:val="nil"/>
            </w:tcBorders>
            <w:shd w:val="clear" w:color="auto" w:fill="auto"/>
            <w:noWrap/>
            <w:hideMark/>
          </w:tcPr>
          <w:p w14:paraId="4EAD1DF6"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1.8%</w:t>
            </w:r>
          </w:p>
        </w:tc>
      </w:tr>
      <w:tr w:rsidR="00D553BF" w:rsidRPr="004D287A" w14:paraId="1C7541E4" w14:textId="77777777" w:rsidTr="00F44422">
        <w:trPr>
          <w:trHeight w:val="72"/>
          <w:jc w:val="right"/>
        </w:trPr>
        <w:tc>
          <w:tcPr>
            <w:tcW w:w="1820" w:type="dxa"/>
            <w:tcBorders>
              <w:top w:val="nil"/>
              <w:left w:val="nil"/>
              <w:bottom w:val="nil"/>
              <w:right w:val="nil"/>
            </w:tcBorders>
            <w:shd w:val="clear" w:color="auto" w:fill="auto"/>
            <w:noWrap/>
            <w:hideMark/>
          </w:tcPr>
          <w:p w14:paraId="14B16248"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Ohio</w:t>
            </w:r>
          </w:p>
        </w:tc>
        <w:tc>
          <w:tcPr>
            <w:tcW w:w="1820" w:type="dxa"/>
            <w:tcBorders>
              <w:top w:val="nil"/>
              <w:left w:val="nil"/>
              <w:bottom w:val="nil"/>
              <w:right w:val="nil"/>
            </w:tcBorders>
            <w:shd w:val="clear" w:color="auto" w:fill="auto"/>
            <w:noWrap/>
            <w:hideMark/>
          </w:tcPr>
          <w:p w14:paraId="741428F0" w14:textId="330517B1"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$586,487</w:t>
            </w:r>
          </w:p>
        </w:tc>
        <w:tc>
          <w:tcPr>
            <w:tcW w:w="1600" w:type="dxa"/>
            <w:tcBorders>
              <w:top w:val="nil"/>
              <w:left w:val="nil"/>
              <w:bottom w:val="nil"/>
              <w:right w:val="nil"/>
            </w:tcBorders>
            <w:shd w:val="clear" w:color="auto" w:fill="auto"/>
            <w:noWrap/>
            <w:hideMark/>
          </w:tcPr>
          <w:p w14:paraId="447375A6"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1.7%</w:t>
            </w:r>
          </w:p>
        </w:tc>
      </w:tr>
      <w:tr w:rsidR="00D553BF" w:rsidRPr="004D287A" w14:paraId="4A81321D" w14:textId="77777777" w:rsidTr="00F44422">
        <w:trPr>
          <w:trHeight w:val="72"/>
          <w:jc w:val="right"/>
        </w:trPr>
        <w:tc>
          <w:tcPr>
            <w:tcW w:w="1820" w:type="dxa"/>
            <w:tcBorders>
              <w:top w:val="nil"/>
              <w:left w:val="nil"/>
              <w:bottom w:val="nil"/>
              <w:right w:val="nil"/>
            </w:tcBorders>
            <w:shd w:val="clear" w:color="auto" w:fill="auto"/>
            <w:noWrap/>
            <w:hideMark/>
          </w:tcPr>
          <w:p w14:paraId="596D8079"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Wisconsin</w:t>
            </w:r>
          </w:p>
        </w:tc>
        <w:tc>
          <w:tcPr>
            <w:tcW w:w="1820" w:type="dxa"/>
            <w:tcBorders>
              <w:top w:val="nil"/>
              <w:left w:val="nil"/>
              <w:bottom w:val="nil"/>
              <w:right w:val="nil"/>
            </w:tcBorders>
            <w:shd w:val="clear" w:color="auto" w:fill="auto"/>
            <w:noWrap/>
            <w:hideMark/>
          </w:tcPr>
          <w:p w14:paraId="58E68815" w14:textId="4935B5C9"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$293,749</w:t>
            </w:r>
          </w:p>
        </w:tc>
        <w:tc>
          <w:tcPr>
            <w:tcW w:w="1600" w:type="dxa"/>
            <w:tcBorders>
              <w:top w:val="nil"/>
              <w:left w:val="nil"/>
              <w:bottom w:val="nil"/>
              <w:right w:val="nil"/>
            </w:tcBorders>
            <w:shd w:val="clear" w:color="auto" w:fill="auto"/>
            <w:noWrap/>
            <w:hideMark/>
          </w:tcPr>
          <w:p w14:paraId="1EFF7D93"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1.5%</w:t>
            </w:r>
          </w:p>
        </w:tc>
      </w:tr>
      <w:tr w:rsidR="00D553BF" w:rsidRPr="004D287A" w14:paraId="5931F87F" w14:textId="77777777" w:rsidTr="00F44422">
        <w:trPr>
          <w:trHeight w:val="72"/>
          <w:jc w:val="right"/>
        </w:trPr>
        <w:tc>
          <w:tcPr>
            <w:tcW w:w="1820" w:type="dxa"/>
            <w:tcBorders>
              <w:top w:val="nil"/>
              <w:left w:val="nil"/>
              <w:bottom w:val="nil"/>
              <w:right w:val="nil"/>
            </w:tcBorders>
            <w:shd w:val="clear" w:color="auto" w:fill="auto"/>
            <w:noWrap/>
            <w:hideMark/>
          </w:tcPr>
          <w:p w14:paraId="596C67D6"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Indiana</w:t>
            </w:r>
          </w:p>
        </w:tc>
        <w:tc>
          <w:tcPr>
            <w:tcW w:w="1820" w:type="dxa"/>
            <w:tcBorders>
              <w:top w:val="nil"/>
              <w:left w:val="nil"/>
              <w:bottom w:val="nil"/>
              <w:right w:val="nil"/>
            </w:tcBorders>
            <w:shd w:val="clear" w:color="auto" w:fill="auto"/>
            <w:noWrap/>
            <w:hideMark/>
          </w:tcPr>
          <w:p w14:paraId="2ED86CC3" w14:textId="092C2A2A"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$320,016</w:t>
            </w:r>
          </w:p>
        </w:tc>
        <w:tc>
          <w:tcPr>
            <w:tcW w:w="1600" w:type="dxa"/>
            <w:tcBorders>
              <w:top w:val="nil"/>
              <w:left w:val="nil"/>
              <w:bottom w:val="nil"/>
              <w:right w:val="nil"/>
            </w:tcBorders>
            <w:shd w:val="clear" w:color="auto" w:fill="auto"/>
            <w:noWrap/>
            <w:hideMark/>
          </w:tcPr>
          <w:p w14:paraId="3FD13D85"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1.3%</w:t>
            </w:r>
          </w:p>
        </w:tc>
      </w:tr>
      <w:tr w:rsidR="00D553BF" w:rsidRPr="004D287A" w14:paraId="0CB69A64" w14:textId="77777777" w:rsidTr="00F44422">
        <w:trPr>
          <w:trHeight w:val="72"/>
          <w:jc w:val="right"/>
        </w:trPr>
        <w:tc>
          <w:tcPr>
            <w:tcW w:w="1820" w:type="dxa"/>
            <w:tcBorders>
              <w:top w:val="nil"/>
              <w:left w:val="nil"/>
              <w:bottom w:val="nil"/>
              <w:right w:val="nil"/>
            </w:tcBorders>
            <w:shd w:val="clear" w:color="auto" w:fill="auto"/>
            <w:noWrap/>
            <w:hideMark/>
          </w:tcPr>
          <w:p w14:paraId="6D171087"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Illinois</w:t>
            </w:r>
          </w:p>
        </w:tc>
        <w:tc>
          <w:tcPr>
            <w:tcW w:w="1820" w:type="dxa"/>
            <w:tcBorders>
              <w:top w:val="nil"/>
              <w:left w:val="nil"/>
              <w:bottom w:val="nil"/>
              <w:right w:val="nil"/>
            </w:tcBorders>
            <w:shd w:val="clear" w:color="auto" w:fill="auto"/>
            <w:noWrap/>
            <w:hideMark/>
          </w:tcPr>
          <w:p w14:paraId="28E1F691" w14:textId="67893CEF"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$746,499</w:t>
            </w:r>
          </w:p>
        </w:tc>
        <w:tc>
          <w:tcPr>
            <w:tcW w:w="1600" w:type="dxa"/>
            <w:tcBorders>
              <w:top w:val="nil"/>
              <w:left w:val="nil"/>
              <w:bottom w:val="nil"/>
              <w:right w:val="nil"/>
            </w:tcBorders>
            <w:shd w:val="clear" w:color="auto" w:fill="auto"/>
            <w:noWrap/>
            <w:hideMark/>
          </w:tcPr>
          <w:p w14:paraId="7FBCE553"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1.2%</w:t>
            </w:r>
          </w:p>
        </w:tc>
      </w:tr>
      <w:tr w:rsidR="00D553BF" w:rsidRPr="004D287A" w14:paraId="7B640A14" w14:textId="77777777" w:rsidTr="00F44422">
        <w:trPr>
          <w:trHeight w:val="72"/>
          <w:jc w:val="right"/>
        </w:trPr>
        <w:tc>
          <w:tcPr>
            <w:tcW w:w="1820" w:type="dxa"/>
            <w:tcBorders>
              <w:top w:val="nil"/>
              <w:left w:val="nil"/>
              <w:bottom w:val="nil"/>
              <w:right w:val="nil"/>
            </w:tcBorders>
            <w:shd w:val="clear" w:color="auto" w:fill="auto"/>
            <w:noWrap/>
            <w:hideMark/>
          </w:tcPr>
          <w:p w14:paraId="544D9DE8"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Kentucky</w:t>
            </w:r>
          </w:p>
        </w:tc>
        <w:tc>
          <w:tcPr>
            <w:tcW w:w="1820" w:type="dxa"/>
            <w:tcBorders>
              <w:top w:val="nil"/>
              <w:left w:val="nil"/>
              <w:bottom w:val="nil"/>
              <w:right w:val="nil"/>
            </w:tcBorders>
            <w:shd w:val="clear" w:color="auto" w:fill="auto"/>
            <w:noWrap/>
            <w:hideMark/>
          </w:tcPr>
          <w:p w14:paraId="40AFB43C" w14:textId="15DFA0A3"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$190,585</w:t>
            </w:r>
          </w:p>
        </w:tc>
        <w:tc>
          <w:tcPr>
            <w:tcW w:w="1600" w:type="dxa"/>
            <w:tcBorders>
              <w:top w:val="nil"/>
              <w:left w:val="nil"/>
              <w:bottom w:val="nil"/>
              <w:right w:val="nil"/>
            </w:tcBorders>
            <w:shd w:val="clear" w:color="auto" w:fill="auto"/>
            <w:noWrap/>
            <w:hideMark/>
          </w:tcPr>
          <w:p w14:paraId="2FA22B4E"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1.1%</w:t>
            </w:r>
          </w:p>
        </w:tc>
      </w:tr>
      <w:tr w:rsidR="00D553BF" w:rsidRPr="004D287A" w14:paraId="4D544F58" w14:textId="77777777" w:rsidTr="00F44422">
        <w:trPr>
          <w:trHeight w:val="72"/>
          <w:jc w:val="right"/>
        </w:trPr>
        <w:tc>
          <w:tcPr>
            <w:tcW w:w="1820" w:type="dxa"/>
            <w:tcBorders>
              <w:top w:val="nil"/>
              <w:left w:val="nil"/>
              <w:bottom w:val="nil"/>
              <w:right w:val="nil"/>
            </w:tcBorders>
            <w:shd w:val="clear" w:color="auto" w:fill="auto"/>
            <w:noWrap/>
            <w:hideMark/>
          </w:tcPr>
          <w:p w14:paraId="47E38AB1"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Kansas</w:t>
            </w:r>
          </w:p>
        </w:tc>
        <w:tc>
          <w:tcPr>
            <w:tcW w:w="1820" w:type="dxa"/>
            <w:tcBorders>
              <w:top w:val="nil"/>
              <w:left w:val="nil"/>
              <w:bottom w:val="nil"/>
              <w:right w:val="nil"/>
            </w:tcBorders>
            <w:shd w:val="clear" w:color="auto" w:fill="auto"/>
            <w:noWrap/>
            <w:hideMark/>
          </w:tcPr>
          <w:p w14:paraId="7F4C71A7" w14:textId="2406AAB6"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$148,006</w:t>
            </w:r>
          </w:p>
        </w:tc>
        <w:tc>
          <w:tcPr>
            <w:tcW w:w="1600" w:type="dxa"/>
            <w:tcBorders>
              <w:top w:val="nil"/>
              <w:left w:val="nil"/>
              <w:bottom w:val="nil"/>
              <w:right w:val="nil"/>
            </w:tcBorders>
            <w:shd w:val="clear" w:color="auto" w:fill="auto"/>
            <w:noWrap/>
            <w:hideMark/>
          </w:tcPr>
          <w:p w14:paraId="32B10D34"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1.1%</w:t>
            </w:r>
          </w:p>
        </w:tc>
      </w:tr>
      <w:tr w:rsidR="00D553BF" w:rsidRPr="004D287A" w14:paraId="58298A84" w14:textId="77777777" w:rsidTr="00F44422">
        <w:trPr>
          <w:trHeight w:val="72"/>
          <w:jc w:val="right"/>
        </w:trPr>
        <w:tc>
          <w:tcPr>
            <w:tcW w:w="1820" w:type="dxa"/>
            <w:tcBorders>
              <w:top w:val="nil"/>
              <w:left w:val="nil"/>
              <w:bottom w:val="nil"/>
              <w:right w:val="nil"/>
            </w:tcBorders>
            <w:shd w:val="clear" w:color="auto" w:fill="auto"/>
            <w:noWrap/>
            <w:hideMark/>
          </w:tcPr>
          <w:p w14:paraId="3674B970"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Arkansas</w:t>
            </w:r>
          </w:p>
        </w:tc>
        <w:tc>
          <w:tcPr>
            <w:tcW w:w="1820" w:type="dxa"/>
            <w:tcBorders>
              <w:top w:val="nil"/>
              <w:left w:val="nil"/>
              <w:bottom w:val="nil"/>
              <w:right w:val="nil"/>
            </w:tcBorders>
            <w:shd w:val="clear" w:color="auto" w:fill="auto"/>
            <w:noWrap/>
            <w:hideMark/>
          </w:tcPr>
          <w:p w14:paraId="36FAC8B1" w14:textId="749B6E06"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$116,865</w:t>
            </w:r>
          </w:p>
        </w:tc>
        <w:tc>
          <w:tcPr>
            <w:tcW w:w="1600" w:type="dxa"/>
            <w:tcBorders>
              <w:top w:val="nil"/>
              <w:left w:val="nil"/>
              <w:bottom w:val="nil"/>
              <w:right w:val="nil"/>
            </w:tcBorders>
            <w:shd w:val="clear" w:color="auto" w:fill="auto"/>
            <w:noWrap/>
            <w:hideMark/>
          </w:tcPr>
          <w:p w14:paraId="4DF20152"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1.0%</w:t>
            </w:r>
          </w:p>
        </w:tc>
      </w:tr>
      <w:tr w:rsidR="00D553BF" w:rsidRPr="004D287A" w14:paraId="348625D9" w14:textId="77777777" w:rsidTr="00F44422">
        <w:trPr>
          <w:trHeight w:val="72"/>
          <w:jc w:val="right"/>
        </w:trPr>
        <w:tc>
          <w:tcPr>
            <w:tcW w:w="1820" w:type="dxa"/>
            <w:tcBorders>
              <w:top w:val="nil"/>
              <w:left w:val="nil"/>
              <w:bottom w:val="nil"/>
              <w:right w:val="nil"/>
            </w:tcBorders>
            <w:shd w:val="clear" w:color="auto" w:fill="auto"/>
            <w:noWrap/>
            <w:hideMark/>
          </w:tcPr>
          <w:p w14:paraId="4CB3E117"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Alabama</w:t>
            </w:r>
          </w:p>
        </w:tc>
        <w:tc>
          <w:tcPr>
            <w:tcW w:w="1820" w:type="dxa"/>
            <w:tcBorders>
              <w:top w:val="nil"/>
              <w:left w:val="nil"/>
              <w:bottom w:val="nil"/>
              <w:right w:val="nil"/>
            </w:tcBorders>
            <w:shd w:val="clear" w:color="auto" w:fill="auto"/>
            <w:noWrap/>
            <w:hideMark/>
          </w:tcPr>
          <w:p w14:paraId="2BCF01DA" w14:textId="5CB14E32"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$197,544</w:t>
            </w:r>
          </w:p>
        </w:tc>
        <w:tc>
          <w:tcPr>
            <w:tcW w:w="1600" w:type="dxa"/>
            <w:tcBorders>
              <w:top w:val="nil"/>
              <w:left w:val="nil"/>
              <w:bottom w:val="nil"/>
              <w:right w:val="nil"/>
            </w:tcBorders>
            <w:shd w:val="clear" w:color="auto" w:fill="auto"/>
            <w:noWrap/>
            <w:hideMark/>
          </w:tcPr>
          <w:p w14:paraId="3F86E183"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0.8%</w:t>
            </w:r>
          </w:p>
        </w:tc>
      </w:tr>
      <w:tr w:rsidR="00D553BF" w:rsidRPr="004D287A" w14:paraId="2B8BFEFE" w14:textId="77777777" w:rsidTr="00F44422">
        <w:trPr>
          <w:trHeight w:val="72"/>
          <w:jc w:val="right"/>
        </w:trPr>
        <w:tc>
          <w:tcPr>
            <w:tcW w:w="1820" w:type="dxa"/>
            <w:tcBorders>
              <w:top w:val="nil"/>
              <w:left w:val="nil"/>
              <w:bottom w:val="nil"/>
              <w:right w:val="nil"/>
            </w:tcBorders>
            <w:shd w:val="clear" w:color="auto" w:fill="auto"/>
            <w:noWrap/>
            <w:hideMark/>
          </w:tcPr>
          <w:p w14:paraId="1966C5B5"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Missouri</w:t>
            </w:r>
          </w:p>
        </w:tc>
        <w:tc>
          <w:tcPr>
            <w:tcW w:w="1820" w:type="dxa"/>
            <w:tcBorders>
              <w:top w:val="nil"/>
              <w:left w:val="nil"/>
              <w:bottom w:val="nil"/>
              <w:right w:val="nil"/>
            </w:tcBorders>
            <w:shd w:val="clear" w:color="auto" w:fill="auto"/>
            <w:noWrap/>
            <w:hideMark/>
          </w:tcPr>
          <w:p w14:paraId="16BB7C5C" w14:textId="58EAEFE7"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$287,030</w:t>
            </w:r>
          </w:p>
        </w:tc>
        <w:tc>
          <w:tcPr>
            <w:tcW w:w="1600" w:type="dxa"/>
            <w:tcBorders>
              <w:top w:val="nil"/>
              <w:left w:val="nil"/>
              <w:bottom w:val="nil"/>
              <w:right w:val="nil"/>
            </w:tcBorders>
            <w:shd w:val="clear" w:color="auto" w:fill="auto"/>
            <w:noWrap/>
            <w:hideMark/>
          </w:tcPr>
          <w:p w14:paraId="319E9377"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0.8%</w:t>
            </w:r>
          </w:p>
        </w:tc>
      </w:tr>
      <w:tr w:rsidR="00D553BF" w:rsidRPr="004D287A" w14:paraId="0C5073BF" w14:textId="77777777" w:rsidTr="00F44422">
        <w:trPr>
          <w:trHeight w:val="72"/>
          <w:jc w:val="right"/>
        </w:trPr>
        <w:tc>
          <w:tcPr>
            <w:tcW w:w="1820" w:type="dxa"/>
            <w:tcBorders>
              <w:top w:val="nil"/>
              <w:left w:val="nil"/>
              <w:bottom w:val="nil"/>
              <w:right w:val="nil"/>
            </w:tcBorders>
            <w:shd w:val="clear" w:color="auto" w:fill="auto"/>
            <w:noWrap/>
            <w:hideMark/>
          </w:tcPr>
          <w:p w14:paraId="34C22A0B"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Mississippi</w:t>
            </w:r>
          </w:p>
        </w:tc>
        <w:tc>
          <w:tcPr>
            <w:tcW w:w="1820" w:type="dxa"/>
            <w:tcBorders>
              <w:top w:val="nil"/>
              <w:left w:val="nil"/>
              <w:bottom w:val="nil"/>
              <w:right w:val="nil"/>
            </w:tcBorders>
            <w:shd w:val="clear" w:color="auto" w:fill="auto"/>
            <w:noWrap/>
            <w:hideMark/>
          </w:tcPr>
          <w:p w14:paraId="17D3C4AF" w14:textId="1ABE68DE"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$105,219</w:t>
            </w:r>
          </w:p>
        </w:tc>
        <w:tc>
          <w:tcPr>
            <w:tcW w:w="1600" w:type="dxa"/>
            <w:tcBorders>
              <w:top w:val="nil"/>
              <w:left w:val="nil"/>
              <w:bottom w:val="nil"/>
              <w:right w:val="nil"/>
            </w:tcBorders>
            <w:shd w:val="clear" w:color="auto" w:fill="auto"/>
            <w:noWrap/>
            <w:hideMark/>
          </w:tcPr>
          <w:p w14:paraId="322D3B80"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0.4%</w:t>
            </w:r>
          </w:p>
        </w:tc>
      </w:tr>
      <w:tr w:rsidR="00D553BF" w:rsidRPr="004D287A" w14:paraId="0E415C04" w14:textId="77777777" w:rsidTr="00F44422">
        <w:trPr>
          <w:trHeight w:val="72"/>
          <w:jc w:val="right"/>
        </w:trPr>
        <w:tc>
          <w:tcPr>
            <w:tcW w:w="1820" w:type="dxa"/>
            <w:tcBorders>
              <w:top w:val="nil"/>
              <w:left w:val="nil"/>
              <w:bottom w:val="double" w:sz="6" w:space="0" w:color="auto"/>
              <w:right w:val="nil"/>
            </w:tcBorders>
            <w:shd w:val="clear" w:color="auto" w:fill="auto"/>
            <w:noWrap/>
            <w:hideMark/>
          </w:tcPr>
          <w:p w14:paraId="05751C7D" w14:textId="77777777" w:rsidR="00D553BF" w:rsidRPr="004D287A" w:rsidRDefault="00D553BF" w:rsidP="00D553BF">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Louisiana</w:t>
            </w:r>
          </w:p>
        </w:tc>
        <w:tc>
          <w:tcPr>
            <w:tcW w:w="1820" w:type="dxa"/>
            <w:tcBorders>
              <w:top w:val="nil"/>
              <w:left w:val="nil"/>
              <w:bottom w:val="double" w:sz="6" w:space="0" w:color="auto"/>
              <w:right w:val="nil"/>
            </w:tcBorders>
            <w:shd w:val="clear" w:color="auto" w:fill="auto"/>
            <w:noWrap/>
            <w:hideMark/>
          </w:tcPr>
          <w:p w14:paraId="78D2A06D" w14:textId="7943AD21" w:rsidR="00D553BF" w:rsidRPr="004D287A"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$227,721</w:t>
            </w:r>
          </w:p>
        </w:tc>
        <w:tc>
          <w:tcPr>
            <w:tcW w:w="1600" w:type="dxa"/>
            <w:tcBorders>
              <w:top w:val="nil"/>
              <w:left w:val="nil"/>
              <w:bottom w:val="double" w:sz="6" w:space="0" w:color="auto"/>
              <w:right w:val="nil"/>
            </w:tcBorders>
            <w:shd w:val="clear" w:color="auto" w:fill="auto"/>
            <w:noWrap/>
            <w:hideMark/>
          </w:tcPr>
          <w:p w14:paraId="43617E91" w14:textId="77777777" w:rsidR="00D553BF" w:rsidRPr="004D287A" w:rsidRDefault="00D553BF" w:rsidP="00D553BF">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-1.0%</w:t>
            </w:r>
          </w:p>
        </w:tc>
      </w:tr>
      <w:tr w:rsidR="00D553BF" w:rsidRPr="004D287A" w14:paraId="062E03B8" w14:textId="77777777" w:rsidTr="00F44422">
        <w:trPr>
          <w:trHeight w:val="72"/>
          <w:jc w:val="right"/>
        </w:trPr>
        <w:tc>
          <w:tcPr>
            <w:tcW w:w="1820" w:type="dxa"/>
            <w:tcBorders>
              <w:top w:val="nil"/>
              <w:left w:val="nil"/>
              <w:bottom w:val="nil"/>
              <w:right w:val="nil"/>
            </w:tcBorders>
            <w:shd w:val="clear" w:color="auto" w:fill="auto"/>
            <w:noWrap/>
            <w:vAlign w:val="bottom"/>
            <w:hideMark/>
          </w:tcPr>
          <w:p w14:paraId="7C73C909" w14:textId="77777777" w:rsidR="00D553BF" w:rsidRPr="004D287A" w:rsidRDefault="00D553BF" w:rsidP="00D553BF">
            <w:pPr>
              <w:spacing w:after="0" w:line="240" w:lineRule="auto"/>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Heartland</w:t>
            </w:r>
          </w:p>
        </w:tc>
        <w:tc>
          <w:tcPr>
            <w:tcW w:w="1820" w:type="dxa"/>
            <w:tcBorders>
              <w:top w:val="nil"/>
              <w:left w:val="nil"/>
              <w:bottom w:val="nil"/>
              <w:right w:val="nil"/>
            </w:tcBorders>
            <w:shd w:val="clear" w:color="auto" w:fill="auto"/>
            <w:noWrap/>
            <w:vAlign w:val="bottom"/>
            <w:hideMark/>
          </w:tcPr>
          <w:p w14:paraId="00F45855" w14:textId="57DA25B8" w:rsidR="00D553BF" w:rsidRPr="004D287A" w:rsidRDefault="00D553BF" w:rsidP="00D553BF">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$4,904,518</w:t>
            </w:r>
          </w:p>
        </w:tc>
        <w:tc>
          <w:tcPr>
            <w:tcW w:w="1600" w:type="dxa"/>
            <w:tcBorders>
              <w:top w:val="nil"/>
              <w:left w:val="nil"/>
              <w:bottom w:val="nil"/>
              <w:right w:val="nil"/>
            </w:tcBorders>
            <w:shd w:val="clear" w:color="auto" w:fill="auto"/>
            <w:noWrap/>
            <w:vAlign w:val="bottom"/>
            <w:hideMark/>
          </w:tcPr>
          <w:p w14:paraId="38ED644F" w14:textId="77777777" w:rsidR="00D553BF" w:rsidRPr="004D287A" w:rsidRDefault="00D553BF" w:rsidP="00D553BF">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1.4%</w:t>
            </w:r>
          </w:p>
        </w:tc>
      </w:tr>
      <w:tr w:rsidR="00D553BF" w:rsidRPr="004D287A" w14:paraId="25AC3755" w14:textId="77777777" w:rsidTr="00F44422">
        <w:trPr>
          <w:trHeight w:val="72"/>
          <w:jc w:val="right"/>
        </w:trPr>
        <w:tc>
          <w:tcPr>
            <w:tcW w:w="1820" w:type="dxa"/>
            <w:tcBorders>
              <w:top w:val="nil"/>
              <w:left w:val="nil"/>
              <w:bottom w:val="nil"/>
              <w:right w:val="nil"/>
            </w:tcBorders>
            <w:shd w:val="clear" w:color="auto" w:fill="auto"/>
            <w:noWrap/>
            <w:vAlign w:val="bottom"/>
            <w:hideMark/>
          </w:tcPr>
          <w:p w14:paraId="2E5160B1" w14:textId="77777777" w:rsidR="00D553BF" w:rsidRPr="004D287A" w:rsidRDefault="00D553BF" w:rsidP="00D553BF">
            <w:pPr>
              <w:spacing w:after="0" w:line="240" w:lineRule="auto"/>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Non-Heartland</w:t>
            </w:r>
          </w:p>
        </w:tc>
        <w:tc>
          <w:tcPr>
            <w:tcW w:w="1820" w:type="dxa"/>
            <w:tcBorders>
              <w:top w:val="nil"/>
              <w:left w:val="nil"/>
              <w:bottom w:val="nil"/>
              <w:right w:val="nil"/>
            </w:tcBorders>
            <w:shd w:val="clear" w:color="auto" w:fill="auto"/>
            <w:noWrap/>
            <w:vAlign w:val="bottom"/>
            <w:hideMark/>
          </w:tcPr>
          <w:p w14:paraId="02F73EA5" w14:textId="1E75D1B8" w:rsidR="00D553BF" w:rsidRPr="004D287A" w:rsidRDefault="00D553BF" w:rsidP="00D553BF">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$12,801,808</w:t>
            </w:r>
          </w:p>
        </w:tc>
        <w:tc>
          <w:tcPr>
            <w:tcW w:w="1600" w:type="dxa"/>
            <w:tcBorders>
              <w:top w:val="nil"/>
              <w:left w:val="nil"/>
              <w:bottom w:val="nil"/>
              <w:right w:val="nil"/>
            </w:tcBorders>
            <w:shd w:val="clear" w:color="auto" w:fill="auto"/>
            <w:noWrap/>
            <w:vAlign w:val="bottom"/>
            <w:hideMark/>
          </w:tcPr>
          <w:p w14:paraId="622AF956" w14:textId="77777777" w:rsidR="00D553BF" w:rsidRPr="004D287A" w:rsidRDefault="00D553BF" w:rsidP="00D553BF">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1.9%</w:t>
            </w:r>
          </w:p>
        </w:tc>
      </w:tr>
      <w:tr w:rsidR="000640F7" w:rsidRPr="004D287A" w14:paraId="024888A4" w14:textId="77777777" w:rsidTr="00F44422">
        <w:trPr>
          <w:trHeight w:val="72"/>
          <w:jc w:val="right"/>
        </w:trPr>
        <w:tc>
          <w:tcPr>
            <w:tcW w:w="3640" w:type="dxa"/>
            <w:gridSpan w:val="2"/>
            <w:tcBorders>
              <w:top w:val="nil"/>
              <w:left w:val="nil"/>
              <w:bottom w:val="nil"/>
              <w:right w:val="nil"/>
            </w:tcBorders>
            <w:shd w:val="clear" w:color="auto" w:fill="auto"/>
            <w:noWrap/>
            <w:vAlign w:val="bottom"/>
            <w:hideMark/>
          </w:tcPr>
          <w:p w14:paraId="5AD36F40" w14:textId="77777777" w:rsidR="000640F7" w:rsidRPr="004D287A" w:rsidRDefault="000640F7" w:rsidP="00F44422">
            <w:pPr>
              <w:spacing w:after="0" w:line="240" w:lineRule="auto"/>
              <w:rPr>
                <w:rFonts w:ascii="Calibri" w:eastAsia="Times New Roman" w:hAnsi="Calibri" w:cs="Times New Roman"/>
                <w:i/>
                <w:iCs/>
                <w:color w:val="000000"/>
                <w:sz w:val="20"/>
                <w:szCs w:val="20"/>
              </w:rPr>
            </w:pPr>
            <w:r w:rsidRPr="004D287A">
              <w:rPr>
                <w:rFonts w:ascii="Calibri" w:eastAsia="Times New Roman" w:hAnsi="Calibri" w:cs="Times New Roman"/>
                <w:i/>
                <w:iCs/>
                <w:color w:val="000000"/>
                <w:sz w:val="20"/>
                <w:szCs w:val="20"/>
              </w:rPr>
              <w:t>Source: Brookings analysis of Emsi data</w:t>
            </w:r>
          </w:p>
        </w:tc>
        <w:tc>
          <w:tcPr>
            <w:tcW w:w="1600" w:type="dxa"/>
            <w:tcBorders>
              <w:top w:val="nil"/>
              <w:left w:val="nil"/>
              <w:bottom w:val="nil"/>
              <w:right w:val="nil"/>
            </w:tcBorders>
            <w:shd w:val="clear" w:color="auto" w:fill="auto"/>
            <w:noWrap/>
            <w:vAlign w:val="bottom"/>
            <w:hideMark/>
          </w:tcPr>
          <w:p w14:paraId="7C5FCD01" w14:textId="77777777" w:rsidR="000640F7" w:rsidRPr="004D287A" w:rsidRDefault="000640F7" w:rsidP="00F44422">
            <w:pPr>
              <w:spacing w:after="0" w:line="240" w:lineRule="auto"/>
              <w:rPr>
                <w:rFonts w:ascii="Calibri" w:eastAsia="Times New Roman" w:hAnsi="Calibri" w:cs="Times New Roman"/>
                <w:i/>
                <w:iCs/>
                <w:color w:val="000000"/>
                <w:sz w:val="20"/>
                <w:szCs w:val="20"/>
              </w:rPr>
            </w:pPr>
          </w:p>
        </w:tc>
      </w:tr>
    </w:tbl>
    <w:p w14:paraId="77050F2A" w14:textId="42CEE085" w:rsidR="000640F7" w:rsidRDefault="000640F7" w:rsidP="005C2BB8">
      <w:pPr>
        <w:rPr>
          <w:b/>
          <w:sz w:val="36"/>
          <w:szCs w:val="36"/>
        </w:rPr>
      </w:pPr>
      <w:r>
        <w:rPr>
          <w:b/>
          <w:sz w:val="36"/>
          <w:szCs w:val="36"/>
        </w:rPr>
        <w:br w:type="page"/>
      </w:r>
    </w:p>
    <w:p w14:paraId="56C4A74D" w14:textId="77777777" w:rsidR="003B7F82" w:rsidRPr="00FE3126" w:rsidRDefault="003B7F82" w:rsidP="003B7F82">
      <w:pPr>
        <w:pStyle w:val="Heading4"/>
      </w:pPr>
      <w:bookmarkStart w:id="13" w:name="_Toc522092111"/>
      <w:r>
        <w:lastRenderedPageBreak/>
        <w:t>Jobs at young firms</w:t>
      </w:r>
      <w:bookmarkEnd w:id="13"/>
    </w:p>
    <w:p w14:paraId="51532A29" w14:textId="77777777" w:rsidR="003B7F82" w:rsidRDefault="003B7F82" w:rsidP="003B7F82">
      <w:pPr>
        <w:rPr>
          <w:sz w:val="28"/>
          <w:szCs w:val="28"/>
        </w:rPr>
      </w:pPr>
      <w:r>
        <w:rPr>
          <w:sz w:val="28"/>
          <w:szCs w:val="28"/>
        </w:rPr>
        <w:t xml:space="preserve">Jobs at private-sector firms less than five years old are a </w:t>
      </w:r>
      <w:r w:rsidRPr="00E6319A">
        <w:rPr>
          <w:noProof/>
          <w:sz w:val="28"/>
          <w:szCs w:val="28"/>
        </w:rPr>
        <w:t>key</w:t>
      </w:r>
      <w:r>
        <w:rPr>
          <w:sz w:val="28"/>
          <w:szCs w:val="28"/>
        </w:rPr>
        <w:t xml:space="preserve"> measure of economic vitality as reflected by entrepreneurship.</w:t>
      </w:r>
    </w:p>
    <w:p w14:paraId="7E854407" w14:textId="77777777" w:rsidR="003B7F82" w:rsidRDefault="003B7F82" w:rsidP="003B7F82">
      <w:pPr>
        <w:rPr>
          <w:sz w:val="28"/>
          <w:szCs w:val="28"/>
        </w:rPr>
      </w:pPr>
      <w:r>
        <w:rPr>
          <w:sz w:val="28"/>
          <w:szCs w:val="28"/>
        </w:rPr>
        <w:t xml:space="preserve">By that measure, entrepreneurship </w:t>
      </w:r>
      <w:r w:rsidRPr="00190B65">
        <w:rPr>
          <w:sz w:val="28"/>
          <w:szCs w:val="28"/>
        </w:rPr>
        <w:t xml:space="preserve">is a </w:t>
      </w:r>
      <w:r>
        <w:rPr>
          <w:sz w:val="28"/>
          <w:szCs w:val="28"/>
        </w:rPr>
        <w:t>weak spot</w:t>
      </w:r>
      <w:r w:rsidRPr="00190B65">
        <w:rPr>
          <w:sz w:val="28"/>
          <w:szCs w:val="28"/>
        </w:rPr>
        <w:t xml:space="preserve"> for the region</w:t>
      </w:r>
      <w:r>
        <w:rPr>
          <w:sz w:val="28"/>
          <w:szCs w:val="28"/>
        </w:rPr>
        <w:t>.</w:t>
      </w:r>
      <w:r w:rsidRPr="00190B65">
        <w:rPr>
          <w:sz w:val="28"/>
          <w:szCs w:val="28"/>
        </w:rPr>
        <w:t xml:space="preserve"> </w:t>
      </w:r>
      <w:r>
        <w:rPr>
          <w:sz w:val="28"/>
          <w:szCs w:val="28"/>
        </w:rPr>
        <w:t xml:space="preserve">Both job share at young firms and employment growth at young firms in the Heartland trail the rest of the country. </w:t>
      </w:r>
    </w:p>
    <w:p w14:paraId="598FB847" w14:textId="77777777" w:rsidR="003B7F82" w:rsidRDefault="003B7F82" w:rsidP="003B7F82">
      <w:pPr>
        <w:rPr>
          <w:sz w:val="28"/>
          <w:szCs w:val="28"/>
        </w:rPr>
      </w:pPr>
      <w:r>
        <w:rPr>
          <w:sz w:val="28"/>
          <w:szCs w:val="28"/>
        </w:rPr>
        <w:t xml:space="preserve">In 2016 there were slightly fewer than </w:t>
      </w:r>
      <w:r w:rsidRPr="002336D1">
        <w:rPr>
          <w:b/>
          <w:sz w:val="28"/>
          <w:szCs w:val="28"/>
        </w:rPr>
        <w:t>3.3 million</w:t>
      </w:r>
      <w:r>
        <w:rPr>
          <w:sz w:val="28"/>
          <w:szCs w:val="28"/>
        </w:rPr>
        <w:t xml:space="preserve"> Heartland workers at young firms, which accounted for </w:t>
      </w:r>
      <w:r w:rsidRPr="002336D1">
        <w:rPr>
          <w:b/>
          <w:sz w:val="28"/>
          <w:szCs w:val="28"/>
        </w:rPr>
        <w:t>9 percent</w:t>
      </w:r>
      <w:r>
        <w:rPr>
          <w:sz w:val="28"/>
          <w:szCs w:val="28"/>
        </w:rPr>
        <w:t xml:space="preserve"> of all Heartland jobs. Non-Heartland states, meanwhile, had nearly three times as many (9.3 million) workers at young firms, accounting for 11.6 percent of all </w:t>
      </w:r>
      <w:r w:rsidRPr="001B41AE">
        <w:rPr>
          <w:noProof/>
          <w:sz w:val="28"/>
          <w:szCs w:val="28"/>
        </w:rPr>
        <w:t>jobs</w:t>
      </w:r>
      <w:r>
        <w:rPr>
          <w:sz w:val="28"/>
          <w:szCs w:val="28"/>
        </w:rPr>
        <w:t xml:space="preserve">. Since 2010, the share of </w:t>
      </w:r>
      <w:r w:rsidRPr="001B41AE">
        <w:rPr>
          <w:noProof/>
          <w:sz w:val="28"/>
          <w:szCs w:val="28"/>
        </w:rPr>
        <w:t>jobs</w:t>
      </w:r>
      <w:r>
        <w:rPr>
          <w:sz w:val="28"/>
          <w:szCs w:val="28"/>
        </w:rPr>
        <w:t xml:space="preserve"> at young firms has declined in both Heartland and non-Heartland states, falling by </w:t>
      </w:r>
      <w:r w:rsidRPr="00514612">
        <w:rPr>
          <w:b/>
          <w:sz w:val="28"/>
          <w:szCs w:val="28"/>
        </w:rPr>
        <w:t>1.2 percentage points</w:t>
      </w:r>
      <w:r>
        <w:rPr>
          <w:sz w:val="28"/>
          <w:szCs w:val="28"/>
        </w:rPr>
        <w:t xml:space="preserve"> in the Heartland and 1.4 percentage points elsewhere. However, </w:t>
      </w:r>
      <w:r w:rsidRPr="001B41AE">
        <w:rPr>
          <w:noProof/>
          <w:sz w:val="28"/>
          <w:szCs w:val="28"/>
        </w:rPr>
        <w:t>in terms of</w:t>
      </w:r>
      <w:r>
        <w:rPr>
          <w:sz w:val="28"/>
          <w:szCs w:val="28"/>
        </w:rPr>
        <w:t xml:space="preserve"> absolute numbers, jobs at young firms increased by over 220,000 in non-Heartland </w:t>
      </w:r>
      <w:r w:rsidRPr="001B41AE">
        <w:rPr>
          <w:noProof/>
          <w:sz w:val="28"/>
          <w:szCs w:val="28"/>
        </w:rPr>
        <w:t>states but</w:t>
      </w:r>
      <w:r>
        <w:rPr>
          <w:sz w:val="28"/>
          <w:szCs w:val="28"/>
        </w:rPr>
        <w:t xml:space="preserve"> </w:t>
      </w:r>
      <w:r w:rsidRPr="008D113F">
        <w:rPr>
          <w:sz w:val="28"/>
          <w:szCs w:val="28"/>
        </w:rPr>
        <w:t>declined</w:t>
      </w:r>
      <w:r w:rsidRPr="00A50DA7">
        <w:rPr>
          <w:i/>
          <w:sz w:val="28"/>
          <w:szCs w:val="28"/>
        </w:rPr>
        <w:t xml:space="preserve"> </w:t>
      </w:r>
      <w:r>
        <w:rPr>
          <w:sz w:val="28"/>
          <w:szCs w:val="28"/>
        </w:rPr>
        <w:t xml:space="preserve">by nearly </w:t>
      </w:r>
      <w:r w:rsidRPr="0075460A">
        <w:rPr>
          <w:b/>
          <w:sz w:val="28"/>
          <w:szCs w:val="28"/>
        </w:rPr>
        <w:t>65,000</w:t>
      </w:r>
      <w:r>
        <w:rPr>
          <w:sz w:val="28"/>
          <w:szCs w:val="28"/>
        </w:rPr>
        <w:t xml:space="preserve"> in the Heartland.</w:t>
      </w:r>
    </w:p>
    <w:p w14:paraId="799D5FD2" w14:textId="77777777" w:rsidR="003B7F82" w:rsidRDefault="003B7F82" w:rsidP="003B7F82">
      <w:pPr>
        <w:rPr>
          <w:sz w:val="28"/>
          <w:szCs w:val="28"/>
        </w:rPr>
      </w:pPr>
      <w:r>
        <w:rPr>
          <w:sz w:val="28"/>
          <w:szCs w:val="28"/>
        </w:rPr>
        <w:t xml:space="preserve">The geography of jobs at young firms varies. While the </w:t>
      </w:r>
      <w:r w:rsidRPr="001B41AE">
        <w:rPr>
          <w:noProof/>
          <w:sz w:val="28"/>
          <w:szCs w:val="28"/>
        </w:rPr>
        <w:t>largest</w:t>
      </w:r>
      <w:r>
        <w:rPr>
          <w:sz w:val="28"/>
          <w:szCs w:val="28"/>
        </w:rPr>
        <w:t xml:space="preserve"> absolute numbers of young-firm workers </w:t>
      </w:r>
      <w:r w:rsidRPr="001B41AE">
        <w:rPr>
          <w:noProof/>
          <w:sz w:val="28"/>
          <w:szCs w:val="28"/>
        </w:rPr>
        <w:t>are situated</w:t>
      </w:r>
      <w:r>
        <w:rPr>
          <w:sz w:val="28"/>
          <w:szCs w:val="28"/>
        </w:rPr>
        <w:t xml:space="preserve"> in the more urbanized eastern Heartland, the fastest growth is occurring in western Heartland states. </w:t>
      </w:r>
      <w:r w:rsidRPr="00943CB6">
        <w:rPr>
          <w:b/>
          <w:sz w:val="28"/>
          <w:szCs w:val="28"/>
        </w:rPr>
        <w:t xml:space="preserve">Illinois </w:t>
      </w:r>
      <w:r>
        <w:rPr>
          <w:sz w:val="28"/>
          <w:szCs w:val="28"/>
        </w:rPr>
        <w:t xml:space="preserve">leads the Heartland, and ranks fifth nationally, for its absolute number of jobs at young firms with 443,000. </w:t>
      </w:r>
      <w:r w:rsidRPr="00943CB6">
        <w:rPr>
          <w:b/>
          <w:sz w:val="28"/>
          <w:szCs w:val="28"/>
        </w:rPr>
        <w:t xml:space="preserve">Ohio </w:t>
      </w:r>
      <w:r>
        <w:rPr>
          <w:sz w:val="28"/>
          <w:szCs w:val="28"/>
        </w:rPr>
        <w:t xml:space="preserve">ranks second in the Heartland and eighth in the U.S. with 372,000, and </w:t>
      </w:r>
      <w:r w:rsidRPr="00943CB6">
        <w:rPr>
          <w:b/>
          <w:sz w:val="28"/>
          <w:szCs w:val="28"/>
        </w:rPr>
        <w:t>Michigan</w:t>
      </w:r>
      <w:r>
        <w:rPr>
          <w:sz w:val="28"/>
          <w:szCs w:val="28"/>
        </w:rPr>
        <w:t xml:space="preserve"> is third in the Heartland and 10th in the country with 334,000. However, since 2010 those states have seen flat-to-negative growth in employment in young firms. </w:t>
      </w:r>
      <w:r w:rsidRPr="004B5BD0">
        <w:rPr>
          <w:b/>
          <w:sz w:val="28"/>
          <w:szCs w:val="28"/>
        </w:rPr>
        <w:t>North Dakota</w:t>
      </w:r>
      <w:r>
        <w:rPr>
          <w:sz w:val="28"/>
          <w:szCs w:val="28"/>
        </w:rPr>
        <w:t xml:space="preserve">, by contrast, saw the fastest growth in employment at small firms between 2010 and 2016, with an annual increase of 4.2 percent. It also saw the </w:t>
      </w:r>
      <w:r w:rsidRPr="00E6319A">
        <w:rPr>
          <w:noProof/>
          <w:sz w:val="28"/>
          <w:szCs w:val="28"/>
        </w:rPr>
        <w:t>largest</w:t>
      </w:r>
      <w:r>
        <w:rPr>
          <w:sz w:val="28"/>
          <w:szCs w:val="28"/>
        </w:rPr>
        <w:t xml:space="preserve"> increase in the </w:t>
      </w:r>
      <w:r w:rsidRPr="00A025EF">
        <w:rPr>
          <w:noProof/>
          <w:sz w:val="28"/>
          <w:szCs w:val="28"/>
        </w:rPr>
        <w:t>share</w:t>
      </w:r>
      <w:r>
        <w:rPr>
          <w:sz w:val="28"/>
          <w:szCs w:val="28"/>
        </w:rPr>
        <w:t xml:space="preserve"> of jobs at young firms, and now leads the Heartland with 11.6 percent of its </w:t>
      </w:r>
      <w:r w:rsidRPr="00A025EF">
        <w:rPr>
          <w:noProof/>
          <w:sz w:val="28"/>
          <w:szCs w:val="28"/>
        </w:rPr>
        <w:t>jobs</w:t>
      </w:r>
      <w:r>
        <w:rPr>
          <w:sz w:val="28"/>
          <w:szCs w:val="28"/>
        </w:rPr>
        <w:t xml:space="preserve"> at young firms, up 0.4 percentage points since 2010. </w:t>
      </w:r>
      <w:r w:rsidRPr="004B5BD0">
        <w:rPr>
          <w:b/>
          <w:sz w:val="28"/>
          <w:szCs w:val="28"/>
        </w:rPr>
        <w:t>Nebraska</w:t>
      </w:r>
      <w:r>
        <w:rPr>
          <w:sz w:val="28"/>
          <w:szCs w:val="28"/>
        </w:rPr>
        <w:t xml:space="preserve"> was the only other Heartland state to see both absolute growth in employment at young firms and an increase in job share at young firms, with annual growth of 2.2 percent between 2010 and </w:t>
      </w:r>
      <w:r>
        <w:rPr>
          <w:sz w:val="28"/>
          <w:szCs w:val="28"/>
        </w:rPr>
        <w:lastRenderedPageBreak/>
        <w:t>2016, second fastest in the Heartland, and an increase in job share of 0.4 percentage points, to 9.8 percent.</w:t>
      </w:r>
    </w:p>
    <w:p w14:paraId="0174F161" w14:textId="7B4E8AC8" w:rsidR="002D003D" w:rsidRDefault="002D003D">
      <w:r>
        <w:br w:type="page"/>
      </w:r>
    </w:p>
    <w:p w14:paraId="7E5CCF41" w14:textId="6B33CF6E" w:rsidR="00EE7E5E" w:rsidRDefault="002D003D" w:rsidP="00EE7E5E">
      <w:pPr>
        <w:rPr>
          <w:color w:val="FF0000"/>
          <w:sz w:val="28"/>
          <w:szCs w:val="28"/>
        </w:rPr>
      </w:pPr>
      <w:r>
        <w:rPr>
          <w:noProof/>
          <w:color w:val="FF0000"/>
          <w:sz w:val="28"/>
          <w:szCs w:val="28"/>
        </w:rPr>
        <w:lastRenderedPageBreak/>
        <w:drawing>
          <wp:inline distT="0" distB="0" distL="0" distR="0" wp14:anchorId="3DA99670" wp14:editId="18BF12CF">
            <wp:extent cx="4114800" cy="3592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sYoungFirms_v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0E5C74A2" w14:textId="770FA92A" w:rsidR="007506F6" w:rsidRPr="00865C45" w:rsidRDefault="00EE7E5E" w:rsidP="005C2BB8">
      <w:pPr>
        <w:rPr>
          <w:i/>
          <w:szCs w:val="28"/>
        </w:rPr>
      </w:pPr>
      <w:r w:rsidRPr="00CB0A54">
        <w:rPr>
          <w:i/>
          <w:szCs w:val="28"/>
        </w:rPr>
        <w:t>Source: Brookings analysis of LEHD-QWI data</w:t>
      </w:r>
    </w:p>
    <w:tbl>
      <w:tblPr>
        <w:tblW w:w="5770" w:type="dxa"/>
        <w:jc w:val="right"/>
        <w:tblLayout w:type="fixed"/>
        <w:tblLook w:val="04A0" w:firstRow="1" w:lastRow="0" w:firstColumn="1" w:lastColumn="0" w:noHBand="0" w:noVBand="1"/>
      </w:tblPr>
      <w:tblGrid>
        <w:gridCol w:w="1440"/>
        <w:gridCol w:w="1443"/>
        <w:gridCol w:w="1443"/>
        <w:gridCol w:w="484"/>
        <w:gridCol w:w="960"/>
      </w:tblGrid>
      <w:tr w:rsidR="007506F6" w:rsidRPr="007506F6" w14:paraId="39BCF275" w14:textId="77777777" w:rsidTr="00D553BF">
        <w:trPr>
          <w:trHeight w:val="20"/>
          <w:jc w:val="right"/>
        </w:trPr>
        <w:tc>
          <w:tcPr>
            <w:tcW w:w="1440" w:type="dxa"/>
            <w:tcBorders>
              <w:top w:val="nil"/>
              <w:left w:val="nil"/>
              <w:bottom w:val="nil"/>
              <w:right w:val="nil"/>
            </w:tcBorders>
            <w:shd w:val="clear" w:color="auto" w:fill="auto"/>
            <w:hideMark/>
          </w:tcPr>
          <w:p w14:paraId="0BF32ED1" w14:textId="77777777" w:rsidR="007506F6" w:rsidRPr="007506F6" w:rsidRDefault="007506F6" w:rsidP="007506F6">
            <w:pPr>
              <w:spacing w:after="0" w:line="240" w:lineRule="auto"/>
              <w:rPr>
                <w:rFonts w:ascii="Calibri" w:eastAsia="Times New Roman" w:hAnsi="Calibri" w:cs="Times New Roman"/>
                <w:b/>
                <w:bCs/>
                <w:color w:val="000000"/>
                <w:sz w:val="20"/>
                <w:szCs w:val="20"/>
              </w:rPr>
            </w:pPr>
            <w:r w:rsidRPr="007506F6">
              <w:rPr>
                <w:rFonts w:ascii="Calibri" w:eastAsia="Times New Roman" w:hAnsi="Calibri" w:cs="Times New Roman"/>
                <w:b/>
                <w:bCs/>
                <w:color w:val="000000"/>
                <w:sz w:val="20"/>
                <w:szCs w:val="20"/>
              </w:rPr>
              <w:t>Name</w:t>
            </w:r>
          </w:p>
        </w:tc>
        <w:tc>
          <w:tcPr>
            <w:tcW w:w="1443" w:type="dxa"/>
            <w:tcBorders>
              <w:top w:val="nil"/>
              <w:left w:val="nil"/>
              <w:bottom w:val="nil"/>
              <w:right w:val="nil"/>
            </w:tcBorders>
            <w:shd w:val="clear" w:color="auto" w:fill="auto"/>
            <w:hideMark/>
          </w:tcPr>
          <w:p w14:paraId="0B57B1BD" w14:textId="77777777" w:rsidR="007506F6" w:rsidRPr="007506F6" w:rsidRDefault="007506F6" w:rsidP="00D553BF">
            <w:pPr>
              <w:spacing w:after="0" w:line="240" w:lineRule="auto"/>
              <w:jc w:val="right"/>
              <w:rPr>
                <w:rFonts w:ascii="Calibri" w:eastAsia="Times New Roman" w:hAnsi="Calibri" w:cs="Times New Roman"/>
                <w:b/>
                <w:bCs/>
                <w:color w:val="000000"/>
                <w:sz w:val="20"/>
                <w:szCs w:val="20"/>
              </w:rPr>
            </w:pPr>
            <w:r w:rsidRPr="007506F6">
              <w:rPr>
                <w:rFonts w:ascii="Calibri" w:eastAsia="Times New Roman" w:hAnsi="Calibri" w:cs="Times New Roman"/>
                <w:b/>
                <w:bCs/>
                <w:color w:val="000000"/>
                <w:sz w:val="20"/>
                <w:szCs w:val="20"/>
              </w:rPr>
              <w:t>Jobs at young firms, 2016</w:t>
            </w:r>
          </w:p>
        </w:tc>
        <w:tc>
          <w:tcPr>
            <w:tcW w:w="1443" w:type="dxa"/>
            <w:tcBorders>
              <w:top w:val="nil"/>
              <w:left w:val="nil"/>
              <w:bottom w:val="nil"/>
              <w:right w:val="nil"/>
            </w:tcBorders>
            <w:shd w:val="clear" w:color="auto" w:fill="auto"/>
            <w:hideMark/>
          </w:tcPr>
          <w:p w14:paraId="3E4A60C6" w14:textId="77777777" w:rsidR="007506F6" w:rsidRPr="007506F6" w:rsidRDefault="007506F6" w:rsidP="00D553BF">
            <w:pPr>
              <w:spacing w:after="0" w:line="240" w:lineRule="auto"/>
              <w:jc w:val="right"/>
              <w:rPr>
                <w:rFonts w:ascii="Calibri" w:eastAsia="Times New Roman" w:hAnsi="Calibri" w:cs="Times New Roman"/>
                <w:b/>
                <w:bCs/>
                <w:color w:val="000000"/>
                <w:sz w:val="20"/>
                <w:szCs w:val="20"/>
              </w:rPr>
            </w:pPr>
            <w:r w:rsidRPr="007506F6">
              <w:rPr>
                <w:rFonts w:ascii="Calibri" w:eastAsia="Times New Roman" w:hAnsi="Calibri" w:cs="Times New Roman"/>
                <w:b/>
                <w:bCs/>
                <w:color w:val="000000"/>
                <w:sz w:val="20"/>
                <w:szCs w:val="20"/>
              </w:rPr>
              <w:t>Share of all jobs, 2016</w:t>
            </w:r>
          </w:p>
        </w:tc>
        <w:tc>
          <w:tcPr>
            <w:tcW w:w="1444" w:type="dxa"/>
            <w:gridSpan w:val="2"/>
            <w:tcBorders>
              <w:top w:val="nil"/>
              <w:left w:val="nil"/>
              <w:bottom w:val="nil"/>
              <w:right w:val="nil"/>
            </w:tcBorders>
            <w:shd w:val="clear" w:color="auto" w:fill="auto"/>
            <w:hideMark/>
          </w:tcPr>
          <w:p w14:paraId="466F5FD9" w14:textId="77777777" w:rsidR="007506F6" w:rsidRPr="007506F6" w:rsidRDefault="007506F6" w:rsidP="00D553BF">
            <w:pPr>
              <w:spacing w:after="0" w:line="240" w:lineRule="auto"/>
              <w:jc w:val="right"/>
              <w:rPr>
                <w:rFonts w:ascii="Calibri" w:eastAsia="Times New Roman" w:hAnsi="Calibri" w:cs="Times New Roman"/>
                <w:b/>
                <w:bCs/>
                <w:color w:val="000000"/>
                <w:sz w:val="20"/>
                <w:szCs w:val="20"/>
              </w:rPr>
            </w:pPr>
            <w:r w:rsidRPr="007506F6">
              <w:rPr>
                <w:rFonts w:ascii="Calibri" w:eastAsia="Times New Roman" w:hAnsi="Calibri" w:cs="Times New Roman"/>
                <w:b/>
                <w:bCs/>
                <w:color w:val="000000"/>
                <w:sz w:val="20"/>
                <w:szCs w:val="20"/>
              </w:rPr>
              <w:t>Share change,</w:t>
            </w:r>
            <w:r w:rsidRPr="007506F6">
              <w:rPr>
                <w:rFonts w:ascii="Calibri" w:eastAsia="Times New Roman" w:hAnsi="Calibri" w:cs="Times New Roman"/>
                <w:b/>
                <w:bCs/>
                <w:color w:val="000000"/>
                <w:sz w:val="20"/>
                <w:szCs w:val="20"/>
              </w:rPr>
              <w:br/>
              <w:t>2010-16</w:t>
            </w:r>
          </w:p>
        </w:tc>
      </w:tr>
      <w:tr w:rsidR="00D553BF" w:rsidRPr="007506F6" w14:paraId="6F55BC5B"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20AE3831"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North Dakota</w:t>
            </w:r>
          </w:p>
        </w:tc>
        <w:tc>
          <w:tcPr>
            <w:tcW w:w="1443" w:type="dxa"/>
            <w:tcBorders>
              <w:top w:val="nil"/>
              <w:left w:val="nil"/>
              <w:bottom w:val="nil"/>
              <w:right w:val="nil"/>
            </w:tcBorders>
            <w:shd w:val="clear" w:color="auto" w:fill="auto"/>
            <w:noWrap/>
            <w:vAlign w:val="bottom"/>
            <w:hideMark/>
          </w:tcPr>
          <w:p w14:paraId="56AE606E" w14:textId="7554F3F2"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39,000</w:t>
            </w:r>
          </w:p>
        </w:tc>
        <w:tc>
          <w:tcPr>
            <w:tcW w:w="1443" w:type="dxa"/>
            <w:tcBorders>
              <w:top w:val="nil"/>
              <w:left w:val="nil"/>
              <w:bottom w:val="nil"/>
              <w:right w:val="nil"/>
            </w:tcBorders>
            <w:shd w:val="clear" w:color="auto" w:fill="auto"/>
            <w:noWrap/>
            <w:vAlign w:val="bottom"/>
            <w:hideMark/>
          </w:tcPr>
          <w:p w14:paraId="7AB63160"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11.6%</w:t>
            </w:r>
          </w:p>
        </w:tc>
        <w:tc>
          <w:tcPr>
            <w:tcW w:w="1444" w:type="dxa"/>
            <w:gridSpan w:val="2"/>
            <w:tcBorders>
              <w:top w:val="nil"/>
              <w:left w:val="nil"/>
              <w:bottom w:val="nil"/>
              <w:right w:val="nil"/>
            </w:tcBorders>
            <w:shd w:val="clear" w:color="auto" w:fill="auto"/>
            <w:noWrap/>
            <w:vAlign w:val="bottom"/>
            <w:hideMark/>
          </w:tcPr>
          <w:p w14:paraId="3A9132C6"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0.4%</w:t>
            </w:r>
          </w:p>
        </w:tc>
      </w:tr>
      <w:tr w:rsidR="00D553BF" w:rsidRPr="007506F6" w14:paraId="635EE312"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4727D483"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Nebraska</w:t>
            </w:r>
          </w:p>
        </w:tc>
        <w:tc>
          <w:tcPr>
            <w:tcW w:w="1443" w:type="dxa"/>
            <w:tcBorders>
              <w:top w:val="nil"/>
              <w:left w:val="nil"/>
              <w:bottom w:val="nil"/>
              <w:right w:val="nil"/>
            </w:tcBorders>
            <w:shd w:val="clear" w:color="auto" w:fill="auto"/>
            <w:noWrap/>
            <w:vAlign w:val="bottom"/>
            <w:hideMark/>
          </w:tcPr>
          <w:p w14:paraId="5E107D54" w14:textId="6EC73F7A"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77,000</w:t>
            </w:r>
          </w:p>
        </w:tc>
        <w:tc>
          <w:tcPr>
            <w:tcW w:w="1443" w:type="dxa"/>
            <w:tcBorders>
              <w:top w:val="nil"/>
              <w:left w:val="nil"/>
              <w:bottom w:val="nil"/>
              <w:right w:val="nil"/>
            </w:tcBorders>
            <w:shd w:val="clear" w:color="auto" w:fill="auto"/>
            <w:noWrap/>
            <w:vAlign w:val="bottom"/>
            <w:hideMark/>
          </w:tcPr>
          <w:p w14:paraId="39A4F441"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9.8%</w:t>
            </w:r>
          </w:p>
        </w:tc>
        <w:tc>
          <w:tcPr>
            <w:tcW w:w="1444" w:type="dxa"/>
            <w:gridSpan w:val="2"/>
            <w:tcBorders>
              <w:top w:val="nil"/>
              <w:left w:val="nil"/>
              <w:bottom w:val="nil"/>
              <w:right w:val="nil"/>
            </w:tcBorders>
            <w:shd w:val="clear" w:color="auto" w:fill="auto"/>
            <w:noWrap/>
            <w:vAlign w:val="bottom"/>
            <w:hideMark/>
          </w:tcPr>
          <w:p w14:paraId="083B3B4E"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0.4%</w:t>
            </w:r>
          </w:p>
        </w:tc>
      </w:tr>
      <w:tr w:rsidR="00D553BF" w:rsidRPr="007506F6" w14:paraId="77049643"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4A3A0B2C"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Wisconsin</w:t>
            </w:r>
          </w:p>
        </w:tc>
        <w:tc>
          <w:tcPr>
            <w:tcW w:w="1443" w:type="dxa"/>
            <w:tcBorders>
              <w:top w:val="nil"/>
              <w:left w:val="nil"/>
              <w:bottom w:val="nil"/>
              <w:right w:val="nil"/>
            </w:tcBorders>
            <w:shd w:val="clear" w:color="auto" w:fill="auto"/>
            <w:noWrap/>
            <w:vAlign w:val="bottom"/>
            <w:hideMark/>
          </w:tcPr>
          <w:p w14:paraId="2FCB6476" w14:textId="2A89DA66"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201,000</w:t>
            </w:r>
          </w:p>
        </w:tc>
        <w:tc>
          <w:tcPr>
            <w:tcW w:w="1443" w:type="dxa"/>
            <w:tcBorders>
              <w:top w:val="nil"/>
              <w:left w:val="nil"/>
              <w:bottom w:val="nil"/>
              <w:right w:val="nil"/>
            </w:tcBorders>
            <w:shd w:val="clear" w:color="auto" w:fill="auto"/>
            <w:noWrap/>
            <w:vAlign w:val="bottom"/>
            <w:hideMark/>
          </w:tcPr>
          <w:p w14:paraId="28D9D5AA"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8.4%</w:t>
            </w:r>
          </w:p>
        </w:tc>
        <w:tc>
          <w:tcPr>
            <w:tcW w:w="1444" w:type="dxa"/>
            <w:gridSpan w:val="2"/>
            <w:tcBorders>
              <w:top w:val="nil"/>
              <w:left w:val="nil"/>
              <w:bottom w:val="nil"/>
              <w:right w:val="nil"/>
            </w:tcBorders>
            <w:shd w:val="clear" w:color="auto" w:fill="auto"/>
            <w:noWrap/>
            <w:vAlign w:val="bottom"/>
            <w:hideMark/>
          </w:tcPr>
          <w:p w14:paraId="47E6A995"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-0.7%</w:t>
            </w:r>
          </w:p>
        </w:tc>
      </w:tr>
      <w:tr w:rsidR="00D553BF" w:rsidRPr="007506F6" w14:paraId="3D4244E3"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06058014"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Ohio</w:t>
            </w:r>
          </w:p>
        </w:tc>
        <w:tc>
          <w:tcPr>
            <w:tcW w:w="1443" w:type="dxa"/>
            <w:tcBorders>
              <w:top w:val="nil"/>
              <w:left w:val="nil"/>
              <w:bottom w:val="nil"/>
              <w:right w:val="nil"/>
            </w:tcBorders>
            <w:shd w:val="clear" w:color="auto" w:fill="auto"/>
            <w:noWrap/>
            <w:vAlign w:val="bottom"/>
            <w:hideMark/>
          </w:tcPr>
          <w:p w14:paraId="1C0F3CEF" w14:textId="6F8B55EF"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372,000</w:t>
            </w:r>
          </w:p>
        </w:tc>
        <w:tc>
          <w:tcPr>
            <w:tcW w:w="1443" w:type="dxa"/>
            <w:tcBorders>
              <w:top w:val="nil"/>
              <w:left w:val="nil"/>
              <w:bottom w:val="nil"/>
              <w:right w:val="nil"/>
            </w:tcBorders>
            <w:shd w:val="clear" w:color="auto" w:fill="auto"/>
            <w:noWrap/>
            <w:vAlign w:val="bottom"/>
            <w:hideMark/>
          </w:tcPr>
          <w:p w14:paraId="0FA1631C"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8.3%</w:t>
            </w:r>
          </w:p>
        </w:tc>
        <w:tc>
          <w:tcPr>
            <w:tcW w:w="1444" w:type="dxa"/>
            <w:gridSpan w:val="2"/>
            <w:tcBorders>
              <w:top w:val="nil"/>
              <w:left w:val="nil"/>
              <w:bottom w:val="nil"/>
              <w:right w:val="nil"/>
            </w:tcBorders>
            <w:shd w:val="clear" w:color="auto" w:fill="auto"/>
            <w:noWrap/>
            <w:vAlign w:val="bottom"/>
            <w:hideMark/>
          </w:tcPr>
          <w:p w14:paraId="3D63EB2F"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-0.8%</w:t>
            </w:r>
          </w:p>
        </w:tc>
      </w:tr>
      <w:tr w:rsidR="00D553BF" w:rsidRPr="007506F6" w14:paraId="7DD2126B"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32599800"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Kentucky</w:t>
            </w:r>
          </w:p>
        </w:tc>
        <w:tc>
          <w:tcPr>
            <w:tcW w:w="1443" w:type="dxa"/>
            <w:tcBorders>
              <w:top w:val="nil"/>
              <w:left w:val="nil"/>
              <w:bottom w:val="nil"/>
              <w:right w:val="nil"/>
            </w:tcBorders>
            <w:shd w:val="clear" w:color="auto" w:fill="auto"/>
            <w:noWrap/>
            <w:vAlign w:val="bottom"/>
            <w:hideMark/>
          </w:tcPr>
          <w:p w14:paraId="3229022E" w14:textId="187AC258"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133,000</w:t>
            </w:r>
          </w:p>
        </w:tc>
        <w:tc>
          <w:tcPr>
            <w:tcW w:w="1443" w:type="dxa"/>
            <w:tcBorders>
              <w:top w:val="nil"/>
              <w:left w:val="nil"/>
              <w:bottom w:val="nil"/>
              <w:right w:val="nil"/>
            </w:tcBorders>
            <w:shd w:val="clear" w:color="auto" w:fill="auto"/>
            <w:noWrap/>
            <w:vAlign w:val="bottom"/>
            <w:hideMark/>
          </w:tcPr>
          <w:p w14:paraId="6A4571CE"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8.7%</w:t>
            </w:r>
          </w:p>
        </w:tc>
        <w:tc>
          <w:tcPr>
            <w:tcW w:w="1444" w:type="dxa"/>
            <w:gridSpan w:val="2"/>
            <w:tcBorders>
              <w:top w:val="nil"/>
              <w:left w:val="nil"/>
              <w:bottom w:val="nil"/>
              <w:right w:val="nil"/>
            </w:tcBorders>
            <w:shd w:val="clear" w:color="auto" w:fill="auto"/>
            <w:noWrap/>
            <w:vAlign w:val="bottom"/>
            <w:hideMark/>
          </w:tcPr>
          <w:p w14:paraId="052BD68A"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-0.9%</w:t>
            </w:r>
          </w:p>
        </w:tc>
      </w:tr>
      <w:tr w:rsidR="00D553BF" w:rsidRPr="007506F6" w14:paraId="6EB2D330"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7F198C1A"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Illinois</w:t>
            </w:r>
          </w:p>
        </w:tc>
        <w:tc>
          <w:tcPr>
            <w:tcW w:w="1443" w:type="dxa"/>
            <w:tcBorders>
              <w:top w:val="nil"/>
              <w:left w:val="nil"/>
              <w:bottom w:val="nil"/>
              <w:right w:val="nil"/>
            </w:tcBorders>
            <w:shd w:val="clear" w:color="auto" w:fill="auto"/>
            <w:noWrap/>
            <w:vAlign w:val="bottom"/>
            <w:hideMark/>
          </w:tcPr>
          <w:p w14:paraId="1220BDC1" w14:textId="642400F4"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443,000</w:t>
            </w:r>
          </w:p>
        </w:tc>
        <w:tc>
          <w:tcPr>
            <w:tcW w:w="1443" w:type="dxa"/>
            <w:tcBorders>
              <w:top w:val="nil"/>
              <w:left w:val="nil"/>
              <w:bottom w:val="nil"/>
              <w:right w:val="nil"/>
            </w:tcBorders>
            <w:shd w:val="clear" w:color="auto" w:fill="auto"/>
            <w:noWrap/>
            <w:vAlign w:val="bottom"/>
            <w:hideMark/>
          </w:tcPr>
          <w:p w14:paraId="0D1C55C8"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8.9%</w:t>
            </w:r>
          </w:p>
        </w:tc>
        <w:tc>
          <w:tcPr>
            <w:tcW w:w="1444" w:type="dxa"/>
            <w:gridSpan w:val="2"/>
            <w:tcBorders>
              <w:top w:val="nil"/>
              <w:left w:val="nil"/>
              <w:bottom w:val="nil"/>
              <w:right w:val="nil"/>
            </w:tcBorders>
            <w:shd w:val="clear" w:color="auto" w:fill="auto"/>
            <w:noWrap/>
            <w:vAlign w:val="bottom"/>
            <w:hideMark/>
          </w:tcPr>
          <w:p w14:paraId="131383C5"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-1.0%</w:t>
            </w:r>
          </w:p>
        </w:tc>
      </w:tr>
      <w:tr w:rsidR="00D553BF" w:rsidRPr="007506F6" w14:paraId="3CEF9D42"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5D5CC23C"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Alabama</w:t>
            </w:r>
          </w:p>
        </w:tc>
        <w:tc>
          <w:tcPr>
            <w:tcW w:w="1443" w:type="dxa"/>
            <w:tcBorders>
              <w:top w:val="nil"/>
              <w:left w:val="nil"/>
              <w:bottom w:val="nil"/>
              <w:right w:val="nil"/>
            </w:tcBorders>
            <w:shd w:val="clear" w:color="auto" w:fill="auto"/>
            <w:noWrap/>
            <w:vAlign w:val="bottom"/>
            <w:hideMark/>
          </w:tcPr>
          <w:p w14:paraId="4A9463EB" w14:textId="087CC68E"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149,000</w:t>
            </w:r>
          </w:p>
        </w:tc>
        <w:tc>
          <w:tcPr>
            <w:tcW w:w="1443" w:type="dxa"/>
            <w:tcBorders>
              <w:top w:val="nil"/>
              <w:left w:val="nil"/>
              <w:bottom w:val="nil"/>
              <w:right w:val="nil"/>
            </w:tcBorders>
            <w:shd w:val="clear" w:color="auto" w:fill="auto"/>
            <w:noWrap/>
            <w:vAlign w:val="bottom"/>
            <w:hideMark/>
          </w:tcPr>
          <w:p w14:paraId="39CA0C55"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9.8%</w:t>
            </w:r>
          </w:p>
        </w:tc>
        <w:tc>
          <w:tcPr>
            <w:tcW w:w="1444" w:type="dxa"/>
            <w:gridSpan w:val="2"/>
            <w:tcBorders>
              <w:top w:val="nil"/>
              <w:left w:val="nil"/>
              <w:bottom w:val="nil"/>
              <w:right w:val="nil"/>
            </w:tcBorders>
            <w:shd w:val="clear" w:color="auto" w:fill="auto"/>
            <w:noWrap/>
            <w:vAlign w:val="bottom"/>
            <w:hideMark/>
          </w:tcPr>
          <w:p w14:paraId="1747EA2E"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-1.1%</w:t>
            </w:r>
          </w:p>
        </w:tc>
      </w:tr>
      <w:tr w:rsidR="00D553BF" w:rsidRPr="007506F6" w14:paraId="5169AA9B"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4F70CFCE"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Kansas</w:t>
            </w:r>
          </w:p>
        </w:tc>
        <w:tc>
          <w:tcPr>
            <w:tcW w:w="1443" w:type="dxa"/>
            <w:tcBorders>
              <w:top w:val="nil"/>
              <w:left w:val="nil"/>
              <w:bottom w:val="nil"/>
              <w:right w:val="nil"/>
            </w:tcBorders>
            <w:shd w:val="clear" w:color="auto" w:fill="auto"/>
            <w:noWrap/>
            <w:vAlign w:val="bottom"/>
            <w:hideMark/>
          </w:tcPr>
          <w:p w14:paraId="35E10214" w14:textId="0330C39A"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99,000</w:t>
            </w:r>
          </w:p>
        </w:tc>
        <w:tc>
          <w:tcPr>
            <w:tcW w:w="1443" w:type="dxa"/>
            <w:tcBorders>
              <w:top w:val="nil"/>
              <w:left w:val="nil"/>
              <w:bottom w:val="nil"/>
              <w:right w:val="nil"/>
            </w:tcBorders>
            <w:shd w:val="clear" w:color="auto" w:fill="auto"/>
            <w:noWrap/>
            <w:vAlign w:val="bottom"/>
            <w:hideMark/>
          </w:tcPr>
          <w:p w14:paraId="141996DB"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8.9%</w:t>
            </w:r>
          </w:p>
        </w:tc>
        <w:tc>
          <w:tcPr>
            <w:tcW w:w="1444" w:type="dxa"/>
            <w:gridSpan w:val="2"/>
            <w:tcBorders>
              <w:top w:val="nil"/>
              <w:left w:val="nil"/>
              <w:bottom w:val="nil"/>
              <w:right w:val="nil"/>
            </w:tcBorders>
            <w:shd w:val="clear" w:color="auto" w:fill="auto"/>
            <w:noWrap/>
            <w:vAlign w:val="bottom"/>
            <w:hideMark/>
          </w:tcPr>
          <w:p w14:paraId="34BCFE04"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-1.1%</w:t>
            </w:r>
          </w:p>
        </w:tc>
      </w:tr>
      <w:tr w:rsidR="00D553BF" w:rsidRPr="007506F6" w14:paraId="6DFE59C6"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5DC2DD44"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Missouri</w:t>
            </w:r>
          </w:p>
        </w:tc>
        <w:tc>
          <w:tcPr>
            <w:tcW w:w="1443" w:type="dxa"/>
            <w:tcBorders>
              <w:top w:val="nil"/>
              <w:left w:val="nil"/>
              <w:bottom w:val="nil"/>
              <w:right w:val="nil"/>
            </w:tcBorders>
            <w:shd w:val="clear" w:color="auto" w:fill="auto"/>
            <w:noWrap/>
            <w:vAlign w:val="bottom"/>
            <w:hideMark/>
          </w:tcPr>
          <w:p w14:paraId="17AF5531" w14:textId="444E0DC3"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204,000</w:t>
            </w:r>
          </w:p>
        </w:tc>
        <w:tc>
          <w:tcPr>
            <w:tcW w:w="1443" w:type="dxa"/>
            <w:tcBorders>
              <w:top w:val="nil"/>
              <w:left w:val="nil"/>
              <w:bottom w:val="nil"/>
              <w:right w:val="nil"/>
            </w:tcBorders>
            <w:shd w:val="clear" w:color="auto" w:fill="auto"/>
            <w:noWrap/>
            <w:vAlign w:val="bottom"/>
            <w:hideMark/>
          </w:tcPr>
          <w:p w14:paraId="3C640A53"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9.0%</w:t>
            </w:r>
          </w:p>
        </w:tc>
        <w:tc>
          <w:tcPr>
            <w:tcW w:w="1444" w:type="dxa"/>
            <w:gridSpan w:val="2"/>
            <w:tcBorders>
              <w:top w:val="nil"/>
              <w:left w:val="nil"/>
              <w:bottom w:val="nil"/>
              <w:right w:val="nil"/>
            </w:tcBorders>
            <w:shd w:val="clear" w:color="auto" w:fill="auto"/>
            <w:noWrap/>
            <w:vAlign w:val="bottom"/>
            <w:hideMark/>
          </w:tcPr>
          <w:p w14:paraId="64ECDD9A"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-1.2%</w:t>
            </w:r>
          </w:p>
        </w:tc>
      </w:tr>
      <w:tr w:rsidR="00D553BF" w:rsidRPr="007506F6" w14:paraId="3D66A699"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51C6F24C"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Tennessee</w:t>
            </w:r>
          </w:p>
        </w:tc>
        <w:tc>
          <w:tcPr>
            <w:tcW w:w="1443" w:type="dxa"/>
            <w:tcBorders>
              <w:top w:val="nil"/>
              <w:left w:val="nil"/>
              <w:bottom w:val="nil"/>
              <w:right w:val="nil"/>
            </w:tcBorders>
            <w:shd w:val="clear" w:color="auto" w:fill="auto"/>
            <w:noWrap/>
            <w:vAlign w:val="bottom"/>
            <w:hideMark/>
          </w:tcPr>
          <w:p w14:paraId="584A20B4" w14:textId="2D9A57CB"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219,000</w:t>
            </w:r>
          </w:p>
        </w:tc>
        <w:tc>
          <w:tcPr>
            <w:tcW w:w="1443" w:type="dxa"/>
            <w:tcBorders>
              <w:top w:val="nil"/>
              <w:left w:val="nil"/>
              <w:bottom w:val="nil"/>
              <w:right w:val="nil"/>
            </w:tcBorders>
            <w:shd w:val="clear" w:color="auto" w:fill="auto"/>
            <w:noWrap/>
            <w:vAlign w:val="bottom"/>
            <w:hideMark/>
          </w:tcPr>
          <w:p w14:paraId="2ED58417"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9.0%</w:t>
            </w:r>
          </w:p>
        </w:tc>
        <w:tc>
          <w:tcPr>
            <w:tcW w:w="1444" w:type="dxa"/>
            <w:gridSpan w:val="2"/>
            <w:tcBorders>
              <w:top w:val="nil"/>
              <w:left w:val="nil"/>
              <w:bottom w:val="nil"/>
              <w:right w:val="nil"/>
            </w:tcBorders>
            <w:shd w:val="clear" w:color="auto" w:fill="auto"/>
            <w:noWrap/>
            <w:vAlign w:val="bottom"/>
            <w:hideMark/>
          </w:tcPr>
          <w:p w14:paraId="50393302"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-1.3%</w:t>
            </w:r>
          </w:p>
        </w:tc>
      </w:tr>
      <w:tr w:rsidR="00D553BF" w:rsidRPr="007506F6" w14:paraId="1948D1F2"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26121160"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Minnesota</w:t>
            </w:r>
          </w:p>
        </w:tc>
        <w:tc>
          <w:tcPr>
            <w:tcW w:w="1443" w:type="dxa"/>
            <w:tcBorders>
              <w:top w:val="nil"/>
              <w:left w:val="nil"/>
              <w:bottom w:val="nil"/>
              <w:right w:val="nil"/>
            </w:tcBorders>
            <w:shd w:val="clear" w:color="auto" w:fill="auto"/>
            <w:noWrap/>
            <w:vAlign w:val="bottom"/>
            <w:hideMark/>
          </w:tcPr>
          <w:p w14:paraId="1E3168E4" w14:textId="0AEB0C90"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199,000</w:t>
            </w:r>
          </w:p>
        </w:tc>
        <w:tc>
          <w:tcPr>
            <w:tcW w:w="1443" w:type="dxa"/>
            <w:tcBorders>
              <w:top w:val="nil"/>
              <w:left w:val="nil"/>
              <w:bottom w:val="nil"/>
              <w:right w:val="nil"/>
            </w:tcBorders>
            <w:shd w:val="clear" w:color="auto" w:fill="auto"/>
            <w:noWrap/>
            <w:vAlign w:val="bottom"/>
            <w:hideMark/>
          </w:tcPr>
          <w:p w14:paraId="6891C493"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8.4%</w:t>
            </w:r>
          </w:p>
        </w:tc>
        <w:tc>
          <w:tcPr>
            <w:tcW w:w="1444" w:type="dxa"/>
            <w:gridSpan w:val="2"/>
            <w:tcBorders>
              <w:top w:val="nil"/>
              <w:left w:val="nil"/>
              <w:bottom w:val="nil"/>
              <w:right w:val="nil"/>
            </w:tcBorders>
            <w:shd w:val="clear" w:color="auto" w:fill="auto"/>
            <w:noWrap/>
            <w:vAlign w:val="bottom"/>
            <w:hideMark/>
          </w:tcPr>
          <w:p w14:paraId="3B2F1BC3"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-1.4%</w:t>
            </w:r>
          </w:p>
        </w:tc>
      </w:tr>
      <w:tr w:rsidR="00D553BF" w:rsidRPr="007506F6" w14:paraId="79F1C8BC"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19AAFD0B"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Mississippi</w:t>
            </w:r>
          </w:p>
        </w:tc>
        <w:tc>
          <w:tcPr>
            <w:tcW w:w="1443" w:type="dxa"/>
            <w:tcBorders>
              <w:top w:val="nil"/>
              <w:left w:val="nil"/>
              <w:bottom w:val="nil"/>
              <w:right w:val="nil"/>
            </w:tcBorders>
            <w:shd w:val="clear" w:color="auto" w:fill="auto"/>
            <w:noWrap/>
            <w:vAlign w:val="bottom"/>
            <w:hideMark/>
          </w:tcPr>
          <w:p w14:paraId="4FBA5773" w14:textId="1D5329D1"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87,000</w:t>
            </w:r>
          </w:p>
        </w:tc>
        <w:tc>
          <w:tcPr>
            <w:tcW w:w="1443" w:type="dxa"/>
            <w:tcBorders>
              <w:top w:val="nil"/>
              <w:left w:val="nil"/>
              <w:bottom w:val="nil"/>
              <w:right w:val="nil"/>
            </w:tcBorders>
            <w:shd w:val="clear" w:color="auto" w:fill="auto"/>
            <w:noWrap/>
            <w:vAlign w:val="bottom"/>
            <w:hideMark/>
          </w:tcPr>
          <w:p w14:paraId="3AB9C96B"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9.9%</w:t>
            </w:r>
          </w:p>
        </w:tc>
        <w:tc>
          <w:tcPr>
            <w:tcW w:w="1444" w:type="dxa"/>
            <w:gridSpan w:val="2"/>
            <w:tcBorders>
              <w:top w:val="nil"/>
              <w:left w:val="nil"/>
              <w:bottom w:val="nil"/>
              <w:right w:val="nil"/>
            </w:tcBorders>
            <w:shd w:val="clear" w:color="auto" w:fill="auto"/>
            <w:noWrap/>
            <w:vAlign w:val="bottom"/>
            <w:hideMark/>
          </w:tcPr>
          <w:p w14:paraId="0470E444"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-1.4%</w:t>
            </w:r>
          </w:p>
        </w:tc>
      </w:tr>
      <w:tr w:rsidR="00D553BF" w:rsidRPr="007506F6" w14:paraId="263D521E"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4BAED1CD"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Indiana</w:t>
            </w:r>
          </w:p>
        </w:tc>
        <w:tc>
          <w:tcPr>
            <w:tcW w:w="1443" w:type="dxa"/>
            <w:tcBorders>
              <w:top w:val="nil"/>
              <w:left w:val="nil"/>
              <w:bottom w:val="nil"/>
              <w:right w:val="nil"/>
            </w:tcBorders>
            <w:shd w:val="clear" w:color="auto" w:fill="auto"/>
            <w:noWrap/>
            <w:vAlign w:val="bottom"/>
            <w:hideMark/>
          </w:tcPr>
          <w:p w14:paraId="0CB388E8" w14:textId="09509617"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200,000</w:t>
            </w:r>
          </w:p>
        </w:tc>
        <w:tc>
          <w:tcPr>
            <w:tcW w:w="1443" w:type="dxa"/>
            <w:tcBorders>
              <w:top w:val="nil"/>
              <w:left w:val="nil"/>
              <w:bottom w:val="nil"/>
              <w:right w:val="nil"/>
            </w:tcBorders>
            <w:shd w:val="clear" w:color="auto" w:fill="auto"/>
            <w:noWrap/>
            <w:vAlign w:val="bottom"/>
            <w:hideMark/>
          </w:tcPr>
          <w:p w14:paraId="5E97E12E"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7.9%</w:t>
            </w:r>
          </w:p>
        </w:tc>
        <w:tc>
          <w:tcPr>
            <w:tcW w:w="1444" w:type="dxa"/>
            <w:gridSpan w:val="2"/>
            <w:tcBorders>
              <w:top w:val="nil"/>
              <w:left w:val="nil"/>
              <w:bottom w:val="nil"/>
              <w:right w:val="nil"/>
            </w:tcBorders>
            <w:shd w:val="clear" w:color="auto" w:fill="auto"/>
            <w:noWrap/>
            <w:vAlign w:val="bottom"/>
            <w:hideMark/>
          </w:tcPr>
          <w:p w14:paraId="03A684B2"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-1.5%</w:t>
            </w:r>
          </w:p>
        </w:tc>
      </w:tr>
      <w:tr w:rsidR="00D553BF" w:rsidRPr="007506F6" w14:paraId="7F9F1BBA"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19841E3F"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Iowa</w:t>
            </w:r>
          </w:p>
        </w:tc>
        <w:tc>
          <w:tcPr>
            <w:tcW w:w="1443" w:type="dxa"/>
            <w:tcBorders>
              <w:top w:val="nil"/>
              <w:left w:val="nil"/>
              <w:bottom w:val="nil"/>
              <w:right w:val="nil"/>
            </w:tcBorders>
            <w:shd w:val="clear" w:color="auto" w:fill="auto"/>
            <w:noWrap/>
            <w:vAlign w:val="bottom"/>
            <w:hideMark/>
          </w:tcPr>
          <w:p w14:paraId="7C890617" w14:textId="0C474E2E"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98,000</w:t>
            </w:r>
          </w:p>
        </w:tc>
        <w:tc>
          <w:tcPr>
            <w:tcW w:w="1443" w:type="dxa"/>
            <w:tcBorders>
              <w:top w:val="nil"/>
              <w:left w:val="nil"/>
              <w:bottom w:val="nil"/>
              <w:right w:val="nil"/>
            </w:tcBorders>
            <w:shd w:val="clear" w:color="auto" w:fill="auto"/>
            <w:noWrap/>
            <w:vAlign w:val="bottom"/>
            <w:hideMark/>
          </w:tcPr>
          <w:p w14:paraId="2FBB8AD4"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7.8%</w:t>
            </w:r>
          </w:p>
        </w:tc>
        <w:tc>
          <w:tcPr>
            <w:tcW w:w="1444" w:type="dxa"/>
            <w:gridSpan w:val="2"/>
            <w:tcBorders>
              <w:top w:val="nil"/>
              <w:left w:val="nil"/>
              <w:bottom w:val="nil"/>
              <w:right w:val="nil"/>
            </w:tcBorders>
            <w:shd w:val="clear" w:color="auto" w:fill="auto"/>
            <w:noWrap/>
            <w:vAlign w:val="bottom"/>
            <w:hideMark/>
          </w:tcPr>
          <w:p w14:paraId="48C9C533"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-1.5%</w:t>
            </w:r>
          </w:p>
        </w:tc>
      </w:tr>
      <w:tr w:rsidR="00D553BF" w:rsidRPr="007506F6" w14:paraId="4FFFA6CB"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15F7A57C"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South Dakota</w:t>
            </w:r>
          </w:p>
        </w:tc>
        <w:tc>
          <w:tcPr>
            <w:tcW w:w="1443" w:type="dxa"/>
            <w:tcBorders>
              <w:top w:val="nil"/>
              <w:left w:val="nil"/>
              <w:bottom w:val="nil"/>
              <w:right w:val="nil"/>
            </w:tcBorders>
            <w:shd w:val="clear" w:color="auto" w:fill="auto"/>
            <w:noWrap/>
            <w:vAlign w:val="bottom"/>
            <w:hideMark/>
          </w:tcPr>
          <w:p w14:paraId="589443B6" w14:textId="52888DCD"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34,000</w:t>
            </w:r>
          </w:p>
        </w:tc>
        <w:tc>
          <w:tcPr>
            <w:tcW w:w="1443" w:type="dxa"/>
            <w:tcBorders>
              <w:top w:val="nil"/>
              <w:left w:val="nil"/>
              <w:bottom w:val="nil"/>
              <w:right w:val="nil"/>
            </w:tcBorders>
            <w:shd w:val="clear" w:color="auto" w:fill="auto"/>
            <w:noWrap/>
            <w:vAlign w:val="bottom"/>
            <w:hideMark/>
          </w:tcPr>
          <w:p w14:paraId="4AF689C3"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10.3%</w:t>
            </w:r>
          </w:p>
        </w:tc>
        <w:tc>
          <w:tcPr>
            <w:tcW w:w="1444" w:type="dxa"/>
            <w:gridSpan w:val="2"/>
            <w:tcBorders>
              <w:top w:val="nil"/>
              <w:left w:val="nil"/>
              <w:bottom w:val="nil"/>
              <w:right w:val="nil"/>
            </w:tcBorders>
            <w:shd w:val="clear" w:color="auto" w:fill="auto"/>
            <w:noWrap/>
            <w:vAlign w:val="bottom"/>
            <w:hideMark/>
          </w:tcPr>
          <w:p w14:paraId="6F0FE636"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-1.6%</w:t>
            </w:r>
          </w:p>
        </w:tc>
      </w:tr>
      <w:tr w:rsidR="00D553BF" w:rsidRPr="007506F6" w14:paraId="5EBC1633"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1DAE9948"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Oklahoma</w:t>
            </w:r>
          </w:p>
        </w:tc>
        <w:tc>
          <w:tcPr>
            <w:tcW w:w="1443" w:type="dxa"/>
            <w:tcBorders>
              <w:top w:val="nil"/>
              <w:left w:val="nil"/>
              <w:bottom w:val="nil"/>
              <w:right w:val="nil"/>
            </w:tcBorders>
            <w:shd w:val="clear" w:color="auto" w:fill="auto"/>
            <w:noWrap/>
            <w:vAlign w:val="bottom"/>
            <w:hideMark/>
          </w:tcPr>
          <w:p w14:paraId="4E3B2956" w14:textId="42EB4218"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140,000</w:t>
            </w:r>
          </w:p>
        </w:tc>
        <w:tc>
          <w:tcPr>
            <w:tcW w:w="1443" w:type="dxa"/>
            <w:tcBorders>
              <w:top w:val="nil"/>
              <w:left w:val="nil"/>
              <w:bottom w:val="nil"/>
              <w:right w:val="nil"/>
            </w:tcBorders>
            <w:shd w:val="clear" w:color="auto" w:fill="auto"/>
            <w:noWrap/>
            <w:vAlign w:val="bottom"/>
            <w:hideMark/>
          </w:tcPr>
          <w:p w14:paraId="4EAD9B56"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11.3%</w:t>
            </w:r>
          </w:p>
        </w:tc>
        <w:tc>
          <w:tcPr>
            <w:tcW w:w="1444" w:type="dxa"/>
            <w:gridSpan w:val="2"/>
            <w:tcBorders>
              <w:top w:val="nil"/>
              <w:left w:val="nil"/>
              <w:bottom w:val="nil"/>
              <w:right w:val="nil"/>
            </w:tcBorders>
            <w:shd w:val="clear" w:color="auto" w:fill="auto"/>
            <w:noWrap/>
            <w:vAlign w:val="bottom"/>
            <w:hideMark/>
          </w:tcPr>
          <w:p w14:paraId="752D1CF0"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-1.7%</w:t>
            </w:r>
          </w:p>
        </w:tc>
      </w:tr>
      <w:tr w:rsidR="00D553BF" w:rsidRPr="007506F6" w14:paraId="4A5DD433"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70AC9BD5"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Arkansas</w:t>
            </w:r>
          </w:p>
        </w:tc>
        <w:tc>
          <w:tcPr>
            <w:tcW w:w="1443" w:type="dxa"/>
            <w:tcBorders>
              <w:top w:val="nil"/>
              <w:left w:val="nil"/>
              <w:bottom w:val="nil"/>
              <w:right w:val="nil"/>
            </w:tcBorders>
            <w:shd w:val="clear" w:color="auto" w:fill="auto"/>
            <w:noWrap/>
            <w:vAlign w:val="bottom"/>
            <w:hideMark/>
          </w:tcPr>
          <w:p w14:paraId="28E33D81" w14:textId="5B4FE669"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98,000</w:t>
            </w:r>
          </w:p>
        </w:tc>
        <w:tc>
          <w:tcPr>
            <w:tcW w:w="1443" w:type="dxa"/>
            <w:tcBorders>
              <w:top w:val="nil"/>
              <w:left w:val="nil"/>
              <w:bottom w:val="nil"/>
              <w:right w:val="nil"/>
            </w:tcBorders>
            <w:shd w:val="clear" w:color="auto" w:fill="auto"/>
            <w:noWrap/>
            <w:vAlign w:val="bottom"/>
            <w:hideMark/>
          </w:tcPr>
          <w:p w14:paraId="30BB52E8"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10.2%</w:t>
            </w:r>
          </w:p>
        </w:tc>
        <w:tc>
          <w:tcPr>
            <w:tcW w:w="1444" w:type="dxa"/>
            <w:gridSpan w:val="2"/>
            <w:tcBorders>
              <w:top w:val="nil"/>
              <w:left w:val="nil"/>
              <w:bottom w:val="nil"/>
              <w:right w:val="nil"/>
            </w:tcBorders>
            <w:shd w:val="clear" w:color="auto" w:fill="auto"/>
            <w:noWrap/>
            <w:vAlign w:val="bottom"/>
            <w:hideMark/>
          </w:tcPr>
          <w:p w14:paraId="1D686E57"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-1.7%</w:t>
            </w:r>
          </w:p>
        </w:tc>
      </w:tr>
      <w:tr w:rsidR="00D553BF" w:rsidRPr="007506F6" w14:paraId="1373B019"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0CA28524"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Michigan</w:t>
            </w:r>
          </w:p>
        </w:tc>
        <w:tc>
          <w:tcPr>
            <w:tcW w:w="1443" w:type="dxa"/>
            <w:tcBorders>
              <w:top w:val="nil"/>
              <w:left w:val="nil"/>
              <w:bottom w:val="nil"/>
              <w:right w:val="nil"/>
            </w:tcBorders>
            <w:shd w:val="clear" w:color="auto" w:fill="auto"/>
            <w:noWrap/>
            <w:vAlign w:val="bottom"/>
            <w:hideMark/>
          </w:tcPr>
          <w:p w14:paraId="51DA7D09" w14:textId="7D5E73A5"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334,000</w:t>
            </w:r>
          </w:p>
        </w:tc>
        <w:tc>
          <w:tcPr>
            <w:tcW w:w="1443" w:type="dxa"/>
            <w:tcBorders>
              <w:top w:val="nil"/>
              <w:left w:val="nil"/>
              <w:bottom w:val="nil"/>
              <w:right w:val="nil"/>
            </w:tcBorders>
            <w:shd w:val="clear" w:color="auto" w:fill="auto"/>
            <w:noWrap/>
            <w:vAlign w:val="bottom"/>
            <w:hideMark/>
          </w:tcPr>
          <w:p w14:paraId="45FB9CA2"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9.4%</w:t>
            </w:r>
          </w:p>
        </w:tc>
        <w:tc>
          <w:tcPr>
            <w:tcW w:w="1444" w:type="dxa"/>
            <w:gridSpan w:val="2"/>
            <w:tcBorders>
              <w:top w:val="nil"/>
              <w:left w:val="nil"/>
              <w:bottom w:val="nil"/>
              <w:right w:val="nil"/>
            </w:tcBorders>
            <w:shd w:val="clear" w:color="auto" w:fill="auto"/>
            <w:noWrap/>
            <w:vAlign w:val="bottom"/>
            <w:hideMark/>
          </w:tcPr>
          <w:p w14:paraId="60B4CEF0"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-1.8%</w:t>
            </w:r>
          </w:p>
        </w:tc>
      </w:tr>
      <w:tr w:rsidR="00D553BF" w:rsidRPr="007506F6" w14:paraId="542E5A2A" w14:textId="77777777" w:rsidTr="00865C45">
        <w:trPr>
          <w:trHeight w:val="20"/>
          <w:jc w:val="right"/>
        </w:trPr>
        <w:tc>
          <w:tcPr>
            <w:tcW w:w="1440" w:type="dxa"/>
            <w:tcBorders>
              <w:top w:val="nil"/>
              <w:left w:val="nil"/>
              <w:bottom w:val="double" w:sz="6" w:space="0" w:color="auto"/>
              <w:right w:val="nil"/>
            </w:tcBorders>
            <w:shd w:val="clear" w:color="auto" w:fill="auto"/>
            <w:noWrap/>
            <w:vAlign w:val="bottom"/>
            <w:hideMark/>
          </w:tcPr>
          <w:p w14:paraId="58375991"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Louisiana</w:t>
            </w:r>
          </w:p>
        </w:tc>
        <w:tc>
          <w:tcPr>
            <w:tcW w:w="1443" w:type="dxa"/>
            <w:tcBorders>
              <w:top w:val="nil"/>
              <w:left w:val="nil"/>
              <w:bottom w:val="double" w:sz="6" w:space="0" w:color="auto"/>
              <w:right w:val="nil"/>
            </w:tcBorders>
            <w:shd w:val="clear" w:color="auto" w:fill="auto"/>
            <w:noWrap/>
            <w:vAlign w:val="bottom"/>
            <w:hideMark/>
          </w:tcPr>
          <w:p w14:paraId="5E73E923" w14:textId="06055620"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173,000</w:t>
            </w:r>
          </w:p>
        </w:tc>
        <w:tc>
          <w:tcPr>
            <w:tcW w:w="1443" w:type="dxa"/>
            <w:tcBorders>
              <w:top w:val="nil"/>
              <w:left w:val="nil"/>
              <w:bottom w:val="double" w:sz="6" w:space="0" w:color="auto"/>
              <w:right w:val="nil"/>
            </w:tcBorders>
            <w:shd w:val="clear" w:color="auto" w:fill="auto"/>
            <w:noWrap/>
            <w:vAlign w:val="bottom"/>
            <w:hideMark/>
          </w:tcPr>
          <w:p w14:paraId="1FC3DF46"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10.8%</w:t>
            </w:r>
          </w:p>
        </w:tc>
        <w:tc>
          <w:tcPr>
            <w:tcW w:w="1444" w:type="dxa"/>
            <w:gridSpan w:val="2"/>
            <w:tcBorders>
              <w:top w:val="nil"/>
              <w:left w:val="nil"/>
              <w:bottom w:val="double" w:sz="6" w:space="0" w:color="auto"/>
              <w:right w:val="nil"/>
            </w:tcBorders>
            <w:shd w:val="clear" w:color="auto" w:fill="auto"/>
            <w:noWrap/>
            <w:vAlign w:val="bottom"/>
            <w:hideMark/>
          </w:tcPr>
          <w:p w14:paraId="38594810"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-2.3%</w:t>
            </w:r>
          </w:p>
        </w:tc>
      </w:tr>
      <w:tr w:rsidR="00D553BF" w:rsidRPr="007506F6" w14:paraId="530B8373"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1145DA9F"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Heartland</w:t>
            </w:r>
          </w:p>
        </w:tc>
        <w:tc>
          <w:tcPr>
            <w:tcW w:w="1443" w:type="dxa"/>
            <w:tcBorders>
              <w:top w:val="nil"/>
              <w:left w:val="nil"/>
              <w:bottom w:val="nil"/>
              <w:right w:val="nil"/>
            </w:tcBorders>
            <w:shd w:val="clear" w:color="auto" w:fill="auto"/>
            <w:noWrap/>
            <w:vAlign w:val="bottom"/>
            <w:hideMark/>
          </w:tcPr>
          <w:p w14:paraId="3FE0C5AD" w14:textId="6019676A"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3,297,000</w:t>
            </w:r>
          </w:p>
        </w:tc>
        <w:tc>
          <w:tcPr>
            <w:tcW w:w="1443" w:type="dxa"/>
            <w:tcBorders>
              <w:top w:val="nil"/>
              <w:left w:val="nil"/>
              <w:bottom w:val="nil"/>
              <w:right w:val="nil"/>
            </w:tcBorders>
            <w:shd w:val="clear" w:color="auto" w:fill="auto"/>
            <w:noWrap/>
            <w:vAlign w:val="bottom"/>
            <w:hideMark/>
          </w:tcPr>
          <w:p w14:paraId="2D0C555E"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9.0%</w:t>
            </w:r>
          </w:p>
        </w:tc>
        <w:tc>
          <w:tcPr>
            <w:tcW w:w="1444" w:type="dxa"/>
            <w:gridSpan w:val="2"/>
            <w:tcBorders>
              <w:top w:val="nil"/>
              <w:left w:val="nil"/>
              <w:bottom w:val="nil"/>
              <w:right w:val="nil"/>
            </w:tcBorders>
            <w:shd w:val="clear" w:color="auto" w:fill="auto"/>
            <w:noWrap/>
            <w:vAlign w:val="bottom"/>
            <w:hideMark/>
          </w:tcPr>
          <w:p w14:paraId="4D33B09E"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-1.2%</w:t>
            </w:r>
          </w:p>
        </w:tc>
      </w:tr>
      <w:tr w:rsidR="00D553BF" w:rsidRPr="007506F6" w14:paraId="4C1CBE3A" w14:textId="77777777" w:rsidTr="00865C45">
        <w:trPr>
          <w:trHeight w:val="20"/>
          <w:jc w:val="right"/>
        </w:trPr>
        <w:tc>
          <w:tcPr>
            <w:tcW w:w="1440" w:type="dxa"/>
            <w:tcBorders>
              <w:top w:val="nil"/>
              <w:left w:val="nil"/>
              <w:bottom w:val="nil"/>
              <w:right w:val="nil"/>
            </w:tcBorders>
            <w:shd w:val="clear" w:color="auto" w:fill="auto"/>
            <w:noWrap/>
            <w:vAlign w:val="bottom"/>
            <w:hideMark/>
          </w:tcPr>
          <w:p w14:paraId="7BBEBBC0" w14:textId="77777777" w:rsidR="00D553BF" w:rsidRPr="007506F6" w:rsidRDefault="00D553BF" w:rsidP="00D553BF">
            <w:pPr>
              <w:spacing w:after="0" w:line="240" w:lineRule="auto"/>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Non-Heartland</w:t>
            </w:r>
          </w:p>
        </w:tc>
        <w:tc>
          <w:tcPr>
            <w:tcW w:w="1443" w:type="dxa"/>
            <w:tcBorders>
              <w:top w:val="nil"/>
              <w:left w:val="nil"/>
              <w:bottom w:val="nil"/>
              <w:right w:val="nil"/>
            </w:tcBorders>
            <w:shd w:val="clear" w:color="auto" w:fill="auto"/>
            <w:noWrap/>
            <w:vAlign w:val="bottom"/>
            <w:hideMark/>
          </w:tcPr>
          <w:p w14:paraId="5F35A0F2" w14:textId="492413D6" w:rsidR="00D553BF" w:rsidRPr="007506F6"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9,341,000</w:t>
            </w:r>
          </w:p>
        </w:tc>
        <w:tc>
          <w:tcPr>
            <w:tcW w:w="1443" w:type="dxa"/>
            <w:tcBorders>
              <w:top w:val="nil"/>
              <w:left w:val="nil"/>
              <w:bottom w:val="nil"/>
              <w:right w:val="nil"/>
            </w:tcBorders>
            <w:shd w:val="clear" w:color="auto" w:fill="auto"/>
            <w:noWrap/>
            <w:vAlign w:val="bottom"/>
            <w:hideMark/>
          </w:tcPr>
          <w:p w14:paraId="276C48D8"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11.6%</w:t>
            </w:r>
          </w:p>
        </w:tc>
        <w:tc>
          <w:tcPr>
            <w:tcW w:w="1444" w:type="dxa"/>
            <w:gridSpan w:val="2"/>
            <w:tcBorders>
              <w:top w:val="nil"/>
              <w:left w:val="nil"/>
              <w:bottom w:val="nil"/>
              <w:right w:val="nil"/>
            </w:tcBorders>
            <w:shd w:val="clear" w:color="auto" w:fill="auto"/>
            <w:noWrap/>
            <w:vAlign w:val="bottom"/>
            <w:hideMark/>
          </w:tcPr>
          <w:p w14:paraId="003353A6" w14:textId="77777777" w:rsidR="00D553BF" w:rsidRPr="007506F6" w:rsidRDefault="00D553BF" w:rsidP="00D553BF">
            <w:pPr>
              <w:spacing w:after="0" w:line="240" w:lineRule="auto"/>
              <w:jc w:val="right"/>
              <w:rPr>
                <w:rFonts w:ascii="Calibri" w:eastAsia="Times New Roman" w:hAnsi="Calibri" w:cs="Times New Roman"/>
                <w:color w:val="000000"/>
                <w:sz w:val="20"/>
                <w:szCs w:val="20"/>
              </w:rPr>
            </w:pPr>
            <w:r w:rsidRPr="007506F6">
              <w:rPr>
                <w:rFonts w:ascii="Calibri" w:eastAsia="Times New Roman" w:hAnsi="Calibri" w:cs="Times New Roman"/>
                <w:color w:val="000000"/>
                <w:sz w:val="20"/>
                <w:szCs w:val="20"/>
              </w:rPr>
              <w:t>-1.4%</w:t>
            </w:r>
          </w:p>
        </w:tc>
      </w:tr>
      <w:tr w:rsidR="007506F6" w:rsidRPr="007506F6" w14:paraId="315F7201" w14:textId="77777777" w:rsidTr="00865C45">
        <w:trPr>
          <w:trHeight w:val="20"/>
          <w:jc w:val="right"/>
        </w:trPr>
        <w:tc>
          <w:tcPr>
            <w:tcW w:w="4810" w:type="dxa"/>
            <w:gridSpan w:val="4"/>
            <w:tcBorders>
              <w:top w:val="nil"/>
              <w:left w:val="nil"/>
              <w:bottom w:val="nil"/>
              <w:right w:val="nil"/>
            </w:tcBorders>
            <w:shd w:val="clear" w:color="auto" w:fill="auto"/>
            <w:noWrap/>
            <w:hideMark/>
          </w:tcPr>
          <w:p w14:paraId="05BA9662" w14:textId="77777777" w:rsidR="007506F6" w:rsidRPr="007506F6" w:rsidRDefault="007506F6" w:rsidP="007506F6">
            <w:pPr>
              <w:spacing w:after="0" w:line="240" w:lineRule="auto"/>
              <w:rPr>
                <w:rFonts w:ascii="Calibri" w:eastAsia="Times New Roman" w:hAnsi="Calibri" w:cs="Times New Roman"/>
                <w:i/>
                <w:iCs/>
                <w:color w:val="000000"/>
                <w:sz w:val="20"/>
                <w:szCs w:val="20"/>
              </w:rPr>
            </w:pPr>
            <w:r w:rsidRPr="007506F6">
              <w:rPr>
                <w:rFonts w:ascii="Calibri" w:eastAsia="Times New Roman" w:hAnsi="Calibri" w:cs="Times New Roman"/>
                <w:i/>
                <w:iCs/>
                <w:color w:val="000000"/>
                <w:sz w:val="20"/>
                <w:szCs w:val="20"/>
              </w:rPr>
              <w:t>Source: Brookings analysis of LEHD-QWI data</w:t>
            </w:r>
          </w:p>
        </w:tc>
        <w:tc>
          <w:tcPr>
            <w:tcW w:w="960" w:type="dxa"/>
            <w:tcBorders>
              <w:top w:val="nil"/>
              <w:left w:val="nil"/>
              <w:bottom w:val="nil"/>
              <w:right w:val="nil"/>
            </w:tcBorders>
            <w:shd w:val="clear" w:color="auto" w:fill="auto"/>
            <w:noWrap/>
            <w:vAlign w:val="bottom"/>
            <w:hideMark/>
          </w:tcPr>
          <w:p w14:paraId="6227F143" w14:textId="77777777" w:rsidR="007506F6" w:rsidRPr="007506F6" w:rsidRDefault="007506F6" w:rsidP="007506F6">
            <w:pPr>
              <w:spacing w:after="0" w:line="240" w:lineRule="auto"/>
              <w:rPr>
                <w:rFonts w:ascii="Calibri" w:eastAsia="Times New Roman" w:hAnsi="Calibri" w:cs="Times New Roman"/>
                <w:i/>
                <w:iCs/>
                <w:color w:val="000000"/>
                <w:sz w:val="20"/>
                <w:szCs w:val="20"/>
              </w:rPr>
            </w:pPr>
          </w:p>
        </w:tc>
      </w:tr>
    </w:tbl>
    <w:p w14:paraId="7043A665" w14:textId="4E402872" w:rsidR="00215306" w:rsidRPr="00EE7E5E" w:rsidRDefault="00215306" w:rsidP="005C2BB8">
      <w:pPr>
        <w:rPr>
          <w:color w:val="FF0000"/>
          <w:sz w:val="28"/>
          <w:szCs w:val="28"/>
        </w:rPr>
      </w:pPr>
    </w:p>
    <w:p w14:paraId="2C467D9A" w14:textId="77777777" w:rsidR="00B106C6" w:rsidRPr="00B106C6" w:rsidRDefault="00B106C6" w:rsidP="00B106C6">
      <w:pPr>
        <w:rPr>
          <w:color w:val="FF0000"/>
          <w:sz w:val="24"/>
          <w:szCs w:val="24"/>
        </w:rPr>
      </w:pPr>
      <w:r>
        <w:rPr>
          <w:color w:val="FF0000"/>
          <w:sz w:val="24"/>
          <w:szCs w:val="24"/>
        </w:rPr>
        <w:t>Section title page</w:t>
      </w:r>
    </w:p>
    <w:p w14:paraId="76D4B173" w14:textId="77777777" w:rsidR="003B7F82" w:rsidRPr="00FE3126" w:rsidRDefault="003B7F82" w:rsidP="003B7F82">
      <w:pPr>
        <w:pStyle w:val="Heading3"/>
      </w:pPr>
      <w:bookmarkStart w:id="14" w:name="_Toc522092112"/>
      <w:r w:rsidRPr="00FE3126">
        <w:t>Prosperity</w:t>
      </w:r>
      <w:bookmarkEnd w:id="14"/>
    </w:p>
    <w:p w14:paraId="58A87B1E" w14:textId="77777777" w:rsidR="003B7F82" w:rsidRDefault="003B7F82" w:rsidP="003B7F82">
      <w:pPr>
        <w:rPr>
          <w:sz w:val="28"/>
          <w:szCs w:val="28"/>
        </w:rPr>
      </w:pPr>
      <w:r>
        <w:rPr>
          <w:sz w:val="28"/>
          <w:szCs w:val="28"/>
        </w:rPr>
        <w:t>Prosperity indicators from the factbook show that the Heartland has slightly boosted its standard of living in this decade.</w:t>
      </w:r>
    </w:p>
    <w:p w14:paraId="52880EEE" w14:textId="77777777" w:rsidR="003B7F82" w:rsidRDefault="003B7F82" w:rsidP="003B7F82">
      <w:pPr>
        <w:rPr>
          <w:sz w:val="28"/>
          <w:szCs w:val="28"/>
        </w:rPr>
      </w:pPr>
      <w:r>
        <w:rPr>
          <w:sz w:val="28"/>
          <w:szCs w:val="28"/>
        </w:rPr>
        <w:lastRenderedPageBreak/>
        <w:t>All 19 Heartland states enjoyed increased standards of living; all 19 posted increases in the average wage; and 12 of the 19 states saw productivity increases.</w:t>
      </w:r>
    </w:p>
    <w:p w14:paraId="48B1A2EB" w14:textId="77777777" w:rsidR="003B7F82" w:rsidRDefault="003B7F82" w:rsidP="003B7F82">
      <w:pPr>
        <w:rPr>
          <w:sz w:val="28"/>
          <w:szCs w:val="28"/>
        </w:rPr>
      </w:pPr>
      <w:r>
        <w:rPr>
          <w:sz w:val="28"/>
          <w:szCs w:val="28"/>
        </w:rPr>
        <w:t xml:space="preserve">Importantly, on all three of the factbook’s prosperity measures, the Heartland has slightly narrowed the gap between its standard of living and that of the rest of the country. Likewise, the average wage in the Heartland has increased by 1 percent a year since 2010, while the measure ticked down nearly that much elsewhere in the rest of the country. </w:t>
      </w:r>
    </w:p>
    <w:p w14:paraId="61C3DEC5" w14:textId="77777777" w:rsidR="003B7F82" w:rsidRDefault="003B7F82" w:rsidP="003B7F82">
      <w:pPr>
        <w:rPr>
          <w:sz w:val="28"/>
          <w:szCs w:val="28"/>
        </w:rPr>
      </w:pPr>
      <w:r>
        <w:rPr>
          <w:sz w:val="28"/>
          <w:szCs w:val="28"/>
        </w:rPr>
        <w:t xml:space="preserve">The upshot: The region has slightly improved its standing on several crucial measures of well-being. </w:t>
      </w:r>
    </w:p>
    <w:p w14:paraId="32461DC2" w14:textId="77777777" w:rsidR="003B7F82" w:rsidRDefault="003B7F82" w:rsidP="003B7F82">
      <w:pPr>
        <w:rPr>
          <w:sz w:val="28"/>
          <w:szCs w:val="28"/>
        </w:rPr>
      </w:pPr>
      <w:r>
        <w:rPr>
          <w:sz w:val="28"/>
          <w:szCs w:val="28"/>
        </w:rPr>
        <w:t xml:space="preserve">The remaining problem: The Heartland’s improving aggregate standard of living </w:t>
      </w:r>
      <w:r w:rsidRPr="00E6319A">
        <w:rPr>
          <w:noProof/>
          <w:sz w:val="28"/>
          <w:szCs w:val="28"/>
        </w:rPr>
        <w:t>still remains</w:t>
      </w:r>
      <w:r>
        <w:rPr>
          <w:sz w:val="28"/>
          <w:szCs w:val="28"/>
        </w:rPr>
        <w:t xml:space="preserve"> nearly 15 percent lower than that of the rest of the country. </w:t>
      </w:r>
    </w:p>
    <w:p w14:paraId="66657E82" w14:textId="77777777" w:rsidR="00570213" w:rsidRDefault="00570213" w:rsidP="005C2BB8">
      <w:pPr>
        <w:rPr>
          <w:sz w:val="28"/>
          <w:szCs w:val="28"/>
        </w:rPr>
      </w:pPr>
    </w:p>
    <w:p w14:paraId="2F41BB30" w14:textId="5EB340E7" w:rsidR="00570213" w:rsidRDefault="00570213">
      <w:pPr>
        <w:rPr>
          <w:sz w:val="28"/>
          <w:szCs w:val="28"/>
        </w:rPr>
      </w:pPr>
      <w:r>
        <w:rPr>
          <w:sz w:val="28"/>
          <w:szCs w:val="28"/>
        </w:rPr>
        <w:br w:type="page"/>
      </w:r>
    </w:p>
    <w:p w14:paraId="5CFB0EF4" w14:textId="77777777" w:rsidR="003B7F82" w:rsidRPr="00FE3126" w:rsidRDefault="003B7F82" w:rsidP="003B7F82">
      <w:pPr>
        <w:pStyle w:val="Heading4"/>
      </w:pPr>
      <w:bookmarkStart w:id="15" w:name="_Toc522092113"/>
      <w:r>
        <w:lastRenderedPageBreak/>
        <w:t>Productivity</w:t>
      </w:r>
      <w:bookmarkEnd w:id="15"/>
      <w:r>
        <w:t xml:space="preserve"> </w:t>
      </w:r>
    </w:p>
    <w:p w14:paraId="26799456" w14:textId="77777777" w:rsidR="003B7F82" w:rsidRDefault="003B7F82" w:rsidP="003B7F82">
      <w:pPr>
        <w:rPr>
          <w:sz w:val="28"/>
          <w:szCs w:val="28"/>
        </w:rPr>
      </w:pPr>
      <w:r>
        <w:rPr>
          <w:sz w:val="28"/>
          <w:szCs w:val="28"/>
        </w:rPr>
        <w:t xml:space="preserve">To the extent a region or a state is </w:t>
      </w:r>
      <w:r w:rsidRPr="00E6319A">
        <w:rPr>
          <w:noProof/>
          <w:sz w:val="28"/>
          <w:szCs w:val="28"/>
        </w:rPr>
        <w:t>productive</w:t>
      </w:r>
      <w:r>
        <w:rPr>
          <w:noProof/>
          <w:sz w:val="28"/>
          <w:szCs w:val="28"/>
        </w:rPr>
        <w:t>,</w:t>
      </w:r>
      <w:r>
        <w:rPr>
          <w:sz w:val="28"/>
          <w:szCs w:val="28"/>
        </w:rPr>
        <w:t xml:space="preserve"> it is more likely to prosper.</w:t>
      </w:r>
      <w:r w:rsidRPr="00003539">
        <w:rPr>
          <w:rStyle w:val="FootnoteReference"/>
          <w:sz w:val="28"/>
          <w:szCs w:val="28"/>
        </w:rPr>
        <w:t xml:space="preserve"> </w:t>
      </w:r>
    </w:p>
    <w:p w14:paraId="213C7E16" w14:textId="77777777" w:rsidR="003B7F82" w:rsidRDefault="003B7F82" w:rsidP="003B7F82">
      <w:pPr>
        <w:rPr>
          <w:sz w:val="28"/>
          <w:szCs w:val="28"/>
        </w:rPr>
      </w:pPr>
      <w:r>
        <w:rPr>
          <w:sz w:val="28"/>
          <w:szCs w:val="28"/>
        </w:rPr>
        <w:t xml:space="preserve">For that reason, it is welcome that productivity in the region grew at </w:t>
      </w:r>
      <w:r w:rsidRPr="001435EF">
        <w:rPr>
          <w:b/>
          <w:sz w:val="28"/>
          <w:szCs w:val="28"/>
        </w:rPr>
        <w:t>0.08 percent</w:t>
      </w:r>
      <w:r>
        <w:rPr>
          <w:sz w:val="28"/>
          <w:szCs w:val="28"/>
        </w:rPr>
        <w:t xml:space="preserve"> a year from 2010 to 2016, surpassing the non-Heartland average of -0.05 percent. Progress on this crucial measure will be essential in the coming years.</w:t>
      </w:r>
    </w:p>
    <w:p w14:paraId="28BDD97A" w14:textId="5816D27D" w:rsidR="003B7F82" w:rsidRDefault="003B7F82" w:rsidP="003B7F82">
      <w:pPr>
        <w:rPr>
          <w:sz w:val="28"/>
          <w:szCs w:val="28"/>
        </w:rPr>
      </w:pPr>
      <w:r>
        <w:rPr>
          <w:sz w:val="28"/>
          <w:szCs w:val="28"/>
        </w:rPr>
        <w:t xml:space="preserve">And yet, neither that rate of growth </w:t>
      </w:r>
      <w:r w:rsidRPr="00A025EF">
        <w:rPr>
          <w:noProof/>
          <w:sz w:val="28"/>
          <w:szCs w:val="28"/>
        </w:rPr>
        <w:t>nor</w:t>
      </w:r>
      <w:r>
        <w:rPr>
          <w:sz w:val="28"/>
          <w:szCs w:val="28"/>
        </w:rPr>
        <w:t xml:space="preserve"> the region’s absolute level of real output per worker of </w:t>
      </w:r>
      <w:r w:rsidRPr="001435EF">
        <w:rPr>
          <w:b/>
          <w:sz w:val="28"/>
          <w:szCs w:val="28"/>
        </w:rPr>
        <w:t>$111,</w:t>
      </w:r>
      <w:r w:rsidR="001031DF">
        <w:rPr>
          <w:b/>
          <w:sz w:val="28"/>
          <w:szCs w:val="28"/>
        </w:rPr>
        <w:t>000</w:t>
      </w:r>
      <w:r>
        <w:rPr>
          <w:sz w:val="28"/>
          <w:szCs w:val="28"/>
        </w:rPr>
        <w:t>—which lags the $</w:t>
      </w:r>
      <w:r w:rsidR="001031DF">
        <w:rPr>
          <w:sz w:val="28"/>
          <w:szCs w:val="28"/>
        </w:rPr>
        <w:t>131,000</w:t>
      </w:r>
      <w:r>
        <w:rPr>
          <w:sz w:val="28"/>
          <w:szCs w:val="28"/>
        </w:rPr>
        <w:t xml:space="preserve"> level of the rest of the country—appear adequate. In fact, not a single Heartland state boasts higher productivity than the non-Heartland average. Even Heartland-leading </w:t>
      </w:r>
      <w:r w:rsidRPr="003C2148">
        <w:rPr>
          <w:b/>
          <w:sz w:val="28"/>
          <w:szCs w:val="28"/>
        </w:rPr>
        <w:t>Illinois</w:t>
      </w:r>
      <w:r>
        <w:rPr>
          <w:sz w:val="28"/>
          <w:szCs w:val="28"/>
        </w:rPr>
        <w:t xml:space="preserve"> lags that benchmark at $</w:t>
      </w:r>
      <w:r w:rsidR="001031DF">
        <w:rPr>
          <w:sz w:val="28"/>
          <w:szCs w:val="28"/>
        </w:rPr>
        <w:t>127,000</w:t>
      </w:r>
      <w:r>
        <w:rPr>
          <w:sz w:val="28"/>
          <w:szCs w:val="28"/>
        </w:rPr>
        <w:t xml:space="preserve"> per worker. </w:t>
      </w:r>
    </w:p>
    <w:p w14:paraId="164CDBBD" w14:textId="77777777" w:rsidR="003B7F82" w:rsidRDefault="003B7F82" w:rsidP="003B7F82">
      <w:pPr>
        <w:rPr>
          <w:sz w:val="28"/>
          <w:szCs w:val="28"/>
        </w:rPr>
      </w:pPr>
      <w:r>
        <w:rPr>
          <w:sz w:val="28"/>
          <w:szCs w:val="28"/>
        </w:rPr>
        <w:t xml:space="preserve">Nevertheless, the region’s recent progress has helped to shrink its deficit. In this regard, the five states with the nation’s fastest productivity growth from 2010 to 2016 were all in the Heartland and </w:t>
      </w:r>
      <w:r w:rsidRPr="00D86743">
        <w:rPr>
          <w:noProof/>
          <w:sz w:val="28"/>
          <w:szCs w:val="28"/>
        </w:rPr>
        <w:t>include</w:t>
      </w:r>
      <w:r w:rsidRPr="00E6319A">
        <w:rPr>
          <w:noProof/>
          <w:sz w:val="28"/>
          <w:szCs w:val="28"/>
        </w:rPr>
        <w:t>:</w:t>
      </w:r>
      <w:r>
        <w:rPr>
          <w:sz w:val="28"/>
          <w:szCs w:val="28"/>
        </w:rPr>
        <w:t xml:space="preserve"> </w:t>
      </w:r>
      <w:r w:rsidRPr="00670867">
        <w:rPr>
          <w:b/>
          <w:sz w:val="28"/>
          <w:szCs w:val="28"/>
        </w:rPr>
        <w:t>North Dakota</w:t>
      </w:r>
      <w:r>
        <w:rPr>
          <w:sz w:val="28"/>
          <w:szCs w:val="28"/>
        </w:rPr>
        <w:t xml:space="preserve"> (2.4 percent), </w:t>
      </w:r>
      <w:r w:rsidRPr="00670867">
        <w:rPr>
          <w:b/>
          <w:sz w:val="28"/>
          <w:szCs w:val="28"/>
        </w:rPr>
        <w:t>Oklahoma</w:t>
      </w:r>
      <w:r>
        <w:rPr>
          <w:sz w:val="28"/>
          <w:szCs w:val="28"/>
        </w:rPr>
        <w:t xml:space="preserve"> (1.0 percent), </w:t>
      </w:r>
      <w:r w:rsidRPr="00670867">
        <w:rPr>
          <w:b/>
          <w:sz w:val="28"/>
          <w:szCs w:val="28"/>
        </w:rPr>
        <w:t>Iowa</w:t>
      </w:r>
      <w:r>
        <w:rPr>
          <w:sz w:val="28"/>
          <w:szCs w:val="28"/>
        </w:rPr>
        <w:t xml:space="preserve"> (0.9 percent), </w:t>
      </w:r>
      <w:r w:rsidRPr="00670867">
        <w:rPr>
          <w:b/>
          <w:sz w:val="28"/>
          <w:szCs w:val="28"/>
        </w:rPr>
        <w:t>South Dakota</w:t>
      </w:r>
      <w:r>
        <w:rPr>
          <w:sz w:val="28"/>
          <w:szCs w:val="28"/>
        </w:rPr>
        <w:t xml:space="preserve"> (0.7 percent), and </w:t>
      </w:r>
      <w:r w:rsidRPr="00670867">
        <w:rPr>
          <w:b/>
          <w:sz w:val="28"/>
          <w:szCs w:val="28"/>
        </w:rPr>
        <w:t>Nebraska</w:t>
      </w:r>
      <w:r>
        <w:rPr>
          <w:sz w:val="28"/>
          <w:szCs w:val="28"/>
        </w:rPr>
        <w:t xml:space="preserve"> (0.7 percent). At the same time, though, six states in the region—</w:t>
      </w:r>
      <w:r w:rsidRPr="00F72BE7">
        <w:rPr>
          <w:b/>
          <w:sz w:val="28"/>
          <w:szCs w:val="28"/>
        </w:rPr>
        <w:t>Alabama</w:t>
      </w:r>
      <w:r>
        <w:rPr>
          <w:sz w:val="28"/>
          <w:szCs w:val="28"/>
        </w:rPr>
        <w:t xml:space="preserve">, </w:t>
      </w:r>
      <w:r w:rsidRPr="00E94598">
        <w:rPr>
          <w:b/>
          <w:sz w:val="28"/>
          <w:szCs w:val="28"/>
        </w:rPr>
        <w:t>Kentucky</w:t>
      </w:r>
      <w:r>
        <w:rPr>
          <w:sz w:val="28"/>
          <w:szCs w:val="28"/>
        </w:rPr>
        <w:t xml:space="preserve">, </w:t>
      </w:r>
      <w:r w:rsidRPr="00E94598">
        <w:rPr>
          <w:b/>
          <w:sz w:val="28"/>
          <w:szCs w:val="28"/>
        </w:rPr>
        <w:t>Indiana</w:t>
      </w:r>
      <w:r>
        <w:rPr>
          <w:sz w:val="28"/>
          <w:szCs w:val="28"/>
        </w:rPr>
        <w:t xml:space="preserve">, </w:t>
      </w:r>
      <w:r w:rsidRPr="00F72BE7">
        <w:rPr>
          <w:b/>
          <w:sz w:val="28"/>
          <w:szCs w:val="28"/>
        </w:rPr>
        <w:t>Mississippi</w:t>
      </w:r>
      <w:r>
        <w:rPr>
          <w:sz w:val="28"/>
          <w:szCs w:val="28"/>
        </w:rPr>
        <w:t xml:space="preserve">, </w:t>
      </w:r>
      <w:r w:rsidRPr="00F72BE7">
        <w:rPr>
          <w:b/>
          <w:sz w:val="28"/>
          <w:szCs w:val="28"/>
        </w:rPr>
        <w:t>Missouri</w:t>
      </w:r>
      <w:r>
        <w:rPr>
          <w:sz w:val="28"/>
          <w:szCs w:val="28"/>
        </w:rPr>
        <w:t xml:space="preserve">, and </w:t>
      </w:r>
      <w:r w:rsidRPr="00F72BE7">
        <w:rPr>
          <w:b/>
          <w:sz w:val="28"/>
          <w:szCs w:val="28"/>
        </w:rPr>
        <w:t>Louisiana</w:t>
      </w:r>
      <w:r>
        <w:rPr>
          <w:sz w:val="28"/>
          <w:szCs w:val="28"/>
        </w:rPr>
        <w:t xml:space="preserve">—actually saw an outright decline in productivity over the same period, with Louisiana experiencing an annual rate of contraction of -1.7 percent. By 2016, real output per worker in the state had fallen by $13,000. </w:t>
      </w:r>
    </w:p>
    <w:p w14:paraId="1D96A0E7" w14:textId="77777777" w:rsidR="003B7F82" w:rsidRDefault="003B7F82" w:rsidP="003B7F82">
      <w:pPr>
        <w:rPr>
          <w:sz w:val="28"/>
          <w:szCs w:val="28"/>
        </w:rPr>
      </w:pPr>
      <w:r>
        <w:rPr>
          <w:sz w:val="28"/>
          <w:szCs w:val="28"/>
        </w:rPr>
        <w:t xml:space="preserve">One final note: Energy industries—which can distort productivity measures </w:t>
      </w:r>
      <w:r w:rsidRPr="00A025EF">
        <w:rPr>
          <w:noProof/>
          <w:sz w:val="28"/>
          <w:szCs w:val="28"/>
        </w:rPr>
        <w:t>given</w:t>
      </w:r>
      <w:r>
        <w:rPr>
          <w:sz w:val="28"/>
          <w:szCs w:val="28"/>
        </w:rPr>
        <w:t xml:space="preserve"> their high value-added and cyclical nature—did not play </w:t>
      </w:r>
      <w:r w:rsidRPr="00A025EF">
        <w:rPr>
          <w:noProof/>
          <w:sz w:val="28"/>
          <w:szCs w:val="28"/>
        </w:rPr>
        <w:t>a large</w:t>
      </w:r>
      <w:r>
        <w:rPr>
          <w:sz w:val="28"/>
          <w:szCs w:val="28"/>
        </w:rPr>
        <w:t xml:space="preserve"> role in the region’s middling showing on productivity. The post-crisis boom in this set of industries had </w:t>
      </w:r>
      <w:r w:rsidRPr="00A025EF">
        <w:rPr>
          <w:noProof/>
          <w:sz w:val="28"/>
          <w:szCs w:val="28"/>
        </w:rPr>
        <w:t>largely</w:t>
      </w:r>
      <w:r>
        <w:rPr>
          <w:sz w:val="28"/>
          <w:szCs w:val="28"/>
        </w:rPr>
        <w:t xml:space="preserve"> ended by 2015, such that their net impact on energy-producing states in the Heartland was minimal and for the most part slightly negative. North Dakota was the one exception where the fracking revolution juiced productivity growth, with energy both directly growing productivity at a rate of 0.2 </w:t>
      </w:r>
      <w:r>
        <w:rPr>
          <w:sz w:val="28"/>
          <w:szCs w:val="28"/>
        </w:rPr>
        <w:lastRenderedPageBreak/>
        <w:t>percent annually, as well as having spillover effects into other industries.</w:t>
      </w:r>
      <w:r>
        <w:rPr>
          <w:rStyle w:val="EndnoteReference"/>
          <w:sz w:val="28"/>
          <w:szCs w:val="28"/>
        </w:rPr>
        <w:endnoteReference w:id="9"/>
      </w:r>
    </w:p>
    <w:p w14:paraId="455FDF23" w14:textId="77777777" w:rsidR="009B5A82" w:rsidRDefault="009B5A82" w:rsidP="009B5A82">
      <w:pPr>
        <w:rPr>
          <w:sz w:val="28"/>
          <w:szCs w:val="28"/>
        </w:rPr>
      </w:pPr>
    </w:p>
    <w:p w14:paraId="0A001BC8" w14:textId="77777777" w:rsidR="009B5A82" w:rsidRDefault="009B5A82" w:rsidP="009B5A82">
      <w:pPr>
        <w:rPr>
          <w:sz w:val="28"/>
          <w:szCs w:val="28"/>
        </w:rPr>
      </w:pPr>
    </w:p>
    <w:p w14:paraId="413687DF" w14:textId="77777777" w:rsidR="009B5A82" w:rsidRDefault="009B5A82" w:rsidP="009B5A82">
      <w:pPr>
        <w:rPr>
          <w:sz w:val="28"/>
          <w:szCs w:val="28"/>
        </w:rPr>
      </w:pPr>
      <w:r>
        <w:rPr>
          <w:noProof/>
          <w:sz w:val="28"/>
          <w:szCs w:val="28"/>
        </w:rPr>
        <w:drawing>
          <wp:inline distT="0" distB="0" distL="0" distR="0" wp14:anchorId="20D78500" wp14:editId="07160321">
            <wp:extent cx="4114800" cy="35920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_States_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64074309" w14:textId="77777777" w:rsidR="009B5A82" w:rsidRDefault="009B5A82" w:rsidP="009B5A82">
      <w:pPr>
        <w:rPr>
          <w:i/>
          <w:szCs w:val="28"/>
        </w:rPr>
      </w:pPr>
      <w:r w:rsidRPr="005554AF">
        <w:rPr>
          <w:i/>
          <w:szCs w:val="28"/>
        </w:rPr>
        <w:t>Source: Brookings analysis of Emsi and QCEW data</w:t>
      </w:r>
    </w:p>
    <w:tbl>
      <w:tblPr>
        <w:tblW w:w="4346" w:type="dxa"/>
        <w:jc w:val="right"/>
        <w:tblLook w:val="04A0" w:firstRow="1" w:lastRow="0" w:firstColumn="1" w:lastColumn="0" w:noHBand="0" w:noVBand="1"/>
      </w:tblPr>
      <w:tblGrid>
        <w:gridCol w:w="1898"/>
        <w:gridCol w:w="1560"/>
        <w:gridCol w:w="888"/>
      </w:tblGrid>
      <w:tr w:rsidR="009B5A82" w:rsidRPr="005554AF" w14:paraId="263D59A7" w14:textId="77777777" w:rsidTr="00F44422">
        <w:trPr>
          <w:trHeight w:val="510"/>
          <w:jc w:val="right"/>
        </w:trPr>
        <w:tc>
          <w:tcPr>
            <w:tcW w:w="1898" w:type="dxa"/>
            <w:tcBorders>
              <w:top w:val="nil"/>
              <w:left w:val="nil"/>
              <w:bottom w:val="nil"/>
              <w:right w:val="nil"/>
            </w:tcBorders>
            <w:shd w:val="clear" w:color="auto" w:fill="auto"/>
            <w:hideMark/>
          </w:tcPr>
          <w:p w14:paraId="05A3A5FC" w14:textId="77777777" w:rsidR="009B5A82" w:rsidRPr="005554AF" w:rsidRDefault="009B5A82" w:rsidP="00F44422">
            <w:pPr>
              <w:spacing w:after="0" w:line="240" w:lineRule="auto"/>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Name</w:t>
            </w:r>
          </w:p>
        </w:tc>
        <w:tc>
          <w:tcPr>
            <w:tcW w:w="1560" w:type="dxa"/>
            <w:tcBorders>
              <w:top w:val="nil"/>
              <w:left w:val="nil"/>
              <w:bottom w:val="nil"/>
              <w:right w:val="nil"/>
            </w:tcBorders>
            <w:shd w:val="clear" w:color="auto" w:fill="auto"/>
            <w:hideMark/>
          </w:tcPr>
          <w:p w14:paraId="722375BB"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Productivity, 2016</w:t>
            </w:r>
          </w:p>
        </w:tc>
        <w:tc>
          <w:tcPr>
            <w:tcW w:w="888" w:type="dxa"/>
            <w:tcBorders>
              <w:top w:val="nil"/>
              <w:left w:val="nil"/>
              <w:bottom w:val="nil"/>
              <w:right w:val="nil"/>
            </w:tcBorders>
            <w:shd w:val="clear" w:color="auto" w:fill="auto"/>
            <w:hideMark/>
          </w:tcPr>
          <w:p w14:paraId="5568882F"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 xml:space="preserve">CAGR, </w:t>
            </w:r>
            <w:r w:rsidRPr="005554AF">
              <w:rPr>
                <w:rFonts w:ascii="Calibri" w:eastAsia="Times New Roman" w:hAnsi="Calibri" w:cs="Times New Roman"/>
                <w:b/>
                <w:bCs/>
                <w:color w:val="000000"/>
                <w:sz w:val="20"/>
                <w:szCs w:val="20"/>
              </w:rPr>
              <w:br/>
              <w:t>2010-16</w:t>
            </w:r>
          </w:p>
        </w:tc>
      </w:tr>
      <w:tr w:rsidR="00D553BF" w:rsidRPr="005554AF" w14:paraId="6B614477" w14:textId="77777777" w:rsidTr="00F44422">
        <w:trPr>
          <w:trHeight w:val="72"/>
          <w:jc w:val="right"/>
        </w:trPr>
        <w:tc>
          <w:tcPr>
            <w:tcW w:w="1898" w:type="dxa"/>
            <w:tcBorders>
              <w:top w:val="nil"/>
              <w:left w:val="nil"/>
              <w:bottom w:val="nil"/>
              <w:right w:val="nil"/>
            </w:tcBorders>
            <w:shd w:val="clear" w:color="auto" w:fill="auto"/>
            <w:noWrap/>
            <w:hideMark/>
          </w:tcPr>
          <w:p w14:paraId="1AA528B2"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North Dakota</w:t>
            </w:r>
          </w:p>
        </w:tc>
        <w:tc>
          <w:tcPr>
            <w:tcW w:w="1560" w:type="dxa"/>
            <w:tcBorders>
              <w:top w:val="nil"/>
              <w:left w:val="nil"/>
              <w:bottom w:val="nil"/>
              <w:right w:val="nil"/>
            </w:tcBorders>
            <w:shd w:val="clear" w:color="auto" w:fill="auto"/>
            <w:noWrap/>
            <w:hideMark/>
          </w:tcPr>
          <w:p w14:paraId="4D170403" w14:textId="3F19EF33"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$126,000</w:t>
            </w:r>
          </w:p>
        </w:tc>
        <w:tc>
          <w:tcPr>
            <w:tcW w:w="888" w:type="dxa"/>
            <w:tcBorders>
              <w:top w:val="nil"/>
              <w:left w:val="nil"/>
              <w:bottom w:val="nil"/>
              <w:right w:val="nil"/>
            </w:tcBorders>
            <w:shd w:val="clear" w:color="auto" w:fill="auto"/>
            <w:noWrap/>
            <w:hideMark/>
          </w:tcPr>
          <w:p w14:paraId="0701CEA5"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2.4%</w:t>
            </w:r>
          </w:p>
        </w:tc>
      </w:tr>
      <w:tr w:rsidR="00D553BF" w:rsidRPr="005554AF" w14:paraId="74882D37" w14:textId="77777777" w:rsidTr="00F44422">
        <w:trPr>
          <w:trHeight w:val="72"/>
          <w:jc w:val="right"/>
        </w:trPr>
        <w:tc>
          <w:tcPr>
            <w:tcW w:w="1898" w:type="dxa"/>
            <w:tcBorders>
              <w:top w:val="nil"/>
              <w:left w:val="nil"/>
              <w:bottom w:val="nil"/>
              <w:right w:val="nil"/>
            </w:tcBorders>
            <w:shd w:val="clear" w:color="auto" w:fill="auto"/>
            <w:noWrap/>
            <w:hideMark/>
          </w:tcPr>
          <w:p w14:paraId="0D8C6FBC"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Oklahoma</w:t>
            </w:r>
          </w:p>
        </w:tc>
        <w:tc>
          <w:tcPr>
            <w:tcW w:w="1560" w:type="dxa"/>
            <w:tcBorders>
              <w:top w:val="nil"/>
              <w:left w:val="nil"/>
              <w:bottom w:val="nil"/>
              <w:right w:val="nil"/>
            </w:tcBorders>
            <w:shd w:val="clear" w:color="auto" w:fill="auto"/>
            <w:noWrap/>
            <w:hideMark/>
          </w:tcPr>
          <w:p w14:paraId="5FA7455A" w14:textId="7F71E4E9"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$117,000</w:t>
            </w:r>
          </w:p>
        </w:tc>
        <w:tc>
          <w:tcPr>
            <w:tcW w:w="888" w:type="dxa"/>
            <w:tcBorders>
              <w:top w:val="nil"/>
              <w:left w:val="nil"/>
              <w:bottom w:val="nil"/>
              <w:right w:val="nil"/>
            </w:tcBorders>
            <w:shd w:val="clear" w:color="auto" w:fill="auto"/>
            <w:noWrap/>
            <w:hideMark/>
          </w:tcPr>
          <w:p w14:paraId="2F1C8788"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w:t>
            </w:r>
          </w:p>
        </w:tc>
      </w:tr>
      <w:tr w:rsidR="00D553BF" w:rsidRPr="005554AF" w14:paraId="416003E3" w14:textId="77777777" w:rsidTr="00F44422">
        <w:trPr>
          <w:trHeight w:val="72"/>
          <w:jc w:val="right"/>
        </w:trPr>
        <w:tc>
          <w:tcPr>
            <w:tcW w:w="1898" w:type="dxa"/>
            <w:tcBorders>
              <w:top w:val="nil"/>
              <w:left w:val="nil"/>
              <w:bottom w:val="nil"/>
              <w:right w:val="nil"/>
            </w:tcBorders>
            <w:shd w:val="clear" w:color="auto" w:fill="auto"/>
            <w:noWrap/>
            <w:hideMark/>
          </w:tcPr>
          <w:p w14:paraId="273B9BC1"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Iowa</w:t>
            </w:r>
          </w:p>
        </w:tc>
        <w:tc>
          <w:tcPr>
            <w:tcW w:w="1560" w:type="dxa"/>
            <w:tcBorders>
              <w:top w:val="nil"/>
              <w:left w:val="nil"/>
              <w:bottom w:val="nil"/>
              <w:right w:val="nil"/>
            </w:tcBorders>
            <w:shd w:val="clear" w:color="auto" w:fill="auto"/>
            <w:noWrap/>
            <w:hideMark/>
          </w:tcPr>
          <w:p w14:paraId="34D30FDC" w14:textId="58C6CB60"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$112,000</w:t>
            </w:r>
          </w:p>
        </w:tc>
        <w:tc>
          <w:tcPr>
            <w:tcW w:w="888" w:type="dxa"/>
            <w:tcBorders>
              <w:top w:val="nil"/>
              <w:left w:val="nil"/>
              <w:bottom w:val="nil"/>
              <w:right w:val="nil"/>
            </w:tcBorders>
            <w:shd w:val="clear" w:color="auto" w:fill="auto"/>
            <w:noWrap/>
            <w:hideMark/>
          </w:tcPr>
          <w:p w14:paraId="20142F1C"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0.9%</w:t>
            </w:r>
          </w:p>
        </w:tc>
      </w:tr>
      <w:tr w:rsidR="00D553BF" w:rsidRPr="005554AF" w14:paraId="76B74991" w14:textId="77777777" w:rsidTr="00F44422">
        <w:trPr>
          <w:trHeight w:val="72"/>
          <w:jc w:val="right"/>
        </w:trPr>
        <w:tc>
          <w:tcPr>
            <w:tcW w:w="1898" w:type="dxa"/>
            <w:tcBorders>
              <w:top w:val="nil"/>
              <w:left w:val="nil"/>
              <w:bottom w:val="nil"/>
              <w:right w:val="nil"/>
            </w:tcBorders>
            <w:shd w:val="clear" w:color="auto" w:fill="auto"/>
            <w:noWrap/>
            <w:hideMark/>
          </w:tcPr>
          <w:p w14:paraId="1B81F695"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South Dakota</w:t>
            </w:r>
          </w:p>
        </w:tc>
        <w:tc>
          <w:tcPr>
            <w:tcW w:w="1560" w:type="dxa"/>
            <w:tcBorders>
              <w:top w:val="nil"/>
              <w:left w:val="nil"/>
              <w:bottom w:val="nil"/>
              <w:right w:val="nil"/>
            </w:tcBorders>
            <w:shd w:val="clear" w:color="auto" w:fill="auto"/>
            <w:noWrap/>
            <w:hideMark/>
          </w:tcPr>
          <w:p w14:paraId="63DD60CF" w14:textId="6DE07685"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$112,000</w:t>
            </w:r>
          </w:p>
        </w:tc>
        <w:tc>
          <w:tcPr>
            <w:tcW w:w="888" w:type="dxa"/>
            <w:tcBorders>
              <w:top w:val="nil"/>
              <w:left w:val="nil"/>
              <w:bottom w:val="nil"/>
              <w:right w:val="nil"/>
            </w:tcBorders>
            <w:shd w:val="clear" w:color="auto" w:fill="auto"/>
            <w:noWrap/>
            <w:hideMark/>
          </w:tcPr>
          <w:p w14:paraId="3ED7C542"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0.7%</w:t>
            </w:r>
          </w:p>
        </w:tc>
      </w:tr>
      <w:tr w:rsidR="00D553BF" w:rsidRPr="005554AF" w14:paraId="5759BA5E" w14:textId="77777777" w:rsidTr="00F44422">
        <w:trPr>
          <w:trHeight w:val="72"/>
          <w:jc w:val="right"/>
        </w:trPr>
        <w:tc>
          <w:tcPr>
            <w:tcW w:w="1898" w:type="dxa"/>
            <w:tcBorders>
              <w:top w:val="nil"/>
              <w:left w:val="nil"/>
              <w:bottom w:val="nil"/>
              <w:right w:val="nil"/>
            </w:tcBorders>
            <w:shd w:val="clear" w:color="auto" w:fill="auto"/>
            <w:noWrap/>
            <w:hideMark/>
          </w:tcPr>
          <w:p w14:paraId="708E42A6"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Nebraska</w:t>
            </w:r>
          </w:p>
        </w:tc>
        <w:tc>
          <w:tcPr>
            <w:tcW w:w="1560" w:type="dxa"/>
            <w:tcBorders>
              <w:top w:val="nil"/>
              <w:left w:val="nil"/>
              <w:bottom w:val="nil"/>
              <w:right w:val="nil"/>
            </w:tcBorders>
            <w:shd w:val="clear" w:color="auto" w:fill="auto"/>
            <w:noWrap/>
            <w:hideMark/>
          </w:tcPr>
          <w:p w14:paraId="1C9FC7A1" w14:textId="5B1CF1A8"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$112,000</w:t>
            </w:r>
          </w:p>
        </w:tc>
        <w:tc>
          <w:tcPr>
            <w:tcW w:w="888" w:type="dxa"/>
            <w:tcBorders>
              <w:top w:val="nil"/>
              <w:left w:val="nil"/>
              <w:bottom w:val="nil"/>
              <w:right w:val="nil"/>
            </w:tcBorders>
            <w:shd w:val="clear" w:color="auto" w:fill="auto"/>
            <w:noWrap/>
            <w:hideMark/>
          </w:tcPr>
          <w:p w14:paraId="38BA1F90"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0.7%</w:t>
            </w:r>
          </w:p>
        </w:tc>
      </w:tr>
      <w:tr w:rsidR="00D553BF" w:rsidRPr="005554AF" w14:paraId="167C1AED" w14:textId="77777777" w:rsidTr="00F44422">
        <w:trPr>
          <w:trHeight w:val="72"/>
          <w:jc w:val="right"/>
        </w:trPr>
        <w:tc>
          <w:tcPr>
            <w:tcW w:w="1898" w:type="dxa"/>
            <w:tcBorders>
              <w:top w:val="nil"/>
              <w:left w:val="nil"/>
              <w:bottom w:val="nil"/>
              <w:right w:val="nil"/>
            </w:tcBorders>
            <w:shd w:val="clear" w:color="auto" w:fill="auto"/>
            <w:noWrap/>
            <w:hideMark/>
          </w:tcPr>
          <w:p w14:paraId="284F86EF"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Tennessee</w:t>
            </w:r>
          </w:p>
        </w:tc>
        <w:tc>
          <w:tcPr>
            <w:tcW w:w="1560" w:type="dxa"/>
            <w:tcBorders>
              <w:top w:val="nil"/>
              <w:left w:val="nil"/>
              <w:bottom w:val="nil"/>
              <w:right w:val="nil"/>
            </w:tcBorders>
            <w:shd w:val="clear" w:color="auto" w:fill="auto"/>
            <w:noWrap/>
            <w:hideMark/>
          </w:tcPr>
          <w:p w14:paraId="0DF8500D" w14:textId="56CD1E0C"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$111,000</w:t>
            </w:r>
          </w:p>
        </w:tc>
        <w:tc>
          <w:tcPr>
            <w:tcW w:w="888" w:type="dxa"/>
            <w:tcBorders>
              <w:top w:val="nil"/>
              <w:left w:val="nil"/>
              <w:bottom w:val="nil"/>
              <w:right w:val="nil"/>
            </w:tcBorders>
            <w:shd w:val="clear" w:color="auto" w:fill="auto"/>
            <w:noWrap/>
            <w:hideMark/>
          </w:tcPr>
          <w:p w14:paraId="0A23B24E"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0.4%</w:t>
            </w:r>
          </w:p>
        </w:tc>
      </w:tr>
      <w:tr w:rsidR="00D553BF" w:rsidRPr="005554AF" w14:paraId="0F1D7F16" w14:textId="77777777" w:rsidTr="00F44422">
        <w:trPr>
          <w:trHeight w:val="72"/>
          <w:jc w:val="right"/>
        </w:trPr>
        <w:tc>
          <w:tcPr>
            <w:tcW w:w="1898" w:type="dxa"/>
            <w:tcBorders>
              <w:top w:val="nil"/>
              <w:left w:val="nil"/>
              <w:bottom w:val="nil"/>
              <w:right w:val="nil"/>
            </w:tcBorders>
            <w:shd w:val="clear" w:color="auto" w:fill="auto"/>
            <w:noWrap/>
            <w:hideMark/>
          </w:tcPr>
          <w:p w14:paraId="3221BF9A"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Ohio</w:t>
            </w:r>
          </w:p>
        </w:tc>
        <w:tc>
          <w:tcPr>
            <w:tcW w:w="1560" w:type="dxa"/>
            <w:tcBorders>
              <w:top w:val="nil"/>
              <w:left w:val="nil"/>
              <w:bottom w:val="nil"/>
              <w:right w:val="nil"/>
            </w:tcBorders>
            <w:shd w:val="clear" w:color="auto" w:fill="auto"/>
            <w:noWrap/>
            <w:hideMark/>
          </w:tcPr>
          <w:p w14:paraId="53C0580D" w14:textId="186D8D6D"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$110,000</w:t>
            </w:r>
          </w:p>
        </w:tc>
        <w:tc>
          <w:tcPr>
            <w:tcW w:w="888" w:type="dxa"/>
            <w:tcBorders>
              <w:top w:val="nil"/>
              <w:left w:val="nil"/>
              <w:bottom w:val="nil"/>
              <w:right w:val="nil"/>
            </w:tcBorders>
            <w:shd w:val="clear" w:color="auto" w:fill="auto"/>
            <w:noWrap/>
            <w:hideMark/>
          </w:tcPr>
          <w:p w14:paraId="14FED426"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D553BF" w:rsidRPr="005554AF" w14:paraId="62880ADB" w14:textId="77777777" w:rsidTr="00F44422">
        <w:trPr>
          <w:trHeight w:val="72"/>
          <w:jc w:val="right"/>
        </w:trPr>
        <w:tc>
          <w:tcPr>
            <w:tcW w:w="1898" w:type="dxa"/>
            <w:tcBorders>
              <w:top w:val="nil"/>
              <w:left w:val="nil"/>
              <w:bottom w:val="nil"/>
              <w:right w:val="nil"/>
            </w:tcBorders>
            <w:shd w:val="clear" w:color="auto" w:fill="auto"/>
            <w:noWrap/>
            <w:hideMark/>
          </w:tcPr>
          <w:p w14:paraId="79A13B31"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Wisconsin</w:t>
            </w:r>
          </w:p>
        </w:tc>
        <w:tc>
          <w:tcPr>
            <w:tcW w:w="1560" w:type="dxa"/>
            <w:tcBorders>
              <w:top w:val="nil"/>
              <w:left w:val="nil"/>
              <w:bottom w:val="nil"/>
              <w:right w:val="nil"/>
            </w:tcBorders>
            <w:shd w:val="clear" w:color="auto" w:fill="auto"/>
            <w:noWrap/>
            <w:hideMark/>
          </w:tcPr>
          <w:p w14:paraId="3968BC97" w14:textId="0A24F581"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$104,000</w:t>
            </w:r>
          </w:p>
        </w:tc>
        <w:tc>
          <w:tcPr>
            <w:tcW w:w="888" w:type="dxa"/>
            <w:tcBorders>
              <w:top w:val="nil"/>
              <w:left w:val="nil"/>
              <w:bottom w:val="nil"/>
              <w:right w:val="nil"/>
            </w:tcBorders>
            <w:shd w:val="clear" w:color="auto" w:fill="auto"/>
            <w:noWrap/>
            <w:hideMark/>
          </w:tcPr>
          <w:p w14:paraId="0217B504"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D553BF" w:rsidRPr="005554AF" w14:paraId="0270EE50" w14:textId="77777777" w:rsidTr="00F44422">
        <w:trPr>
          <w:trHeight w:val="72"/>
          <w:jc w:val="right"/>
        </w:trPr>
        <w:tc>
          <w:tcPr>
            <w:tcW w:w="1898" w:type="dxa"/>
            <w:tcBorders>
              <w:top w:val="nil"/>
              <w:left w:val="nil"/>
              <w:bottom w:val="nil"/>
              <w:right w:val="nil"/>
            </w:tcBorders>
            <w:shd w:val="clear" w:color="auto" w:fill="auto"/>
            <w:noWrap/>
            <w:hideMark/>
          </w:tcPr>
          <w:p w14:paraId="18155A71"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Minnesota</w:t>
            </w:r>
          </w:p>
        </w:tc>
        <w:tc>
          <w:tcPr>
            <w:tcW w:w="1560" w:type="dxa"/>
            <w:tcBorders>
              <w:top w:val="nil"/>
              <w:left w:val="nil"/>
              <w:bottom w:val="nil"/>
              <w:right w:val="nil"/>
            </w:tcBorders>
            <w:shd w:val="clear" w:color="auto" w:fill="auto"/>
            <w:noWrap/>
            <w:hideMark/>
          </w:tcPr>
          <w:p w14:paraId="063B543B" w14:textId="412B67C7"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$116,000</w:t>
            </w:r>
          </w:p>
        </w:tc>
        <w:tc>
          <w:tcPr>
            <w:tcW w:w="888" w:type="dxa"/>
            <w:tcBorders>
              <w:top w:val="nil"/>
              <w:left w:val="nil"/>
              <w:bottom w:val="nil"/>
              <w:right w:val="nil"/>
            </w:tcBorders>
            <w:shd w:val="clear" w:color="auto" w:fill="auto"/>
            <w:noWrap/>
            <w:hideMark/>
          </w:tcPr>
          <w:p w14:paraId="2D1B113C"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D553BF" w:rsidRPr="005554AF" w14:paraId="118E7130" w14:textId="77777777" w:rsidTr="00F44422">
        <w:trPr>
          <w:trHeight w:val="72"/>
          <w:jc w:val="right"/>
        </w:trPr>
        <w:tc>
          <w:tcPr>
            <w:tcW w:w="1898" w:type="dxa"/>
            <w:tcBorders>
              <w:top w:val="nil"/>
              <w:left w:val="nil"/>
              <w:bottom w:val="nil"/>
              <w:right w:val="nil"/>
            </w:tcBorders>
            <w:shd w:val="clear" w:color="auto" w:fill="auto"/>
            <w:noWrap/>
            <w:hideMark/>
          </w:tcPr>
          <w:p w14:paraId="4173196D"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Kansas</w:t>
            </w:r>
          </w:p>
        </w:tc>
        <w:tc>
          <w:tcPr>
            <w:tcW w:w="1560" w:type="dxa"/>
            <w:tcBorders>
              <w:top w:val="nil"/>
              <w:left w:val="nil"/>
              <w:bottom w:val="nil"/>
              <w:right w:val="nil"/>
            </w:tcBorders>
            <w:shd w:val="clear" w:color="auto" w:fill="auto"/>
            <w:noWrap/>
            <w:hideMark/>
          </w:tcPr>
          <w:p w14:paraId="77A34470" w14:textId="5F7B368A"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$108,000</w:t>
            </w:r>
          </w:p>
        </w:tc>
        <w:tc>
          <w:tcPr>
            <w:tcW w:w="888" w:type="dxa"/>
            <w:tcBorders>
              <w:top w:val="nil"/>
              <w:left w:val="nil"/>
              <w:bottom w:val="nil"/>
              <w:right w:val="nil"/>
            </w:tcBorders>
            <w:shd w:val="clear" w:color="auto" w:fill="auto"/>
            <w:noWrap/>
            <w:hideMark/>
          </w:tcPr>
          <w:p w14:paraId="4D85655D"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D553BF" w:rsidRPr="005554AF" w14:paraId="29D2CAD5" w14:textId="77777777" w:rsidTr="00F44422">
        <w:trPr>
          <w:trHeight w:val="72"/>
          <w:jc w:val="right"/>
        </w:trPr>
        <w:tc>
          <w:tcPr>
            <w:tcW w:w="1898" w:type="dxa"/>
            <w:tcBorders>
              <w:top w:val="nil"/>
              <w:left w:val="nil"/>
              <w:bottom w:val="nil"/>
              <w:right w:val="nil"/>
            </w:tcBorders>
            <w:shd w:val="clear" w:color="auto" w:fill="auto"/>
            <w:noWrap/>
            <w:hideMark/>
          </w:tcPr>
          <w:p w14:paraId="2098EE18"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Arkansas</w:t>
            </w:r>
          </w:p>
        </w:tc>
        <w:tc>
          <w:tcPr>
            <w:tcW w:w="1560" w:type="dxa"/>
            <w:tcBorders>
              <w:top w:val="nil"/>
              <w:left w:val="nil"/>
              <w:bottom w:val="nil"/>
              <w:right w:val="nil"/>
            </w:tcBorders>
            <w:shd w:val="clear" w:color="auto" w:fill="auto"/>
            <w:noWrap/>
            <w:hideMark/>
          </w:tcPr>
          <w:p w14:paraId="25F2D647" w14:textId="28C655FA"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$98,000</w:t>
            </w:r>
          </w:p>
        </w:tc>
        <w:tc>
          <w:tcPr>
            <w:tcW w:w="888" w:type="dxa"/>
            <w:tcBorders>
              <w:top w:val="nil"/>
              <w:left w:val="nil"/>
              <w:bottom w:val="nil"/>
              <w:right w:val="nil"/>
            </w:tcBorders>
            <w:shd w:val="clear" w:color="auto" w:fill="auto"/>
            <w:noWrap/>
            <w:hideMark/>
          </w:tcPr>
          <w:p w14:paraId="7013272D"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D553BF" w:rsidRPr="005554AF" w14:paraId="375018BA" w14:textId="77777777" w:rsidTr="00F44422">
        <w:trPr>
          <w:trHeight w:val="72"/>
          <w:jc w:val="right"/>
        </w:trPr>
        <w:tc>
          <w:tcPr>
            <w:tcW w:w="1898" w:type="dxa"/>
            <w:tcBorders>
              <w:top w:val="nil"/>
              <w:left w:val="nil"/>
              <w:bottom w:val="nil"/>
              <w:right w:val="nil"/>
            </w:tcBorders>
            <w:shd w:val="clear" w:color="auto" w:fill="auto"/>
            <w:noWrap/>
            <w:hideMark/>
          </w:tcPr>
          <w:p w14:paraId="16BC0CFF"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Illinois</w:t>
            </w:r>
          </w:p>
        </w:tc>
        <w:tc>
          <w:tcPr>
            <w:tcW w:w="1560" w:type="dxa"/>
            <w:tcBorders>
              <w:top w:val="nil"/>
              <w:left w:val="nil"/>
              <w:bottom w:val="nil"/>
              <w:right w:val="nil"/>
            </w:tcBorders>
            <w:shd w:val="clear" w:color="auto" w:fill="auto"/>
            <w:noWrap/>
            <w:hideMark/>
          </w:tcPr>
          <w:p w14:paraId="474B4E48" w14:textId="4C0C9D01"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$127,000</w:t>
            </w:r>
          </w:p>
        </w:tc>
        <w:tc>
          <w:tcPr>
            <w:tcW w:w="888" w:type="dxa"/>
            <w:tcBorders>
              <w:top w:val="nil"/>
              <w:left w:val="nil"/>
              <w:bottom w:val="nil"/>
              <w:right w:val="nil"/>
            </w:tcBorders>
            <w:shd w:val="clear" w:color="auto" w:fill="auto"/>
            <w:noWrap/>
            <w:hideMark/>
          </w:tcPr>
          <w:p w14:paraId="2F06EA1D"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0.0%</w:t>
            </w:r>
          </w:p>
        </w:tc>
      </w:tr>
      <w:tr w:rsidR="00D553BF" w:rsidRPr="005554AF" w14:paraId="3C0B41FD" w14:textId="77777777" w:rsidTr="00F44422">
        <w:trPr>
          <w:trHeight w:val="72"/>
          <w:jc w:val="right"/>
        </w:trPr>
        <w:tc>
          <w:tcPr>
            <w:tcW w:w="1898" w:type="dxa"/>
            <w:tcBorders>
              <w:top w:val="nil"/>
              <w:left w:val="nil"/>
              <w:bottom w:val="nil"/>
              <w:right w:val="nil"/>
            </w:tcBorders>
            <w:shd w:val="clear" w:color="auto" w:fill="auto"/>
            <w:noWrap/>
            <w:hideMark/>
          </w:tcPr>
          <w:p w14:paraId="16D16845"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Michigan</w:t>
            </w:r>
          </w:p>
        </w:tc>
        <w:tc>
          <w:tcPr>
            <w:tcW w:w="1560" w:type="dxa"/>
            <w:tcBorders>
              <w:top w:val="nil"/>
              <w:left w:val="nil"/>
              <w:bottom w:val="nil"/>
              <w:right w:val="nil"/>
            </w:tcBorders>
            <w:shd w:val="clear" w:color="auto" w:fill="auto"/>
            <w:noWrap/>
            <w:hideMark/>
          </w:tcPr>
          <w:p w14:paraId="7A99EA97" w14:textId="039E3896"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$111,000</w:t>
            </w:r>
          </w:p>
        </w:tc>
        <w:tc>
          <w:tcPr>
            <w:tcW w:w="888" w:type="dxa"/>
            <w:tcBorders>
              <w:top w:val="nil"/>
              <w:left w:val="nil"/>
              <w:bottom w:val="nil"/>
              <w:right w:val="nil"/>
            </w:tcBorders>
            <w:shd w:val="clear" w:color="auto" w:fill="auto"/>
            <w:noWrap/>
            <w:hideMark/>
          </w:tcPr>
          <w:p w14:paraId="7DC9A6A7"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0.0%</w:t>
            </w:r>
          </w:p>
        </w:tc>
      </w:tr>
      <w:tr w:rsidR="00D553BF" w:rsidRPr="005554AF" w14:paraId="2512A10D" w14:textId="77777777" w:rsidTr="00F44422">
        <w:trPr>
          <w:trHeight w:val="72"/>
          <w:jc w:val="right"/>
        </w:trPr>
        <w:tc>
          <w:tcPr>
            <w:tcW w:w="1898" w:type="dxa"/>
            <w:tcBorders>
              <w:top w:val="nil"/>
              <w:left w:val="nil"/>
              <w:bottom w:val="nil"/>
              <w:right w:val="nil"/>
            </w:tcBorders>
            <w:shd w:val="clear" w:color="auto" w:fill="auto"/>
            <w:noWrap/>
            <w:hideMark/>
          </w:tcPr>
          <w:p w14:paraId="16EF615A"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Alabama</w:t>
            </w:r>
          </w:p>
        </w:tc>
        <w:tc>
          <w:tcPr>
            <w:tcW w:w="1560" w:type="dxa"/>
            <w:tcBorders>
              <w:top w:val="nil"/>
              <w:left w:val="nil"/>
              <w:bottom w:val="nil"/>
              <w:right w:val="nil"/>
            </w:tcBorders>
            <w:shd w:val="clear" w:color="auto" w:fill="auto"/>
            <w:noWrap/>
            <w:hideMark/>
          </w:tcPr>
          <w:p w14:paraId="78767662" w14:textId="1EDA4587"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$103,000</w:t>
            </w:r>
          </w:p>
        </w:tc>
        <w:tc>
          <w:tcPr>
            <w:tcW w:w="888" w:type="dxa"/>
            <w:tcBorders>
              <w:top w:val="nil"/>
              <w:left w:val="nil"/>
              <w:bottom w:val="nil"/>
              <w:right w:val="nil"/>
            </w:tcBorders>
            <w:shd w:val="clear" w:color="auto" w:fill="auto"/>
            <w:noWrap/>
            <w:hideMark/>
          </w:tcPr>
          <w:p w14:paraId="73A892BF"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-0.1%</w:t>
            </w:r>
          </w:p>
        </w:tc>
      </w:tr>
      <w:tr w:rsidR="00D553BF" w:rsidRPr="005554AF" w14:paraId="1CD8EC1D" w14:textId="77777777" w:rsidTr="00F44422">
        <w:trPr>
          <w:trHeight w:val="72"/>
          <w:jc w:val="right"/>
        </w:trPr>
        <w:tc>
          <w:tcPr>
            <w:tcW w:w="1898" w:type="dxa"/>
            <w:tcBorders>
              <w:top w:val="nil"/>
              <w:left w:val="nil"/>
              <w:bottom w:val="nil"/>
              <w:right w:val="nil"/>
            </w:tcBorders>
            <w:shd w:val="clear" w:color="auto" w:fill="auto"/>
            <w:noWrap/>
            <w:hideMark/>
          </w:tcPr>
          <w:p w14:paraId="56B92658"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Kentucky</w:t>
            </w:r>
          </w:p>
        </w:tc>
        <w:tc>
          <w:tcPr>
            <w:tcW w:w="1560" w:type="dxa"/>
            <w:tcBorders>
              <w:top w:val="nil"/>
              <w:left w:val="nil"/>
              <w:bottom w:val="nil"/>
              <w:right w:val="nil"/>
            </w:tcBorders>
            <w:shd w:val="clear" w:color="auto" w:fill="auto"/>
            <w:noWrap/>
            <w:hideMark/>
          </w:tcPr>
          <w:p w14:paraId="1800E7C5" w14:textId="329424CD"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$102,000</w:t>
            </w:r>
          </w:p>
        </w:tc>
        <w:tc>
          <w:tcPr>
            <w:tcW w:w="888" w:type="dxa"/>
            <w:tcBorders>
              <w:top w:val="nil"/>
              <w:left w:val="nil"/>
              <w:bottom w:val="nil"/>
              <w:right w:val="nil"/>
            </w:tcBorders>
            <w:shd w:val="clear" w:color="auto" w:fill="auto"/>
            <w:noWrap/>
            <w:hideMark/>
          </w:tcPr>
          <w:p w14:paraId="75C83652"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D553BF" w:rsidRPr="005554AF" w14:paraId="34A7CCC4" w14:textId="77777777" w:rsidTr="00F44422">
        <w:trPr>
          <w:trHeight w:val="72"/>
          <w:jc w:val="right"/>
        </w:trPr>
        <w:tc>
          <w:tcPr>
            <w:tcW w:w="1898" w:type="dxa"/>
            <w:tcBorders>
              <w:top w:val="nil"/>
              <w:left w:val="nil"/>
              <w:bottom w:val="nil"/>
              <w:right w:val="nil"/>
            </w:tcBorders>
            <w:shd w:val="clear" w:color="auto" w:fill="auto"/>
            <w:noWrap/>
            <w:hideMark/>
          </w:tcPr>
          <w:p w14:paraId="48E6E5FB"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Indiana</w:t>
            </w:r>
          </w:p>
        </w:tc>
        <w:tc>
          <w:tcPr>
            <w:tcW w:w="1560" w:type="dxa"/>
            <w:tcBorders>
              <w:top w:val="nil"/>
              <w:left w:val="nil"/>
              <w:bottom w:val="nil"/>
              <w:right w:val="nil"/>
            </w:tcBorders>
            <w:shd w:val="clear" w:color="auto" w:fill="auto"/>
            <w:noWrap/>
            <w:hideMark/>
          </w:tcPr>
          <w:p w14:paraId="5D11B908" w14:textId="5F91BE5C"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$107,000</w:t>
            </w:r>
          </w:p>
        </w:tc>
        <w:tc>
          <w:tcPr>
            <w:tcW w:w="888" w:type="dxa"/>
            <w:tcBorders>
              <w:top w:val="nil"/>
              <w:left w:val="nil"/>
              <w:bottom w:val="nil"/>
              <w:right w:val="nil"/>
            </w:tcBorders>
            <w:shd w:val="clear" w:color="auto" w:fill="auto"/>
            <w:noWrap/>
            <w:hideMark/>
          </w:tcPr>
          <w:p w14:paraId="0BF44280"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D553BF" w:rsidRPr="005554AF" w14:paraId="5195B3E4" w14:textId="77777777" w:rsidTr="00F44422">
        <w:trPr>
          <w:trHeight w:val="72"/>
          <w:jc w:val="right"/>
        </w:trPr>
        <w:tc>
          <w:tcPr>
            <w:tcW w:w="1898" w:type="dxa"/>
            <w:tcBorders>
              <w:top w:val="nil"/>
              <w:left w:val="nil"/>
              <w:bottom w:val="nil"/>
              <w:right w:val="nil"/>
            </w:tcBorders>
            <w:shd w:val="clear" w:color="auto" w:fill="auto"/>
            <w:noWrap/>
            <w:hideMark/>
          </w:tcPr>
          <w:p w14:paraId="246751BF"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Mississippi</w:t>
            </w:r>
          </w:p>
        </w:tc>
        <w:tc>
          <w:tcPr>
            <w:tcW w:w="1560" w:type="dxa"/>
            <w:tcBorders>
              <w:top w:val="nil"/>
              <w:left w:val="nil"/>
              <w:bottom w:val="nil"/>
              <w:right w:val="nil"/>
            </w:tcBorders>
            <w:shd w:val="clear" w:color="auto" w:fill="auto"/>
            <w:noWrap/>
            <w:hideMark/>
          </w:tcPr>
          <w:p w14:paraId="2AB7DE5C" w14:textId="4C37462F"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$94,000</w:t>
            </w:r>
          </w:p>
        </w:tc>
        <w:tc>
          <w:tcPr>
            <w:tcW w:w="888" w:type="dxa"/>
            <w:tcBorders>
              <w:top w:val="nil"/>
              <w:left w:val="nil"/>
              <w:bottom w:val="nil"/>
              <w:right w:val="nil"/>
            </w:tcBorders>
            <w:shd w:val="clear" w:color="auto" w:fill="auto"/>
            <w:noWrap/>
            <w:hideMark/>
          </w:tcPr>
          <w:p w14:paraId="6ADA3E52"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D553BF" w:rsidRPr="005554AF" w14:paraId="1B7C9370" w14:textId="77777777" w:rsidTr="00F44422">
        <w:trPr>
          <w:trHeight w:val="72"/>
          <w:jc w:val="right"/>
        </w:trPr>
        <w:tc>
          <w:tcPr>
            <w:tcW w:w="1898" w:type="dxa"/>
            <w:tcBorders>
              <w:top w:val="nil"/>
              <w:left w:val="nil"/>
              <w:bottom w:val="nil"/>
              <w:right w:val="nil"/>
            </w:tcBorders>
            <w:shd w:val="clear" w:color="auto" w:fill="auto"/>
            <w:noWrap/>
            <w:hideMark/>
          </w:tcPr>
          <w:p w14:paraId="77232570"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Missouri</w:t>
            </w:r>
          </w:p>
        </w:tc>
        <w:tc>
          <w:tcPr>
            <w:tcW w:w="1560" w:type="dxa"/>
            <w:tcBorders>
              <w:top w:val="nil"/>
              <w:left w:val="nil"/>
              <w:bottom w:val="nil"/>
              <w:right w:val="nil"/>
            </w:tcBorders>
            <w:shd w:val="clear" w:color="auto" w:fill="auto"/>
            <w:noWrap/>
            <w:hideMark/>
          </w:tcPr>
          <w:p w14:paraId="1A60444F" w14:textId="46FF198A"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$104,000</w:t>
            </w:r>
          </w:p>
        </w:tc>
        <w:tc>
          <w:tcPr>
            <w:tcW w:w="888" w:type="dxa"/>
            <w:tcBorders>
              <w:top w:val="nil"/>
              <w:left w:val="nil"/>
              <w:bottom w:val="nil"/>
              <w:right w:val="nil"/>
            </w:tcBorders>
            <w:shd w:val="clear" w:color="auto" w:fill="auto"/>
            <w:noWrap/>
            <w:hideMark/>
          </w:tcPr>
          <w:p w14:paraId="7A293FAC"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-0.4%</w:t>
            </w:r>
          </w:p>
        </w:tc>
      </w:tr>
      <w:tr w:rsidR="00D553BF" w:rsidRPr="005554AF" w14:paraId="1D5F6B34" w14:textId="77777777" w:rsidTr="00F44422">
        <w:trPr>
          <w:trHeight w:val="72"/>
          <w:jc w:val="right"/>
        </w:trPr>
        <w:tc>
          <w:tcPr>
            <w:tcW w:w="1898" w:type="dxa"/>
            <w:tcBorders>
              <w:top w:val="nil"/>
              <w:left w:val="nil"/>
              <w:bottom w:val="double" w:sz="6" w:space="0" w:color="auto"/>
              <w:right w:val="nil"/>
            </w:tcBorders>
            <w:shd w:val="clear" w:color="auto" w:fill="auto"/>
            <w:noWrap/>
            <w:hideMark/>
          </w:tcPr>
          <w:p w14:paraId="1530DD2C" w14:textId="77777777" w:rsidR="00D553BF" w:rsidRPr="005554AF" w:rsidRDefault="00D553BF" w:rsidP="00D553BF">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Louisiana</w:t>
            </w:r>
          </w:p>
        </w:tc>
        <w:tc>
          <w:tcPr>
            <w:tcW w:w="1560" w:type="dxa"/>
            <w:tcBorders>
              <w:top w:val="nil"/>
              <w:left w:val="nil"/>
              <w:bottom w:val="double" w:sz="6" w:space="0" w:color="auto"/>
              <w:right w:val="nil"/>
            </w:tcBorders>
            <w:shd w:val="clear" w:color="auto" w:fill="auto"/>
            <w:noWrap/>
            <w:hideMark/>
          </w:tcPr>
          <w:p w14:paraId="0EA19E47" w14:textId="2BB3C7EC" w:rsidR="00D553BF" w:rsidRPr="005554A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$119,000</w:t>
            </w:r>
          </w:p>
        </w:tc>
        <w:tc>
          <w:tcPr>
            <w:tcW w:w="888" w:type="dxa"/>
            <w:tcBorders>
              <w:top w:val="nil"/>
              <w:left w:val="nil"/>
              <w:bottom w:val="double" w:sz="6" w:space="0" w:color="auto"/>
              <w:right w:val="nil"/>
            </w:tcBorders>
            <w:shd w:val="clear" w:color="auto" w:fill="auto"/>
            <w:noWrap/>
            <w:hideMark/>
          </w:tcPr>
          <w:p w14:paraId="6941D398" w14:textId="77777777" w:rsidR="00D553BF" w:rsidRPr="005554AF" w:rsidRDefault="00D553BF" w:rsidP="00D553BF">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-1.7%</w:t>
            </w:r>
          </w:p>
        </w:tc>
      </w:tr>
      <w:tr w:rsidR="00D553BF" w:rsidRPr="005554AF" w14:paraId="072C7BBF" w14:textId="77777777" w:rsidTr="00F44422">
        <w:trPr>
          <w:trHeight w:val="315"/>
          <w:jc w:val="right"/>
        </w:trPr>
        <w:tc>
          <w:tcPr>
            <w:tcW w:w="1898" w:type="dxa"/>
            <w:tcBorders>
              <w:top w:val="nil"/>
              <w:left w:val="nil"/>
              <w:bottom w:val="nil"/>
              <w:right w:val="nil"/>
            </w:tcBorders>
            <w:shd w:val="clear" w:color="auto" w:fill="auto"/>
            <w:noWrap/>
            <w:vAlign w:val="bottom"/>
            <w:hideMark/>
          </w:tcPr>
          <w:p w14:paraId="70A05C77" w14:textId="77777777" w:rsidR="00D553BF" w:rsidRPr="005554AF" w:rsidRDefault="00D553BF" w:rsidP="00D553BF">
            <w:pPr>
              <w:spacing w:after="0" w:line="240" w:lineRule="auto"/>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Heartland</w:t>
            </w:r>
          </w:p>
        </w:tc>
        <w:tc>
          <w:tcPr>
            <w:tcW w:w="1560" w:type="dxa"/>
            <w:tcBorders>
              <w:top w:val="nil"/>
              <w:left w:val="nil"/>
              <w:bottom w:val="nil"/>
              <w:right w:val="nil"/>
            </w:tcBorders>
            <w:shd w:val="clear" w:color="auto" w:fill="auto"/>
            <w:noWrap/>
            <w:vAlign w:val="bottom"/>
            <w:hideMark/>
          </w:tcPr>
          <w:p w14:paraId="5308325F" w14:textId="25EBDE33" w:rsidR="00D553BF" w:rsidRPr="005554AF" w:rsidRDefault="00D553BF" w:rsidP="00D553BF">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$111,000</w:t>
            </w:r>
          </w:p>
        </w:tc>
        <w:tc>
          <w:tcPr>
            <w:tcW w:w="888" w:type="dxa"/>
            <w:tcBorders>
              <w:top w:val="nil"/>
              <w:left w:val="nil"/>
              <w:bottom w:val="nil"/>
              <w:right w:val="nil"/>
            </w:tcBorders>
            <w:shd w:val="clear" w:color="auto" w:fill="auto"/>
            <w:noWrap/>
            <w:vAlign w:val="bottom"/>
            <w:hideMark/>
          </w:tcPr>
          <w:p w14:paraId="7C814B23" w14:textId="77777777" w:rsidR="00D553BF" w:rsidRPr="005554AF" w:rsidRDefault="00D553BF" w:rsidP="00D553BF">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0.1%</w:t>
            </w:r>
          </w:p>
        </w:tc>
      </w:tr>
      <w:tr w:rsidR="00D553BF" w:rsidRPr="005554AF" w14:paraId="6390E342" w14:textId="77777777" w:rsidTr="00F44422">
        <w:trPr>
          <w:trHeight w:val="300"/>
          <w:jc w:val="right"/>
        </w:trPr>
        <w:tc>
          <w:tcPr>
            <w:tcW w:w="1898" w:type="dxa"/>
            <w:tcBorders>
              <w:top w:val="nil"/>
              <w:left w:val="nil"/>
              <w:bottom w:val="nil"/>
              <w:right w:val="nil"/>
            </w:tcBorders>
            <w:shd w:val="clear" w:color="auto" w:fill="auto"/>
            <w:noWrap/>
            <w:vAlign w:val="bottom"/>
            <w:hideMark/>
          </w:tcPr>
          <w:p w14:paraId="509415F1" w14:textId="77777777" w:rsidR="00D553BF" w:rsidRPr="005554AF" w:rsidRDefault="00D553BF" w:rsidP="00D553BF">
            <w:pPr>
              <w:spacing w:after="0" w:line="240" w:lineRule="auto"/>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Non-Heartland</w:t>
            </w:r>
          </w:p>
        </w:tc>
        <w:tc>
          <w:tcPr>
            <w:tcW w:w="1560" w:type="dxa"/>
            <w:tcBorders>
              <w:top w:val="nil"/>
              <w:left w:val="nil"/>
              <w:bottom w:val="nil"/>
              <w:right w:val="nil"/>
            </w:tcBorders>
            <w:shd w:val="clear" w:color="auto" w:fill="auto"/>
            <w:noWrap/>
            <w:vAlign w:val="bottom"/>
            <w:hideMark/>
          </w:tcPr>
          <w:p w14:paraId="5C1AAA4C" w14:textId="02E5AF0A" w:rsidR="00D553BF" w:rsidRPr="005554AF" w:rsidRDefault="00D553BF" w:rsidP="00D553BF">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$131,000</w:t>
            </w:r>
          </w:p>
        </w:tc>
        <w:tc>
          <w:tcPr>
            <w:tcW w:w="888" w:type="dxa"/>
            <w:tcBorders>
              <w:top w:val="nil"/>
              <w:left w:val="nil"/>
              <w:bottom w:val="nil"/>
              <w:right w:val="nil"/>
            </w:tcBorders>
            <w:shd w:val="clear" w:color="auto" w:fill="auto"/>
            <w:noWrap/>
            <w:vAlign w:val="bottom"/>
            <w:hideMark/>
          </w:tcPr>
          <w:p w14:paraId="06040718" w14:textId="77777777" w:rsidR="00D553BF" w:rsidRPr="005554AF" w:rsidRDefault="00D553BF" w:rsidP="00D553BF">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0.0%</w:t>
            </w:r>
          </w:p>
        </w:tc>
      </w:tr>
      <w:tr w:rsidR="009B5A82" w:rsidRPr="005554AF" w14:paraId="54040587" w14:textId="77777777" w:rsidTr="00F44422">
        <w:trPr>
          <w:trHeight w:val="300"/>
          <w:jc w:val="right"/>
        </w:trPr>
        <w:tc>
          <w:tcPr>
            <w:tcW w:w="4346" w:type="dxa"/>
            <w:gridSpan w:val="3"/>
            <w:tcBorders>
              <w:top w:val="nil"/>
              <w:left w:val="nil"/>
              <w:bottom w:val="nil"/>
              <w:right w:val="nil"/>
            </w:tcBorders>
            <w:shd w:val="clear" w:color="auto" w:fill="auto"/>
            <w:noWrap/>
            <w:hideMark/>
          </w:tcPr>
          <w:p w14:paraId="486B3604" w14:textId="77777777" w:rsidR="009B5A82" w:rsidRPr="005554AF" w:rsidRDefault="009B5A82" w:rsidP="00F44422">
            <w:pPr>
              <w:spacing w:after="0" w:line="240" w:lineRule="auto"/>
              <w:rPr>
                <w:rFonts w:ascii="Calibri" w:eastAsia="Times New Roman" w:hAnsi="Calibri" w:cs="Times New Roman"/>
                <w:i/>
                <w:iCs/>
                <w:color w:val="000000"/>
                <w:sz w:val="20"/>
                <w:szCs w:val="20"/>
              </w:rPr>
            </w:pPr>
            <w:r w:rsidRPr="005554AF">
              <w:rPr>
                <w:rFonts w:ascii="Calibri" w:eastAsia="Times New Roman" w:hAnsi="Calibri" w:cs="Times New Roman"/>
                <w:i/>
                <w:iCs/>
                <w:color w:val="000000"/>
                <w:sz w:val="20"/>
                <w:szCs w:val="20"/>
              </w:rPr>
              <w:t>Source: Brookings analysis of BEA and QCEW data</w:t>
            </w:r>
          </w:p>
        </w:tc>
      </w:tr>
    </w:tbl>
    <w:p w14:paraId="3954F039" w14:textId="77777777" w:rsidR="009B5A82" w:rsidRDefault="009B5A82" w:rsidP="009B5A82">
      <w:pPr>
        <w:rPr>
          <w:sz w:val="28"/>
          <w:szCs w:val="28"/>
        </w:rPr>
      </w:pPr>
      <w:r>
        <w:rPr>
          <w:noProof/>
          <w:sz w:val="28"/>
          <w:szCs w:val="28"/>
        </w:rPr>
        <w:lastRenderedPageBreak/>
        <w:drawing>
          <wp:inline distT="0" distB="0" distL="0" distR="0" wp14:anchorId="7282D051" wp14:editId="1F7EB0A2">
            <wp:extent cx="4297680" cy="390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_County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7680" cy="3909695"/>
                    </a:xfrm>
                    <a:prstGeom prst="rect">
                      <a:avLst/>
                    </a:prstGeom>
                  </pic:spPr>
                </pic:pic>
              </a:graphicData>
            </a:graphic>
          </wp:inline>
        </w:drawing>
      </w:r>
    </w:p>
    <w:p w14:paraId="0A908EEE" w14:textId="77777777" w:rsidR="009B5A82" w:rsidRPr="00213097" w:rsidRDefault="009B5A82" w:rsidP="009B5A82">
      <w:pPr>
        <w:rPr>
          <w:i/>
          <w:szCs w:val="28"/>
        </w:rPr>
      </w:pPr>
      <w:r w:rsidRPr="00213097">
        <w:rPr>
          <w:i/>
          <w:szCs w:val="28"/>
        </w:rPr>
        <w:t>Source: Brookings analysis of Emsi and QCEW data</w:t>
      </w:r>
    </w:p>
    <w:p w14:paraId="1DCDCB8A" w14:textId="18613B61" w:rsidR="00570213" w:rsidRDefault="009B5A82">
      <w:pPr>
        <w:rPr>
          <w:sz w:val="28"/>
          <w:szCs w:val="28"/>
        </w:rPr>
      </w:pPr>
      <w:r>
        <w:rPr>
          <w:noProof/>
        </w:rPr>
        <w:drawing>
          <wp:inline distT="0" distB="0" distL="0" distR="0" wp14:anchorId="5A4AFE68" wp14:editId="0A0EC788">
            <wp:extent cx="5943600" cy="390525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570213">
        <w:rPr>
          <w:sz w:val="28"/>
          <w:szCs w:val="28"/>
        </w:rPr>
        <w:br w:type="page"/>
      </w:r>
    </w:p>
    <w:p w14:paraId="3CEF5569" w14:textId="77777777" w:rsidR="003B7F82" w:rsidRPr="00FE3126" w:rsidRDefault="003B7F82" w:rsidP="003B7F82">
      <w:pPr>
        <w:pStyle w:val="Heading4"/>
      </w:pPr>
      <w:bookmarkStart w:id="16" w:name="_Toc522092114"/>
      <w:r>
        <w:lastRenderedPageBreak/>
        <w:t>Average wage</w:t>
      </w:r>
      <w:bookmarkEnd w:id="16"/>
    </w:p>
    <w:p w14:paraId="44AC7184" w14:textId="77777777" w:rsidR="003B7F82" w:rsidRDefault="003B7F82" w:rsidP="003B7F82">
      <w:pPr>
        <w:rPr>
          <w:sz w:val="28"/>
          <w:szCs w:val="28"/>
        </w:rPr>
      </w:pPr>
      <w:r>
        <w:rPr>
          <w:sz w:val="28"/>
          <w:szCs w:val="28"/>
        </w:rPr>
        <w:t xml:space="preserve">High and rising wages indicate strong labor demand, and, in </w:t>
      </w:r>
      <w:r w:rsidRPr="00E6319A">
        <w:rPr>
          <w:noProof/>
          <w:sz w:val="28"/>
          <w:szCs w:val="28"/>
        </w:rPr>
        <w:t>turn</w:t>
      </w:r>
      <w:r>
        <w:rPr>
          <w:noProof/>
          <w:sz w:val="28"/>
          <w:szCs w:val="28"/>
        </w:rPr>
        <w:t>,</w:t>
      </w:r>
      <w:r>
        <w:rPr>
          <w:sz w:val="28"/>
          <w:szCs w:val="28"/>
        </w:rPr>
        <w:t xml:space="preserve"> can support further expansion as workers’ greater purchasing power flows into consumption. What’s more, higher pay—far from just a cost to employers—travels with and tends to support productivity gains.</w:t>
      </w:r>
      <w:r>
        <w:rPr>
          <w:rStyle w:val="EndnoteReference"/>
          <w:sz w:val="28"/>
          <w:szCs w:val="28"/>
        </w:rPr>
        <w:endnoteReference w:id="10"/>
      </w:r>
    </w:p>
    <w:p w14:paraId="268B9CA9" w14:textId="7B38803C" w:rsidR="003B7F82" w:rsidRDefault="003B7F82" w:rsidP="003B7F82">
      <w:pPr>
        <w:rPr>
          <w:sz w:val="28"/>
          <w:szCs w:val="28"/>
        </w:rPr>
      </w:pPr>
      <w:r>
        <w:rPr>
          <w:sz w:val="28"/>
          <w:szCs w:val="28"/>
        </w:rPr>
        <w:t xml:space="preserve">Although the Heartland’s average purchasing power-adjusted annual wage slightly trails the rest of the nation, its growth since 2010 has exceeded the rest of the </w:t>
      </w:r>
      <w:r w:rsidRPr="00A025EF">
        <w:rPr>
          <w:noProof/>
          <w:sz w:val="28"/>
          <w:szCs w:val="28"/>
        </w:rPr>
        <w:t>nation</w:t>
      </w:r>
      <w:r>
        <w:rPr>
          <w:sz w:val="28"/>
          <w:szCs w:val="28"/>
        </w:rPr>
        <w:t xml:space="preserve">, which has led to some convergence. Nonetheless, wage growth in the U.S., both in the Heartland and elsewhere, has been tepid during that time. In 2016, the average Heartland worker made </w:t>
      </w:r>
      <w:r w:rsidRPr="003E3794">
        <w:rPr>
          <w:b/>
          <w:sz w:val="28"/>
          <w:szCs w:val="28"/>
        </w:rPr>
        <w:t>$4</w:t>
      </w:r>
      <w:r w:rsidR="001031DF">
        <w:rPr>
          <w:b/>
          <w:sz w:val="28"/>
          <w:szCs w:val="28"/>
        </w:rPr>
        <w:t>8,000</w:t>
      </w:r>
      <w:r>
        <w:rPr>
          <w:sz w:val="28"/>
          <w:szCs w:val="28"/>
        </w:rPr>
        <w:t xml:space="preserve"> per year when adjusted for purchasing power, compared to an average wage of $49,</w:t>
      </w:r>
      <w:r w:rsidR="001031DF">
        <w:rPr>
          <w:sz w:val="28"/>
          <w:szCs w:val="28"/>
        </w:rPr>
        <w:t>000</w:t>
      </w:r>
      <w:r>
        <w:rPr>
          <w:sz w:val="28"/>
          <w:szCs w:val="28"/>
        </w:rPr>
        <w:t xml:space="preserve"> in the rest of the country. Since 2010, however, the average purchasing power-adjusted </w:t>
      </w:r>
      <w:r w:rsidRPr="00A025EF">
        <w:rPr>
          <w:noProof/>
          <w:sz w:val="28"/>
          <w:szCs w:val="28"/>
        </w:rPr>
        <w:t>wage</w:t>
      </w:r>
      <w:r>
        <w:rPr>
          <w:sz w:val="28"/>
          <w:szCs w:val="28"/>
        </w:rPr>
        <w:t xml:space="preserve"> in the Heartland has grown by an even </w:t>
      </w:r>
      <w:r w:rsidRPr="003E3794">
        <w:rPr>
          <w:b/>
          <w:sz w:val="28"/>
          <w:szCs w:val="28"/>
        </w:rPr>
        <w:t>1 percent</w:t>
      </w:r>
      <w:r>
        <w:rPr>
          <w:sz w:val="28"/>
          <w:szCs w:val="28"/>
        </w:rPr>
        <w:t xml:space="preserve"> per year, compared to 0.8 percent in the rest of the country.</w:t>
      </w:r>
    </w:p>
    <w:p w14:paraId="5505D2B7" w14:textId="34B512BF" w:rsidR="003B7F82" w:rsidRDefault="003B7F82" w:rsidP="003B7F82">
      <w:pPr>
        <w:rPr>
          <w:sz w:val="28"/>
          <w:szCs w:val="28"/>
        </w:rPr>
      </w:pPr>
      <w:r>
        <w:rPr>
          <w:sz w:val="28"/>
          <w:szCs w:val="28"/>
        </w:rPr>
        <w:t xml:space="preserve">Significant geographical variations characterize both wage levels and growth rate. Only </w:t>
      </w:r>
      <w:r w:rsidRPr="001927D8">
        <w:rPr>
          <w:b/>
          <w:sz w:val="28"/>
          <w:szCs w:val="28"/>
        </w:rPr>
        <w:t>Illinois</w:t>
      </w:r>
      <w:r w:rsidRPr="004A26A2">
        <w:rPr>
          <w:sz w:val="28"/>
          <w:szCs w:val="28"/>
        </w:rPr>
        <w:t xml:space="preserve">, with an </w:t>
      </w:r>
      <w:r>
        <w:rPr>
          <w:sz w:val="28"/>
          <w:szCs w:val="28"/>
        </w:rPr>
        <w:t>average purchasing power-adjusted wage of $52,</w:t>
      </w:r>
      <w:r w:rsidR="001031DF">
        <w:rPr>
          <w:sz w:val="28"/>
          <w:szCs w:val="28"/>
        </w:rPr>
        <w:t>000</w:t>
      </w:r>
      <w:r>
        <w:rPr>
          <w:sz w:val="28"/>
          <w:szCs w:val="28"/>
        </w:rPr>
        <w:t xml:space="preserve">, and </w:t>
      </w:r>
      <w:r w:rsidRPr="00A85248">
        <w:rPr>
          <w:b/>
          <w:sz w:val="28"/>
          <w:szCs w:val="28"/>
        </w:rPr>
        <w:t>Minnesota</w:t>
      </w:r>
      <w:r>
        <w:rPr>
          <w:sz w:val="28"/>
          <w:szCs w:val="28"/>
        </w:rPr>
        <w:t xml:space="preserve">, with an average purchasing power-adjusted </w:t>
      </w:r>
      <w:r w:rsidRPr="00A025EF">
        <w:rPr>
          <w:noProof/>
          <w:sz w:val="28"/>
          <w:szCs w:val="28"/>
        </w:rPr>
        <w:t>wage</w:t>
      </w:r>
      <w:r>
        <w:rPr>
          <w:sz w:val="28"/>
          <w:szCs w:val="28"/>
        </w:rPr>
        <w:t xml:space="preserve"> of $49,</w:t>
      </w:r>
      <w:r w:rsidR="001031DF">
        <w:rPr>
          <w:sz w:val="28"/>
          <w:szCs w:val="28"/>
        </w:rPr>
        <w:t>000</w:t>
      </w:r>
      <w:r>
        <w:rPr>
          <w:sz w:val="28"/>
          <w:szCs w:val="28"/>
        </w:rPr>
        <w:t>,</w:t>
      </w:r>
      <w:r w:rsidRPr="004A26A2">
        <w:rPr>
          <w:sz w:val="28"/>
          <w:szCs w:val="28"/>
        </w:rPr>
        <w:t xml:space="preserve"> </w:t>
      </w:r>
      <w:r>
        <w:rPr>
          <w:sz w:val="28"/>
          <w:szCs w:val="28"/>
        </w:rPr>
        <w:t xml:space="preserve">exceed the national </w:t>
      </w:r>
      <w:r w:rsidRPr="00A025EF">
        <w:rPr>
          <w:noProof/>
          <w:sz w:val="28"/>
          <w:szCs w:val="28"/>
        </w:rPr>
        <w:t>non-Heartland average wage</w:t>
      </w:r>
      <w:r>
        <w:rPr>
          <w:sz w:val="28"/>
          <w:szCs w:val="28"/>
        </w:rPr>
        <w:t xml:space="preserve"> in 2016. </w:t>
      </w:r>
      <w:r w:rsidRPr="00A025EF">
        <w:rPr>
          <w:noProof/>
          <w:sz w:val="28"/>
          <w:szCs w:val="28"/>
        </w:rPr>
        <w:t>In terms of</w:t>
      </w:r>
      <w:r>
        <w:rPr>
          <w:sz w:val="28"/>
          <w:szCs w:val="28"/>
        </w:rPr>
        <w:t xml:space="preserve"> wage growth, however, the Heartland fares better. The region was led by </w:t>
      </w:r>
      <w:r w:rsidRPr="0064211E">
        <w:rPr>
          <w:b/>
          <w:sz w:val="28"/>
          <w:szCs w:val="28"/>
        </w:rPr>
        <w:t>North Dakota</w:t>
      </w:r>
      <w:r>
        <w:rPr>
          <w:sz w:val="28"/>
          <w:szCs w:val="28"/>
        </w:rPr>
        <w:t xml:space="preserve">, which led the nation with its annual </w:t>
      </w:r>
      <w:r w:rsidRPr="00A025EF">
        <w:rPr>
          <w:noProof/>
          <w:sz w:val="28"/>
          <w:szCs w:val="28"/>
        </w:rPr>
        <w:t>growth</w:t>
      </w:r>
      <w:r>
        <w:rPr>
          <w:sz w:val="28"/>
          <w:szCs w:val="28"/>
        </w:rPr>
        <w:t xml:space="preserve"> of 2.3 percent since 2010. </w:t>
      </w:r>
      <w:r w:rsidRPr="00D26EF0">
        <w:rPr>
          <w:b/>
          <w:sz w:val="28"/>
          <w:szCs w:val="28"/>
        </w:rPr>
        <w:t>South Dakota</w:t>
      </w:r>
      <w:r>
        <w:rPr>
          <w:sz w:val="28"/>
          <w:szCs w:val="28"/>
        </w:rPr>
        <w:t xml:space="preserve"> followed, posting the second fastest annual growth in the U.S. at 1.4 percent per year. On the other end of the spectrum, </w:t>
      </w:r>
      <w:r w:rsidRPr="00A85248">
        <w:rPr>
          <w:b/>
          <w:sz w:val="28"/>
          <w:szCs w:val="28"/>
        </w:rPr>
        <w:t>Mississippi</w:t>
      </w:r>
      <w:r>
        <w:rPr>
          <w:sz w:val="28"/>
          <w:szCs w:val="28"/>
        </w:rPr>
        <w:t xml:space="preserve"> has seen the slowest </w:t>
      </w:r>
      <w:r w:rsidRPr="00A025EF">
        <w:rPr>
          <w:noProof/>
          <w:sz w:val="28"/>
          <w:szCs w:val="28"/>
        </w:rPr>
        <w:t>average annual</w:t>
      </w:r>
      <w:r>
        <w:rPr>
          <w:sz w:val="28"/>
          <w:szCs w:val="28"/>
        </w:rPr>
        <w:t xml:space="preserve"> wage growth in the Heartland, and third-slowest in the country, at 0.3 percent per year. Also lagging were </w:t>
      </w:r>
      <w:r w:rsidRPr="00A85248">
        <w:rPr>
          <w:b/>
          <w:sz w:val="28"/>
          <w:szCs w:val="28"/>
        </w:rPr>
        <w:t>Louisiana</w:t>
      </w:r>
      <w:r>
        <w:rPr>
          <w:sz w:val="28"/>
          <w:szCs w:val="28"/>
        </w:rPr>
        <w:t xml:space="preserve"> and </w:t>
      </w:r>
      <w:r w:rsidRPr="00A85248">
        <w:rPr>
          <w:b/>
          <w:sz w:val="28"/>
          <w:szCs w:val="28"/>
        </w:rPr>
        <w:t>Missouri</w:t>
      </w:r>
      <w:r>
        <w:rPr>
          <w:sz w:val="28"/>
          <w:szCs w:val="28"/>
        </w:rPr>
        <w:t>, which have both seen only 0.4 annual wage growth since 2010.</w:t>
      </w:r>
    </w:p>
    <w:p w14:paraId="20A3A76B" w14:textId="77777777" w:rsidR="00451235" w:rsidRDefault="00451235" w:rsidP="00451235">
      <w:pPr>
        <w:rPr>
          <w:sz w:val="28"/>
          <w:szCs w:val="28"/>
        </w:rPr>
      </w:pPr>
      <w:r>
        <w:rPr>
          <w:sz w:val="28"/>
          <w:szCs w:val="28"/>
        </w:rPr>
        <w:br w:type="page"/>
      </w:r>
    </w:p>
    <w:p w14:paraId="415A762F" w14:textId="77777777" w:rsidR="00451235" w:rsidRDefault="00451235" w:rsidP="00451235">
      <w:pPr>
        <w:rPr>
          <w:sz w:val="28"/>
          <w:szCs w:val="28"/>
        </w:rPr>
      </w:pPr>
      <w:r>
        <w:rPr>
          <w:noProof/>
          <w:sz w:val="28"/>
          <w:szCs w:val="28"/>
        </w:rPr>
        <w:lastRenderedPageBreak/>
        <w:drawing>
          <wp:inline distT="0" distB="0" distL="0" distR="0" wp14:anchorId="434626A1" wp14:editId="7544D13E">
            <wp:extent cx="4114800" cy="3592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gWage_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4674B966" w14:textId="77777777" w:rsidR="00451235" w:rsidRDefault="00451235" w:rsidP="00451235">
      <w:pPr>
        <w:rPr>
          <w:i/>
          <w:szCs w:val="28"/>
        </w:rPr>
      </w:pPr>
      <w:r w:rsidRPr="00E75E3F">
        <w:rPr>
          <w:i/>
          <w:szCs w:val="28"/>
        </w:rPr>
        <w:t>Source: Brookings analysis of BEA data</w:t>
      </w:r>
    </w:p>
    <w:tbl>
      <w:tblPr>
        <w:tblW w:w="4480" w:type="dxa"/>
        <w:jc w:val="right"/>
        <w:tblLook w:val="04A0" w:firstRow="1" w:lastRow="0" w:firstColumn="1" w:lastColumn="0" w:noHBand="0" w:noVBand="1"/>
      </w:tblPr>
      <w:tblGrid>
        <w:gridCol w:w="1680"/>
        <w:gridCol w:w="1720"/>
        <w:gridCol w:w="1080"/>
      </w:tblGrid>
      <w:tr w:rsidR="00451235" w:rsidRPr="00E75E3F" w14:paraId="1888BDE1" w14:textId="77777777" w:rsidTr="00F44422">
        <w:trPr>
          <w:trHeight w:val="510"/>
          <w:jc w:val="right"/>
        </w:trPr>
        <w:tc>
          <w:tcPr>
            <w:tcW w:w="1680" w:type="dxa"/>
            <w:tcBorders>
              <w:top w:val="nil"/>
              <w:left w:val="nil"/>
              <w:bottom w:val="nil"/>
              <w:right w:val="nil"/>
            </w:tcBorders>
            <w:shd w:val="clear" w:color="auto" w:fill="auto"/>
            <w:hideMark/>
          </w:tcPr>
          <w:p w14:paraId="06F94D1C" w14:textId="77777777" w:rsidR="00451235" w:rsidRPr="00E75E3F" w:rsidRDefault="00451235" w:rsidP="00F44422">
            <w:pPr>
              <w:spacing w:after="0" w:line="240" w:lineRule="auto"/>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Name</w:t>
            </w:r>
          </w:p>
        </w:tc>
        <w:tc>
          <w:tcPr>
            <w:tcW w:w="1720" w:type="dxa"/>
            <w:tcBorders>
              <w:top w:val="nil"/>
              <w:left w:val="nil"/>
              <w:bottom w:val="nil"/>
              <w:right w:val="nil"/>
            </w:tcBorders>
            <w:shd w:val="clear" w:color="auto" w:fill="auto"/>
            <w:hideMark/>
          </w:tcPr>
          <w:p w14:paraId="250FD07D" w14:textId="77777777" w:rsidR="00451235" w:rsidRPr="00E75E3F" w:rsidRDefault="00451235" w:rsidP="00F44422">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Average wage, 2016</w:t>
            </w:r>
          </w:p>
        </w:tc>
        <w:tc>
          <w:tcPr>
            <w:tcW w:w="1080" w:type="dxa"/>
            <w:tcBorders>
              <w:top w:val="nil"/>
              <w:left w:val="nil"/>
              <w:bottom w:val="nil"/>
              <w:right w:val="nil"/>
            </w:tcBorders>
            <w:shd w:val="clear" w:color="auto" w:fill="auto"/>
            <w:hideMark/>
          </w:tcPr>
          <w:p w14:paraId="6ABE106B" w14:textId="77777777" w:rsidR="00451235" w:rsidRPr="00E75E3F" w:rsidRDefault="00451235" w:rsidP="00F44422">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 xml:space="preserve">CAGR, </w:t>
            </w:r>
            <w:r w:rsidRPr="00E75E3F">
              <w:rPr>
                <w:rFonts w:ascii="Calibri" w:eastAsia="Times New Roman" w:hAnsi="Calibri" w:cs="Times New Roman"/>
                <w:b/>
                <w:bCs/>
                <w:color w:val="000000"/>
                <w:sz w:val="20"/>
                <w:szCs w:val="20"/>
              </w:rPr>
              <w:br/>
              <w:t>2010-16</w:t>
            </w:r>
          </w:p>
        </w:tc>
      </w:tr>
      <w:tr w:rsidR="00D553BF" w:rsidRPr="00E75E3F" w14:paraId="4532C944" w14:textId="77777777" w:rsidTr="00F44422">
        <w:trPr>
          <w:trHeight w:val="72"/>
          <w:jc w:val="right"/>
        </w:trPr>
        <w:tc>
          <w:tcPr>
            <w:tcW w:w="1680" w:type="dxa"/>
            <w:tcBorders>
              <w:top w:val="nil"/>
              <w:left w:val="nil"/>
              <w:bottom w:val="nil"/>
              <w:right w:val="nil"/>
            </w:tcBorders>
            <w:shd w:val="clear" w:color="auto" w:fill="auto"/>
            <w:noWrap/>
            <w:hideMark/>
          </w:tcPr>
          <w:p w14:paraId="50E90E85"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North Dakota</w:t>
            </w:r>
          </w:p>
        </w:tc>
        <w:tc>
          <w:tcPr>
            <w:tcW w:w="1720" w:type="dxa"/>
            <w:tcBorders>
              <w:top w:val="nil"/>
              <w:left w:val="nil"/>
              <w:bottom w:val="nil"/>
              <w:right w:val="nil"/>
            </w:tcBorders>
            <w:shd w:val="clear" w:color="auto" w:fill="auto"/>
            <w:noWrap/>
            <w:hideMark/>
          </w:tcPr>
          <w:p w14:paraId="17DEDD7C" w14:textId="7D5DFA34"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$47,000</w:t>
            </w:r>
          </w:p>
        </w:tc>
        <w:tc>
          <w:tcPr>
            <w:tcW w:w="1080" w:type="dxa"/>
            <w:tcBorders>
              <w:top w:val="nil"/>
              <w:left w:val="nil"/>
              <w:bottom w:val="nil"/>
              <w:right w:val="nil"/>
            </w:tcBorders>
            <w:shd w:val="clear" w:color="auto" w:fill="auto"/>
            <w:noWrap/>
            <w:hideMark/>
          </w:tcPr>
          <w:p w14:paraId="5BE3975E"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2.3%</w:t>
            </w:r>
          </w:p>
        </w:tc>
      </w:tr>
      <w:tr w:rsidR="00D553BF" w:rsidRPr="00E75E3F" w14:paraId="0C2478C4" w14:textId="77777777" w:rsidTr="00F44422">
        <w:trPr>
          <w:trHeight w:val="72"/>
          <w:jc w:val="right"/>
        </w:trPr>
        <w:tc>
          <w:tcPr>
            <w:tcW w:w="1680" w:type="dxa"/>
            <w:tcBorders>
              <w:top w:val="nil"/>
              <w:left w:val="nil"/>
              <w:bottom w:val="nil"/>
              <w:right w:val="nil"/>
            </w:tcBorders>
            <w:shd w:val="clear" w:color="auto" w:fill="auto"/>
            <w:noWrap/>
            <w:hideMark/>
          </w:tcPr>
          <w:p w14:paraId="4860008E"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South Dakota</w:t>
            </w:r>
          </w:p>
        </w:tc>
        <w:tc>
          <w:tcPr>
            <w:tcW w:w="1720" w:type="dxa"/>
            <w:tcBorders>
              <w:top w:val="nil"/>
              <w:left w:val="nil"/>
              <w:bottom w:val="nil"/>
              <w:right w:val="nil"/>
            </w:tcBorders>
            <w:shd w:val="clear" w:color="auto" w:fill="auto"/>
            <w:noWrap/>
            <w:hideMark/>
          </w:tcPr>
          <w:p w14:paraId="26023309" w14:textId="5EB98C6D"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$42,000</w:t>
            </w:r>
          </w:p>
        </w:tc>
        <w:tc>
          <w:tcPr>
            <w:tcW w:w="1080" w:type="dxa"/>
            <w:tcBorders>
              <w:top w:val="nil"/>
              <w:left w:val="nil"/>
              <w:bottom w:val="nil"/>
              <w:right w:val="nil"/>
            </w:tcBorders>
            <w:shd w:val="clear" w:color="auto" w:fill="auto"/>
            <w:noWrap/>
            <w:hideMark/>
          </w:tcPr>
          <w:p w14:paraId="3D6CA5E1"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1.4%</w:t>
            </w:r>
          </w:p>
        </w:tc>
      </w:tr>
      <w:tr w:rsidR="00D553BF" w:rsidRPr="00E75E3F" w14:paraId="52E3FFEE" w14:textId="77777777" w:rsidTr="00F44422">
        <w:trPr>
          <w:trHeight w:val="72"/>
          <w:jc w:val="right"/>
        </w:trPr>
        <w:tc>
          <w:tcPr>
            <w:tcW w:w="1680" w:type="dxa"/>
            <w:tcBorders>
              <w:top w:val="nil"/>
              <w:left w:val="nil"/>
              <w:bottom w:val="nil"/>
              <w:right w:val="nil"/>
            </w:tcBorders>
            <w:shd w:val="clear" w:color="auto" w:fill="auto"/>
            <w:noWrap/>
            <w:hideMark/>
          </w:tcPr>
          <w:p w14:paraId="6E39AA60"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Michigan</w:t>
            </w:r>
          </w:p>
        </w:tc>
        <w:tc>
          <w:tcPr>
            <w:tcW w:w="1720" w:type="dxa"/>
            <w:tcBorders>
              <w:top w:val="nil"/>
              <w:left w:val="nil"/>
              <w:bottom w:val="nil"/>
              <w:right w:val="nil"/>
            </w:tcBorders>
            <w:shd w:val="clear" w:color="auto" w:fill="auto"/>
            <w:noWrap/>
            <w:hideMark/>
          </w:tcPr>
          <w:p w14:paraId="354A2767" w14:textId="1C491C01"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$49,000</w:t>
            </w:r>
          </w:p>
        </w:tc>
        <w:tc>
          <w:tcPr>
            <w:tcW w:w="1080" w:type="dxa"/>
            <w:tcBorders>
              <w:top w:val="nil"/>
              <w:left w:val="nil"/>
              <w:bottom w:val="nil"/>
              <w:right w:val="nil"/>
            </w:tcBorders>
            <w:shd w:val="clear" w:color="auto" w:fill="auto"/>
            <w:noWrap/>
            <w:hideMark/>
          </w:tcPr>
          <w:p w14:paraId="78D65E13"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1.2%</w:t>
            </w:r>
          </w:p>
        </w:tc>
      </w:tr>
      <w:tr w:rsidR="00D553BF" w:rsidRPr="00E75E3F" w14:paraId="507D5234" w14:textId="77777777" w:rsidTr="00F44422">
        <w:trPr>
          <w:trHeight w:val="72"/>
          <w:jc w:val="right"/>
        </w:trPr>
        <w:tc>
          <w:tcPr>
            <w:tcW w:w="1680" w:type="dxa"/>
            <w:tcBorders>
              <w:top w:val="nil"/>
              <w:left w:val="nil"/>
              <w:bottom w:val="nil"/>
              <w:right w:val="nil"/>
            </w:tcBorders>
            <w:shd w:val="clear" w:color="auto" w:fill="auto"/>
            <w:noWrap/>
            <w:hideMark/>
          </w:tcPr>
          <w:p w14:paraId="0FDE1F36"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Illinois</w:t>
            </w:r>
          </w:p>
        </w:tc>
        <w:tc>
          <w:tcPr>
            <w:tcW w:w="1720" w:type="dxa"/>
            <w:tcBorders>
              <w:top w:val="nil"/>
              <w:left w:val="nil"/>
              <w:bottom w:val="nil"/>
              <w:right w:val="nil"/>
            </w:tcBorders>
            <w:shd w:val="clear" w:color="auto" w:fill="auto"/>
            <w:noWrap/>
            <w:hideMark/>
          </w:tcPr>
          <w:p w14:paraId="5760149C" w14:textId="6D9912D0"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$52,000</w:t>
            </w:r>
          </w:p>
        </w:tc>
        <w:tc>
          <w:tcPr>
            <w:tcW w:w="1080" w:type="dxa"/>
            <w:tcBorders>
              <w:top w:val="nil"/>
              <w:left w:val="nil"/>
              <w:bottom w:val="nil"/>
              <w:right w:val="nil"/>
            </w:tcBorders>
            <w:shd w:val="clear" w:color="auto" w:fill="auto"/>
            <w:noWrap/>
            <w:hideMark/>
          </w:tcPr>
          <w:p w14:paraId="1C039524"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1.2%</w:t>
            </w:r>
          </w:p>
        </w:tc>
      </w:tr>
      <w:tr w:rsidR="00D553BF" w:rsidRPr="00E75E3F" w14:paraId="0632F5D9" w14:textId="77777777" w:rsidTr="00F44422">
        <w:trPr>
          <w:trHeight w:val="72"/>
          <w:jc w:val="right"/>
        </w:trPr>
        <w:tc>
          <w:tcPr>
            <w:tcW w:w="1680" w:type="dxa"/>
            <w:tcBorders>
              <w:top w:val="nil"/>
              <w:left w:val="nil"/>
              <w:bottom w:val="nil"/>
              <w:right w:val="nil"/>
            </w:tcBorders>
            <w:shd w:val="clear" w:color="auto" w:fill="auto"/>
            <w:noWrap/>
            <w:hideMark/>
          </w:tcPr>
          <w:p w14:paraId="72C783B5"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Iowa</w:t>
            </w:r>
          </w:p>
        </w:tc>
        <w:tc>
          <w:tcPr>
            <w:tcW w:w="1720" w:type="dxa"/>
            <w:tcBorders>
              <w:top w:val="nil"/>
              <w:left w:val="nil"/>
              <w:bottom w:val="nil"/>
              <w:right w:val="nil"/>
            </w:tcBorders>
            <w:shd w:val="clear" w:color="auto" w:fill="auto"/>
            <w:noWrap/>
            <w:hideMark/>
          </w:tcPr>
          <w:p w14:paraId="6B14A964" w14:textId="04E31F9C"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$44,000</w:t>
            </w:r>
          </w:p>
        </w:tc>
        <w:tc>
          <w:tcPr>
            <w:tcW w:w="1080" w:type="dxa"/>
            <w:tcBorders>
              <w:top w:val="nil"/>
              <w:left w:val="nil"/>
              <w:bottom w:val="nil"/>
              <w:right w:val="nil"/>
            </w:tcBorders>
            <w:shd w:val="clear" w:color="auto" w:fill="auto"/>
            <w:noWrap/>
            <w:hideMark/>
          </w:tcPr>
          <w:p w14:paraId="12B35E3D"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D553BF" w:rsidRPr="00E75E3F" w14:paraId="508D5757" w14:textId="77777777" w:rsidTr="00F44422">
        <w:trPr>
          <w:trHeight w:val="72"/>
          <w:jc w:val="right"/>
        </w:trPr>
        <w:tc>
          <w:tcPr>
            <w:tcW w:w="1680" w:type="dxa"/>
            <w:tcBorders>
              <w:top w:val="nil"/>
              <w:left w:val="nil"/>
              <w:bottom w:val="nil"/>
              <w:right w:val="nil"/>
            </w:tcBorders>
            <w:shd w:val="clear" w:color="auto" w:fill="auto"/>
            <w:noWrap/>
            <w:hideMark/>
          </w:tcPr>
          <w:p w14:paraId="6C0E3556"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Nebraska</w:t>
            </w:r>
          </w:p>
        </w:tc>
        <w:tc>
          <w:tcPr>
            <w:tcW w:w="1720" w:type="dxa"/>
            <w:tcBorders>
              <w:top w:val="nil"/>
              <w:left w:val="nil"/>
              <w:bottom w:val="nil"/>
              <w:right w:val="nil"/>
            </w:tcBorders>
            <w:shd w:val="clear" w:color="auto" w:fill="auto"/>
            <w:noWrap/>
            <w:hideMark/>
          </w:tcPr>
          <w:p w14:paraId="78210439" w14:textId="753CD6EB"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$45,000</w:t>
            </w:r>
          </w:p>
        </w:tc>
        <w:tc>
          <w:tcPr>
            <w:tcW w:w="1080" w:type="dxa"/>
            <w:tcBorders>
              <w:top w:val="nil"/>
              <w:left w:val="nil"/>
              <w:bottom w:val="nil"/>
              <w:right w:val="nil"/>
            </w:tcBorders>
            <w:shd w:val="clear" w:color="auto" w:fill="auto"/>
            <w:noWrap/>
            <w:hideMark/>
          </w:tcPr>
          <w:p w14:paraId="25ABF2C6"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D553BF" w:rsidRPr="00E75E3F" w14:paraId="2E128F3D" w14:textId="77777777" w:rsidTr="00F44422">
        <w:trPr>
          <w:trHeight w:val="72"/>
          <w:jc w:val="right"/>
        </w:trPr>
        <w:tc>
          <w:tcPr>
            <w:tcW w:w="1680" w:type="dxa"/>
            <w:tcBorders>
              <w:top w:val="nil"/>
              <w:left w:val="nil"/>
              <w:bottom w:val="nil"/>
              <w:right w:val="nil"/>
            </w:tcBorders>
            <w:shd w:val="clear" w:color="auto" w:fill="auto"/>
            <w:noWrap/>
            <w:hideMark/>
          </w:tcPr>
          <w:p w14:paraId="595C9466"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Minnesota</w:t>
            </w:r>
          </w:p>
        </w:tc>
        <w:tc>
          <w:tcPr>
            <w:tcW w:w="1720" w:type="dxa"/>
            <w:tcBorders>
              <w:top w:val="nil"/>
              <w:left w:val="nil"/>
              <w:bottom w:val="nil"/>
              <w:right w:val="nil"/>
            </w:tcBorders>
            <w:shd w:val="clear" w:color="auto" w:fill="auto"/>
            <w:noWrap/>
            <w:hideMark/>
          </w:tcPr>
          <w:p w14:paraId="4FB5E731" w14:textId="407F6905"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$49,000</w:t>
            </w:r>
          </w:p>
        </w:tc>
        <w:tc>
          <w:tcPr>
            <w:tcW w:w="1080" w:type="dxa"/>
            <w:tcBorders>
              <w:top w:val="nil"/>
              <w:left w:val="nil"/>
              <w:bottom w:val="nil"/>
              <w:right w:val="nil"/>
            </w:tcBorders>
            <w:shd w:val="clear" w:color="auto" w:fill="auto"/>
            <w:noWrap/>
            <w:hideMark/>
          </w:tcPr>
          <w:p w14:paraId="10733059"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D553BF" w:rsidRPr="00E75E3F" w14:paraId="1D7CA53B" w14:textId="77777777" w:rsidTr="00F44422">
        <w:trPr>
          <w:trHeight w:val="72"/>
          <w:jc w:val="right"/>
        </w:trPr>
        <w:tc>
          <w:tcPr>
            <w:tcW w:w="1680" w:type="dxa"/>
            <w:tcBorders>
              <w:top w:val="nil"/>
              <w:left w:val="nil"/>
              <w:bottom w:val="nil"/>
              <w:right w:val="nil"/>
            </w:tcBorders>
            <w:shd w:val="clear" w:color="auto" w:fill="auto"/>
            <w:noWrap/>
            <w:hideMark/>
          </w:tcPr>
          <w:p w14:paraId="190DE6E3"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Oklahoma</w:t>
            </w:r>
          </w:p>
        </w:tc>
        <w:tc>
          <w:tcPr>
            <w:tcW w:w="1720" w:type="dxa"/>
            <w:tcBorders>
              <w:top w:val="nil"/>
              <w:left w:val="nil"/>
              <w:bottom w:val="nil"/>
              <w:right w:val="nil"/>
            </w:tcBorders>
            <w:shd w:val="clear" w:color="auto" w:fill="auto"/>
            <w:noWrap/>
            <w:hideMark/>
          </w:tcPr>
          <w:p w14:paraId="455F5021" w14:textId="7F4125DD"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$45,000</w:t>
            </w:r>
          </w:p>
        </w:tc>
        <w:tc>
          <w:tcPr>
            <w:tcW w:w="1080" w:type="dxa"/>
            <w:tcBorders>
              <w:top w:val="nil"/>
              <w:left w:val="nil"/>
              <w:bottom w:val="nil"/>
              <w:right w:val="nil"/>
            </w:tcBorders>
            <w:shd w:val="clear" w:color="auto" w:fill="auto"/>
            <w:noWrap/>
            <w:hideMark/>
          </w:tcPr>
          <w:p w14:paraId="7491EEA2"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D553BF" w:rsidRPr="00E75E3F" w14:paraId="237C1211" w14:textId="77777777" w:rsidTr="00F44422">
        <w:trPr>
          <w:trHeight w:val="72"/>
          <w:jc w:val="right"/>
        </w:trPr>
        <w:tc>
          <w:tcPr>
            <w:tcW w:w="1680" w:type="dxa"/>
            <w:tcBorders>
              <w:top w:val="nil"/>
              <w:left w:val="nil"/>
              <w:bottom w:val="nil"/>
              <w:right w:val="nil"/>
            </w:tcBorders>
            <w:shd w:val="clear" w:color="auto" w:fill="auto"/>
            <w:noWrap/>
            <w:hideMark/>
          </w:tcPr>
          <w:p w14:paraId="51DB7CF5"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Arkansas</w:t>
            </w:r>
          </w:p>
        </w:tc>
        <w:tc>
          <w:tcPr>
            <w:tcW w:w="1720" w:type="dxa"/>
            <w:tcBorders>
              <w:top w:val="nil"/>
              <w:left w:val="nil"/>
              <w:bottom w:val="nil"/>
              <w:right w:val="nil"/>
            </w:tcBorders>
            <w:shd w:val="clear" w:color="auto" w:fill="auto"/>
            <w:noWrap/>
            <w:hideMark/>
          </w:tcPr>
          <w:p w14:paraId="6C55A981" w14:textId="708C4300"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$44,000</w:t>
            </w:r>
          </w:p>
        </w:tc>
        <w:tc>
          <w:tcPr>
            <w:tcW w:w="1080" w:type="dxa"/>
            <w:tcBorders>
              <w:top w:val="nil"/>
              <w:left w:val="nil"/>
              <w:bottom w:val="nil"/>
              <w:right w:val="nil"/>
            </w:tcBorders>
            <w:shd w:val="clear" w:color="auto" w:fill="auto"/>
            <w:noWrap/>
            <w:hideMark/>
          </w:tcPr>
          <w:p w14:paraId="2D54A649"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1.0%</w:t>
            </w:r>
          </w:p>
        </w:tc>
      </w:tr>
      <w:tr w:rsidR="00D553BF" w:rsidRPr="00E75E3F" w14:paraId="332A8AD0" w14:textId="77777777" w:rsidTr="00F44422">
        <w:trPr>
          <w:trHeight w:val="72"/>
          <w:jc w:val="right"/>
        </w:trPr>
        <w:tc>
          <w:tcPr>
            <w:tcW w:w="1680" w:type="dxa"/>
            <w:tcBorders>
              <w:top w:val="nil"/>
              <w:left w:val="nil"/>
              <w:bottom w:val="nil"/>
              <w:right w:val="nil"/>
            </w:tcBorders>
            <w:shd w:val="clear" w:color="auto" w:fill="auto"/>
            <w:noWrap/>
            <w:hideMark/>
          </w:tcPr>
          <w:p w14:paraId="69CDDDF4"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Indiana</w:t>
            </w:r>
          </w:p>
        </w:tc>
        <w:tc>
          <w:tcPr>
            <w:tcW w:w="1720" w:type="dxa"/>
            <w:tcBorders>
              <w:top w:val="nil"/>
              <w:left w:val="nil"/>
              <w:bottom w:val="nil"/>
              <w:right w:val="nil"/>
            </w:tcBorders>
            <w:shd w:val="clear" w:color="auto" w:fill="auto"/>
            <w:noWrap/>
            <w:hideMark/>
          </w:tcPr>
          <w:p w14:paraId="19C8DA4C" w14:textId="42B64203"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$45,000</w:t>
            </w:r>
          </w:p>
        </w:tc>
        <w:tc>
          <w:tcPr>
            <w:tcW w:w="1080" w:type="dxa"/>
            <w:tcBorders>
              <w:top w:val="nil"/>
              <w:left w:val="nil"/>
              <w:bottom w:val="nil"/>
              <w:right w:val="nil"/>
            </w:tcBorders>
            <w:shd w:val="clear" w:color="auto" w:fill="auto"/>
            <w:noWrap/>
            <w:hideMark/>
          </w:tcPr>
          <w:p w14:paraId="496B445D"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1.0%</w:t>
            </w:r>
          </w:p>
        </w:tc>
      </w:tr>
      <w:tr w:rsidR="00D553BF" w:rsidRPr="00E75E3F" w14:paraId="11246643" w14:textId="77777777" w:rsidTr="00F44422">
        <w:trPr>
          <w:trHeight w:val="72"/>
          <w:jc w:val="right"/>
        </w:trPr>
        <w:tc>
          <w:tcPr>
            <w:tcW w:w="1680" w:type="dxa"/>
            <w:tcBorders>
              <w:top w:val="nil"/>
              <w:left w:val="nil"/>
              <w:bottom w:val="nil"/>
              <w:right w:val="nil"/>
            </w:tcBorders>
            <w:shd w:val="clear" w:color="auto" w:fill="auto"/>
            <w:noWrap/>
            <w:hideMark/>
          </w:tcPr>
          <w:p w14:paraId="021C1E0A"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Wisconsin</w:t>
            </w:r>
          </w:p>
        </w:tc>
        <w:tc>
          <w:tcPr>
            <w:tcW w:w="1720" w:type="dxa"/>
            <w:tcBorders>
              <w:top w:val="nil"/>
              <w:left w:val="nil"/>
              <w:bottom w:val="nil"/>
              <w:right w:val="nil"/>
            </w:tcBorders>
            <w:shd w:val="clear" w:color="auto" w:fill="auto"/>
            <w:noWrap/>
            <w:hideMark/>
          </w:tcPr>
          <w:p w14:paraId="0BB91C42" w14:textId="14076252"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$45,000</w:t>
            </w:r>
          </w:p>
        </w:tc>
        <w:tc>
          <w:tcPr>
            <w:tcW w:w="1080" w:type="dxa"/>
            <w:tcBorders>
              <w:top w:val="nil"/>
              <w:left w:val="nil"/>
              <w:bottom w:val="nil"/>
              <w:right w:val="nil"/>
            </w:tcBorders>
            <w:shd w:val="clear" w:color="auto" w:fill="auto"/>
            <w:noWrap/>
            <w:hideMark/>
          </w:tcPr>
          <w:p w14:paraId="577DD36A"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1.0%</w:t>
            </w:r>
          </w:p>
        </w:tc>
      </w:tr>
      <w:tr w:rsidR="00D553BF" w:rsidRPr="00E75E3F" w14:paraId="63124FC0" w14:textId="77777777" w:rsidTr="00F44422">
        <w:trPr>
          <w:trHeight w:val="72"/>
          <w:jc w:val="right"/>
        </w:trPr>
        <w:tc>
          <w:tcPr>
            <w:tcW w:w="1680" w:type="dxa"/>
            <w:tcBorders>
              <w:top w:val="nil"/>
              <w:left w:val="nil"/>
              <w:bottom w:val="nil"/>
              <w:right w:val="nil"/>
            </w:tcBorders>
            <w:shd w:val="clear" w:color="auto" w:fill="auto"/>
            <w:noWrap/>
            <w:hideMark/>
          </w:tcPr>
          <w:p w14:paraId="3C73DDF3"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Ohio</w:t>
            </w:r>
          </w:p>
        </w:tc>
        <w:tc>
          <w:tcPr>
            <w:tcW w:w="1720" w:type="dxa"/>
            <w:tcBorders>
              <w:top w:val="nil"/>
              <w:left w:val="nil"/>
              <w:bottom w:val="nil"/>
              <w:right w:val="nil"/>
            </w:tcBorders>
            <w:shd w:val="clear" w:color="auto" w:fill="auto"/>
            <w:noWrap/>
            <w:hideMark/>
          </w:tcPr>
          <w:p w14:paraId="4416834D" w14:textId="744EF854"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$49,000</w:t>
            </w:r>
          </w:p>
        </w:tc>
        <w:tc>
          <w:tcPr>
            <w:tcW w:w="1080" w:type="dxa"/>
            <w:tcBorders>
              <w:top w:val="nil"/>
              <w:left w:val="nil"/>
              <w:bottom w:val="nil"/>
              <w:right w:val="nil"/>
            </w:tcBorders>
            <w:shd w:val="clear" w:color="auto" w:fill="auto"/>
            <w:noWrap/>
            <w:hideMark/>
          </w:tcPr>
          <w:p w14:paraId="2EB7FA83"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0.9%</w:t>
            </w:r>
          </w:p>
        </w:tc>
      </w:tr>
      <w:tr w:rsidR="00D553BF" w:rsidRPr="00E75E3F" w14:paraId="61A6DBF1" w14:textId="77777777" w:rsidTr="00F44422">
        <w:trPr>
          <w:trHeight w:val="72"/>
          <w:jc w:val="right"/>
        </w:trPr>
        <w:tc>
          <w:tcPr>
            <w:tcW w:w="1680" w:type="dxa"/>
            <w:tcBorders>
              <w:top w:val="nil"/>
              <w:left w:val="nil"/>
              <w:bottom w:val="nil"/>
              <w:right w:val="nil"/>
            </w:tcBorders>
            <w:shd w:val="clear" w:color="auto" w:fill="auto"/>
            <w:noWrap/>
            <w:hideMark/>
          </w:tcPr>
          <w:p w14:paraId="508A629F"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Kentucky</w:t>
            </w:r>
          </w:p>
        </w:tc>
        <w:tc>
          <w:tcPr>
            <w:tcW w:w="1720" w:type="dxa"/>
            <w:tcBorders>
              <w:top w:val="nil"/>
              <w:left w:val="nil"/>
              <w:bottom w:val="nil"/>
              <w:right w:val="nil"/>
            </w:tcBorders>
            <w:shd w:val="clear" w:color="auto" w:fill="auto"/>
            <w:noWrap/>
            <w:hideMark/>
          </w:tcPr>
          <w:p w14:paraId="67F660D9" w14:textId="65AB67C8"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$45,000</w:t>
            </w:r>
          </w:p>
        </w:tc>
        <w:tc>
          <w:tcPr>
            <w:tcW w:w="1080" w:type="dxa"/>
            <w:tcBorders>
              <w:top w:val="nil"/>
              <w:left w:val="nil"/>
              <w:bottom w:val="nil"/>
              <w:right w:val="nil"/>
            </w:tcBorders>
            <w:shd w:val="clear" w:color="auto" w:fill="auto"/>
            <w:noWrap/>
            <w:hideMark/>
          </w:tcPr>
          <w:p w14:paraId="71EE6508"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0.9%</w:t>
            </w:r>
          </w:p>
        </w:tc>
      </w:tr>
      <w:tr w:rsidR="00D553BF" w:rsidRPr="00E75E3F" w14:paraId="64F8BABE" w14:textId="77777777" w:rsidTr="00F44422">
        <w:trPr>
          <w:trHeight w:val="72"/>
          <w:jc w:val="right"/>
        </w:trPr>
        <w:tc>
          <w:tcPr>
            <w:tcW w:w="1680" w:type="dxa"/>
            <w:tcBorders>
              <w:top w:val="nil"/>
              <w:left w:val="nil"/>
              <w:bottom w:val="nil"/>
              <w:right w:val="nil"/>
            </w:tcBorders>
            <w:shd w:val="clear" w:color="auto" w:fill="auto"/>
            <w:noWrap/>
            <w:hideMark/>
          </w:tcPr>
          <w:p w14:paraId="59508617"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Tennessee</w:t>
            </w:r>
          </w:p>
        </w:tc>
        <w:tc>
          <w:tcPr>
            <w:tcW w:w="1720" w:type="dxa"/>
            <w:tcBorders>
              <w:top w:val="nil"/>
              <w:left w:val="nil"/>
              <w:bottom w:val="nil"/>
              <w:right w:val="nil"/>
            </w:tcBorders>
            <w:shd w:val="clear" w:color="auto" w:fill="auto"/>
            <w:noWrap/>
            <w:hideMark/>
          </w:tcPr>
          <w:p w14:paraId="0134FC85" w14:textId="0D33DA68"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$47,000</w:t>
            </w:r>
          </w:p>
        </w:tc>
        <w:tc>
          <w:tcPr>
            <w:tcW w:w="1080" w:type="dxa"/>
            <w:tcBorders>
              <w:top w:val="nil"/>
              <w:left w:val="nil"/>
              <w:bottom w:val="nil"/>
              <w:right w:val="nil"/>
            </w:tcBorders>
            <w:shd w:val="clear" w:color="auto" w:fill="auto"/>
            <w:noWrap/>
            <w:hideMark/>
          </w:tcPr>
          <w:p w14:paraId="68C83DD3"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0.8%</w:t>
            </w:r>
          </w:p>
        </w:tc>
      </w:tr>
      <w:tr w:rsidR="00D553BF" w:rsidRPr="00E75E3F" w14:paraId="09614AF2" w14:textId="77777777" w:rsidTr="00F44422">
        <w:trPr>
          <w:trHeight w:val="72"/>
          <w:jc w:val="right"/>
        </w:trPr>
        <w:tc>
          <w:tcPr>
            <w:tcW w:w="1680" w:type="dxa"/>
            <w:tcBorders>
              <w:top w:val="nil"/>
              <w:left w:val="nil"/>
              <w:bottom w:val="nil"/>
              <w:right w:val="nil"/>
            </w:tcBorders>
            <w:shd w:val="clear" w:color="auto" w:fill="auto"/>
            <w:noWrap/>
            <w:hideMark/>
          </w:tcPr>
          <w:p w14:paraId="3520F054"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Alabama</w:t>
            </w:r>
          </w:p>
        </w:tc>
        <w:tc>
          <w:tcPr>
            <w:tcW w:w="1720" w:type="dxa"/>
            <w:tcBorders>
              <w:top w:val="nil"/>
              <w:left w:val="nil"/>
              <w:bottom w:val="nil"/>
              <w:right w:val="nil"/>
            </w:tcBorders>
            <w:shd w:val="clear" w:color="auto" w:fill="auto"/>
            <w:noWrap/>
            <w:hideMark/>
          </w:tcPr>
          <w:p w14:paraId="4BB0902B" w14:textId="72E6E421"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$46,000</w:t>
            </w:r>
          </w:p>
        </w:tc>
        <w:tc>
          <w:tcPr>
            <w:tcW w:w="1080" w:type="dxa"/>
            <w:tcBorders>
              <w:top w:val="nil"/>
              <w:left w:val="nil"/>
              <w:bottom w:val="nil"/>
              <w:right w:val="nil"/>
            </w:tcBorders>
            <w:shd w:val="clear" w:color="auto" w:fill="auto"/>
            <w:noWrap/>
            <w:hideMark/>
          </w:tcPr>
          <w:p w14:paraId="4F97B0AA"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0.6%</w:t>
            </w:r>
          </w:p>
        </w:tc>
      </w:tr>
      <w:tr w:rsidR="00D553BF" w:rsidRPr="00E75E3F" w14:paraId="0C245FA5" w14:textId="77777777" w:rsidTr="00F44422">
        <w:trPr>
          <w:trHeight w:val="72"/>
          <w:jc w:val="right"/>
        </w:trPr>
        <w:tc>
          <w:tcPr>
            <w:tcW w:w="1680" w:type="dxa"/>
            <w:tcBorders>
              <w:top w:val="nil"/>
              <w:left w:val="nil"/>
              <w:bottom w:val="nil"/>
              <w:right w:val="nil"/>
            </w:tcBorders>
            <w:shd w:val="clear" w:color="auto" w:fill="auto"/>
            <w:noWrap/>
            <w:hideMark/>
          </w:tcPr>
          <w:p w14:paraId="7484C994"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Kansas</w:t>
            </w:r>
          </w:p>
        </w:tc>
        <w:tc>
          <w:tcPr>
            <w:tcW w:w="1720" w:type="dxa"/>
            <w:tcBorders>
              <w:top w:val="nil"/>
              <w:left w:val="nil"/>
              <w:bottom w:val="nil"/>
              <w:right w:val="nil"/>
            </w:tcBorders>
            <w:shd w:val="clear" w:color="auto" w:fill="auto"/>
            <w:noWrap/>
            <w:hideMark/>
          </w:tcPr>
          <w:p w14:paraId="25361E4A" w14:textId="619874C6"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$45,000</w:t>
            </w:r>
          </w:p>
        </w:tc>
        <w:tc>
          <w:tcPr>
            <w:tcW w:w="1080" w:type="dxa"/>
            <w:tcBorders>
              <w:top w:val="nil"/>
              <w:left w:val="nil"/>
              <w:bottom w:val="nil"/>
              <w:right w:val="nil"/>
            </w:tcBorders>
            <w:shd w:val="clear" w:color="auto" w:fill="auto"/>
            <w:noWrap/>
            <w:hideMark/>
          </w:tcPr>
          <w:p w14:paraId="2834C989"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0.6%</w:t>
            </w:r>
          </w:p>
        </w:tc>
      </w:tr>
      <w:tr w:rsidR="00D553BF" w:rsidRPr="00E75E3F" w14:paraId="08669ABF" w14:textId="77777777" w:rsidTr="00F44422">
        <w:trPr>
          <w:trHeight w:val="72"/>
          <w:jc w:val="right"/>
        </w:trPr>
        <w:tc>
          <w:tcPr>
            <w:tcW w:w="1680" w:type="dxa"/>
            <w:tcBorders>
              <w:top w:val="nil"/>
              <w:left w:val="nil"/>
              <w:bottom w:val="nil"/>
              <w:right w:val="nil"/>
            </w:tcBorders>
            <w:shd w:val="clear" w:color="auto" w:fill="auto"/>
            <w:noWrap/>
            <w:hideMark/>
          </w:tcPr>
          <w:p w14:paraId="6A75EC5E"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Missouri</w:t>
            </w:r>
          </w:p>
        </w:tc>
        <w:tc>
          <w:tcPr>
            <w:tcW w:w="1720" w:type="dxa"/>
            <w:tcBorders>
              <w:top w:val="nil"/>
              <w:left w:val="nil"/>
              <w:bottom w:val="nil"/>
              <w:right w:val="nil"/>
            </w:tcBorders>
            <w:shd w:val="clear" w:color="auto" w:fill="auto"/>
            <w:noWrap/>
            <w:hideMark/>
          </w:tcPr>
          <w:p w14:paraId="48F9D187" w14:textId="0643FEA0"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$48,000</w:t>
            </w:r>
          </w:p>
        </w:tc>
        <w:tc>
          <w:tcPr>
            <w:tcW w:w="1080" w:type="dxa"/>
            <w:tcBorders>
              <w:top w:val="nil"/>
              <w:left w:val="nil"/>
              <w:bottom w:val="nil"/>
              <w:right w:val="nil"/>
            </w:tcBorders>
            <w:shd w:val="clear" w:color="auto" w:fill="auto"/>
            <w:noWrap/>
            <w:hideMark/>
          </w:tcPr>
          <w:p w14:paraId="32E7F9CA"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0.4%</w:t>
            </w:r>
          </w:p>
        </w:tc>
      </w:tr>
      <w:tr w:rsidR="00D553BF" w:rsidRPr="00E75E3F" w14:paraId="7DFF7155" w14:textId="77777777" w:rsidTr="00F44422">
        <w:trPr>
          <w:trHeight w:val="72"/>
          <w:jc w:val="right"/>
        </w:trPr>
        <w:tc>
          <w:tcPr>
            <w:tcW w:w="1680" w:type="dxa"/>
            <w:tcBorders>
              <w:top w:val="nil"/>
              <w:left w:val="nil"/>
              <w:bottom w:val="nil"/>
              <w:right w:val="nil"/>
            </w:tcBorders>
            <w:shd w:val="clear" w:color="auto" w:fill="auto"/>
            <w:noWrap/>
            <w:hideMark/>
          </w:tcPr>
          <w:p w14:paraId="634B3520"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Louisiana</w:t>
            </w:r>
          </w:p>
        </w:tc>
        <w:tc>
          <w:tcPr>
            <w:tcW w:w="1720" w:type="dxa"/>
            <w:tcBorders>
              <w:top w:val="nil"/>
              <w:left w:val="nil"/>
              <w:bottom w:val="nil"/>
              <w:right w:val="nil"/>
            </w:tcBorders>
            <w:shd w:val="clear" w:color="auto" w:fill="auto"/>
            <w:noWrap/>
            <w:hideMark/>
          </w:tcPr>
          <w:p w14:paraId="5741FF1D" w14:textId="0B4932E3"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$47,000</w:t>
            </w:r>
          </w:p>
        </w:tc>
        <w:tc>
          <w:tcPr>
            <w:tcW w:w="1080" w:type="dxa"/>
            <w:tcBorders>
              <w:top w:val="nil"/>
              <w:left w:val="nil"/>
              <w:bottom w:val="nil"/>
              <w:right w:val="nil"/>
            </w:tcBorders>
            <w:shd w:val="clear" w:color="auto" w:fill="auto"/>
            <w:noWrap/>
            <w:hideMark/>
          </w:tcPr>
          <w:p w14:paraId="19E4EA5B"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0.4%</w:t>
            </w:r>
          </w:p>
        </w:tc>
      </w:tr>
      <w:tr w:rsidR="00D553BF" w:rsidRPr="00E75E3F" w14:paraId="68479692" w14:textId="77777777" w:rsidTr="00F44422">
        <w:trPr>
          <w:trHeight w:val="72"/>
          <w:jc w:val="right"/>
        </w:trPr>
        <w:tc>
          <w:tcPr>
            <w:tcW w:w="1680" w:type="dxa"/>
            <w:tcBorders>
              <w:top w:val="nil"/>
              <w:left w:val="nil"/>
              <w:bottom w:val="double" w:sz="6" w:space="0" w:color="auto"/>
              <w:right w:val="nil"/>
            </w:tcBorders>
            <w:shd w:val="clear" w:color="auto" w:fill="auto"/>
            <w:noWrap/>
            <w:hideMark/>
          </w:tcPr>
          <w:p w14:paraId="4BABC6A2" w14:textId="77777777" w:rsidR="00D553BF" w:rsidRPr="00E75E3F" w:rsidRDefault="00D553BF" w:rsidP="00D553BF">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Mississippi</w:t>
            </w:r>
          </w:p>
        </w:tc>
        <w:tc>
          <w:tcPr>
            <w:tcW w:w="1720" w:type="dxa"/>
            <w:tcBorders>
              <w:top w:val="nil"/>
              <w:left w:val="nil"/>
              <w:bottom w:val="double" w:sz="6" w:space="0" w:color="auto"/>
              <w:right w:val="nil"/>
            </w:tcBorders>
            <w:shd w:val="clear" w:color="auto" w:fill="auto"/>
            <w:noWrap/>
            <w:hideMark/>
          </w:tcPr>
          <w:p w14:paraId="17F01F54" w14:textId="1C7C85D5" w:rsidR="00D553BF" w:rsidRPr="00E75E3F" w:rsidRDefault="00D553BF" w:rsidP="00D553B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$41,000</w:t>
            </w:r>
          </w:p>
        </w:tc>
        <w:tc>
          <w:tcPr>
            <w:tcW w:w="1080" w:type="dxa"/>
            <w:tcBorders>
              <w:top w:val="nil"/>
              <w:left w:val="nil"/>
              <w:bottom w:val="double" w:sz="6" w:space="0" w:color="auto"/>
              <w:right w:val="nil"/>
            </w:tcBorders>
            <w:shd w:val="clear" w:color="auto" w:fill="auto"/>
            <w:noWrap/>
            <w:hideMark/>
          </w:tcPr>
          <w:p w14:paraId="71EE9142" w14:textId="77777777" w:rsidR="00D553BF" w:rsidRPr="00E75E3F" w:rsidRDefault="00D553BF" w:rsidP="00D553BF">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0.3%</w:t>
            </w:r>
          </w:p>
        </w:tc>
      </w:tr>
      <w:tr w:rsidR="00D553BF" w:rsidRPr="00E75E3F" w14:paraId="7B743A05" w14:textId="77777777" w:rsidTr="00D553BF">
        <w:trPr>
          <w:trHeight w:val="315"/>
          <w:jc w:val="right"/>
        </w:trPr>
        <w:tc>
          <w:tcPr>
            <w:tcW w:w="1680" w:type="dxa"/>
            <w:tcBorders>
              <w:top w:val="nil"/>
              <w:left w:val="nil"/>
              <w:bottom w:val="nil"/>
              <w:right w:val="nil"/>
            </w:tcBorders>
            <w:shd w:val="clear" w:color="auto" w:fill="auto"/>
            <w:noWrap/>
            <w:vAlign w:val="bottom"/>
            <w:hideMark/>
          </w:tcPr>
          <w:p w14:paraId="1D685A26" w14:textId="77777777" w:rsidR="00D553BF" w:rsidRPr="00E75E3F" w:rsidRDefault="00D553BF" w:rsidP="00D553BF">
            <w:pPr>
              <w:spacing w:after="0" w:line="240" w:lineRule="auto"/>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Heartland</w:t>
            </w:r>
          </w:p>
        </w:tc>
        <w:tc>
          <w:tcPr>
            <w:tcW w:w="1720" w:type="dxa"/>
            <w:tcBorders>
              <w:top w:val="nil"/>
              <w:left w:val="nil"/>
              <w:bottom w:val="nil"/>
              <w:right w:val="nil"/>
            </w:tcBorders>
            <w:shd w:val="clear" w:color="auto" w:fill="auto"/>
            <w:noWrap/>
            <w:vAlign w:val="bottom"/>
            <w:hideMark/>
          </w:tcPr>
          <w:p w14:paraId="475727FD" w14:textId="2247E529" w:rsidR="00D553BF" w:rsidRPr="00E75E3F" w:rsidRDefault="00D553BF" w:rsidP="00D553BF">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$48,000</w:t>
            </w:r>
          </w:p>
        </w:tc>
        <w:tc>
          <w:tcPr>
            <w:tcW w:w="1080" w:type="dxa"/>
            <w:tcBorders>
              <w:top w:val="nil"/>
              <w:left w:val="nil"/>
              <w:bottom w:val="nil"/>
              <w:right w:val="nil"/>
            </w:tcBorders>
            <w:shd w:val="clear" w:color="auto" w:fill="auto"/>
            <w:noWrap/>
            <w:vAlign w:val="bottom"/>
            <w:hideMark/>
          </w:tcPr>
          <w:p w14:paraId="75A5F9FC" w14:textId="77777777" w:rsidR="00D553BF" w:rsidRPr="00E75E3F" w:rsidRDefault="00D553BF" w:rsidP="00D553BF">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1.0%</w:t>
            </w:r>
          </w:p>
        </w:tc>
      </w:tr>
      <w:tr w:rsidR="00D553BF" w:rsidRPr="00E75E3F" w14:paraId="04009AC4" w14:textId="77777777" w:rsidTr="00D553BF">
        <w:trPr>
          <w:trHeight w:val="300"/>
          <w:jc w:val="right"/>
        </w:trPr>
        <w:tc>
          <w:tcPr>
            <w:tcW w:w="1680" w:type="dxa"/>
            <w:tcBorders>
              <w:top w:val="nil"/>
              <w:left w:val="nil"/>
              <w:bottom w:val="nil"/>
              <w:right w:val="nil"/>
            </w:tcBorders>
            <w:shd w:val="clear" w:color="auto" w:fill="auto"/>
            <w:noWrap/>
            <w:vAlign w:val="bottom"/>
            <w:hideMark/>
          </w:tcPr>
          <w:p w14:paraId="34E2CD39" w14:textId="77777777" w:rsidR="00D553BF" w:rsidRPr="00E75E3F" w:rsidRDefault="00D553BF" w:rsidP="00D553BF">
            <w:pPr>
              <w:spacing w:after="0" w:line="240" w:lineRule="auto"/>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Non-Heartland</w:t>
            </w:r>
          </w:p>
        </w:tc>
        <w:tc>
          <w:tcPr>
            <w:tcW w:w="1720" w:type="dxa"/>
            <w:tcBorders>
              <w:top w:val="nil"/>
              <w:left w:val="nil"/>
              <w:bottom w:val="nil"/>
              <w:right w:val="nil"/>
            </w:tcBorders>
            <w:shd w:val="clear" w:color="auto" w:fill="auto"/>
            <w:noWrap/>
            <w:vAlign w:val="bottom"/>
            <w:hideMark/>
          </w:tcPr>
          <w:p w14:paraId="7BE7E3D6" w14:textId="1B331D63" w:rsidR="00D553BF" w:rsidRPr="00E75E3F" w:rsidRDefault="00D553BF" w:rsidP="00D553BF">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$49,000</w:t>
            </w:r>
          </w:p>
        </w:tc>
        <w:tc>
          <w:tcPr>
            <w:tcW w:w="1080" w:type="dxa"/>
            <w:tcBorders>
              <w:top w:val="nil"/>
              <w:left w:val="nil"/>
              <w:bottom w:val="nil"/>
              <w:right w:val="nil"/>
            </w:tcBorders>
            <w:shd w:val="clear" w:color="auto" w:fill="auto"/>
            <w:noWrap/>
            <w:vAlign w:val="bottom"/>
            <w:hideMark/>
          </w:tcPr>
          <w:p w14:paraId="0A1C8AAC" w14:textId="77777777" w:rsidR="00D553BF" w:rsidRPr="00E75E3F" w:rsidRDefault="00D553BF" w:rsidP="00D553BF">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0.8%</w:t>
            </w:r>
          </w:p>
        </w:tc>
      </w:tr>
      <w:tr w:rsidR="00451235" w:rsidRPr="00E75E3F" w14:paraId="43057429" w14:textId="77777777" w:rsidTr="00F44422">
        <w:trPr>
          <w:trHeight w:val="300"/>
          <w:jc w:val="right"/>
        </w:trPr>
        <w:tc>
          <w:tcPr>
            <w:tcW w:w="3400" w:type="dxa"/>
            <w:gridSpan w:val="2"/>
            <w:tcBorders>
              <w:top w:val="nil"/>
              <w:left w:val="nil"/>
              <w:bottom w:val="nil"/>
              <w:right w:val="nil"/>
            </w:tcBorders>
            <w:shd w:val="clear" w:color="auto" w:fill="auto"/>
            <w:noWrap/>
            <w:hideMark/>
          </w:tcPr>
          <w:p w14:paraId="263E001C" w14:textId="77777777" w:rsidR="00451235" w:rsidRPr="00E75E3F" w:rsidRDefault="00451235" w:rsidP="00F44422">
            <w:pPr>
              <w:spacing w:after="0" w:line="240" w:lineRule="auto"/>
              <w:rPr>
                <w:rFonts w:ascii="Calibri" w:eastAsia="Times New Roman" w:hAnsi="Calibri" w:cs="Times New Roman"/>
                <w:i/>
                <w:iCs/>
                <w:color w:val="000000"/>
                <w:sz w:val="20"/>
                <w:szCs w:val="20"/>
              </w:rPr>
            </w:pPr>
            <w:r w:rsidRPr="00E75E3F">
              <w:rPr>
                <w:rFonts w:ascii="Calibri" w:eastAsia="Times New Roman" w:hAnsi="Calibri" w:cs="Times New Roman"/>
                <w:i/>
                <w:iCs/>
                <w:color w:val="000000"/>
                <w:sz w:val="20"/>
                <w:szCs w:val="20"/>
              </w:rPr>
              <w:t>Source: Brookings analysis of BEA data</w:t>
            </w:r>
          </w:p>
        </w:tc>
        <w:tc>
          <w:tcPr>
            <w:tcW w:w="1080" w:type="dxa"/>
            <w:tcBorders>
              <w:top w:val="nil"/>
              <w:left w:val="nil"/>
              <w:bottom w:val="nil"/>
              <w:right w:val="nil"/>
            </w:tcBorders>
            <w:shd w:val="clear" w:color="auto" w:fill="auto"/>
            <w:noWrap/>
            <w:vAlign w:val="bottom"/>
            <w:hideMark/>
          </w:tcPr>
          <w:p w14:paraId="339700C6" w14:textId="77777777" w:rsidR="00451235" w:rsidRPr="00E75E3F" w:rsidRDefault="00451235" w:rsidP="00F44422">
            <w:pPr>
              <w:spacing w:after="0" w:line="240" w:lineRule="auto"/>
              <w:rPr>
                <w:rFonts w:ascii="Calibri" w:eastAsia="Times New Roman" w:hAnsi="Calibri" w:cs="Times New Roman"/>
                <w:i/>
                <w:iCs/>
                <w:color w:val="000000"/>
                <w:sz w:val="20"/>
                <w:szCs w:val="20"/>
              </w:rPr>
            </w:pPr>
          </w:p>
        </w:tc>
      </w:tr>
    </w:tbl>
    <w:p w14:paraId="2824F034" w14:textId="77777777" w:rsidR="00570213" w:rsidRPr="00EB0B91" w:rsidRDefault="00570213" w:rsidP="005C2BB8">
      <w:pPr>
        <w:rPr>
          <w:sz w:val="28"/>
          <w:szCs w:val="28"/>
        </w:rPr>
      </w:pPr>
    </w:p>
    <w:p w14:paraId="208996D9" w14:textId="77777777" w:rsidR="003B7F82" w:rsidRPr="00FE3126" w:rsidRDefault="003B7F82" w:rsidP="003B7F82">
      <w:pPr>
        <w:pStyle w:val="Heading4"/>
      </w:pPr>
      <w:bookmarkStart w:id="17" w:name="_Toc522092115"/>
      <w:r>
        <w:t>Standard of living</w:t>
      </w:r>
      <w:bookmarkEnd w:id="17"/>
    </w:p>
    <w:p w14:paraId="596CBACD" w14:textId="739E27C0" w:rsidR="003B7F82" w:rsidRDefault="003B7F82" w:rsidP="003B7F82">
      <w:pPr>
        <w:rPr>
          <w:sz w:val="28"/>
          <w:szCs w:val="28"/>
        </w:rPr>
      </w:pPr>
      <w:r>
        <w:rPr>
          <w:sz w:val="28"/>
          <w:szCs w:val="28"/>
        </w:rPr>
        <w:t xml:space="preserve">GDP per capita, or GDP divided by population, signals the average standard of living for an economy. And on that measure, the Heartland lags the rest of the nation </w:t>
      </w:r>
      <w:r w:rsidRPr="00E6319A">
        <w:rPr>
          <w:noProof/>
          <w:sz w:val="28"/>
          <w:szCs w:val="28"/>
        </w:rPr>
        <w:t>in terms of</w:t>
      </w:r>
      <w:r>
        <w:rPr>
          <w:sz w:val="28"/>
          <w:szCs w:val="28"/>
        </w:rPr>
        <w:t xml:space="preserve"> its absolute level. In 2016, after </w:t>
      </w:r>
      <w:r>
        <w:rPr>
          <w:sz w:val="28"/>
          <w:szCs w:val="28"/>
        </w:rPr>
        <w:lastRenderedPageBreak/>
        <w:t xml:space="preserve">all, the Heartland’s GDP per capita reached </w:t>
      </w:r>
      <w:r w:rsidRPr="009472EF">
        <w:rPr>
          <w:b/>
          <w:sz w:val="28"/>
          <w:szCs w:val="28"/>
        </w:rPr>
        <w:t>$</w:t>
      </w:r>
      <w:r w:rsidR="001031DF">
        <w:rPr>
          <w:b/>
          <w:sz w:val="28"/>
          <w:szCs w:val="28"/>
        </w:rPr>
        <w:t>50,000</w:t>
      </w:r>
      <w:r>
        <w:rPr>
          <w:sz w:val="28"/>
          <w:szCs w:val="28"/>
        </w:rPr>
        <w:t>, at a time the rest of the country came in at $</w:t>
      </w:r>
      <w:r w:rsidR="001031DF">
        <w:rPr>
          <w:sz w:val="28"/>
          <w:szCs w:val="28"/>
        </w:rPr>
        <w:t>57,000</w:t>
      </w:r>
      <w:r>
        <w:rPr>
          <w:sz w:val="28"/>
          <w:szCs w:val="28"/>
        </w:rPr>
        <w:t xml:space="preserve">. </w:t>
      </w:r>
    </w:p>
    <w:p w14:paraId="3B473E9D" w14:textId="77777777" w:rsidR="003B7F82" w:rsidRDefault="003B7F82" w:rsidP="003B7F82">
      <w:pPr>
        <w:rPr>
          <w:sz w:val="28"/>
          <w:szCs w:val="28"/>
        </w:rPr>
      </w:pPr>
      <w:r>
        <w:rPr>
          <w:sz w:val="28"/>
          <w:szCs w:val="28"/>
        </w:rPr>
        <w:t xml:space="preserve">And yet, since 2010 the Heartland has been catching up somewhat with the rest of the nation. Since the recession, GDP growth per capita in the Heartland has been increasing by </w:t>
      </w:r>
      <w:r w:rsidRPr="009472EF">
        <w:rPr>
          <w:b/>
          <w:sz w:val="28"/>
          <w:szCs w:val="28"/>
        </w:rPr>
        <w:t>1.1 percent</w:t>
      </w:r>
      <w:r>
        <w:rPr>
          <w:sz w:val="28"/>
          <w:szCs w:val="28"/>
        </w:rPr>
        <w:t xml:space="preserve"> per year—a growth rate that outpaced the rest of the country’s 0.9 percent annual increases.</w:t>
      </w:r>
    </w:p>
    <w:p w14:paraId="3739D558" w14:textId="074C9AFB" w:rsidR="003B7F82" w:rsidRDefault="003B7F82" w:rsidP="003B7F82">
      <w:pPr>
        <w:rPr>
          <w:sz w:val="28"/>
          <w:szCs w:val="28"/>
        </w:rPr>
      </w:pPr>
      <w:r w:rsidRPr="001B2A78">
        <w:rPr>
          <w:b/>
          <w:sz w:val="28"/>
          <w:szCs w:val="28"/>
        </w:rPr>
        <w:t>North Dakota</w:t>
      </w:r>
      <w:r>
        <w:rPr>
          <w:sz w:val="28"/>
          <w:szCs w:val="28"/>
        </w:rPr>
        <w:t xml:space="preserve"> has both the highest per capita GDP in the Heartland, at $</w:t>
      </w:r>
      <w:r w:rsidR="001031DF">
        <w:rPr>
          <w:sz w:val="28"/>
          <w:szCs w:val="28"/>
        </w:rPr>
        <w:t>70,000</w:t>
      </w:r>
      <w:r>
        <w:rPr>
          <w:sz w:val="28"/>
          <w:szCs w:val="28"/>
        </w:rPr>
        <w:t>, and has seen the fastest growth in the region since 2010, at 3 percent annually. No other state has sustained even 2 percent growth during that time, and North Dakota’s growth significantly exceeded the fastest growing non-Heartland states, which have been led by California’s 1.7 percent growth. However, much of the state’s rapid increase in GDP has been driven by energy extraction, which has had wild swings in recent years. So while North Dakota still maintains the highest Heartland standard of living, it has fallen from a high of $</w:t>
      </w:r>
      <w:r w:rsidR="001031DF">
        <w:rPr>
          <w:sz w:val="28"/>
          <w:szCs w:val="28"/>
        </w:rPr>
        <w:t>80,000</w:t>
      </w:r>
      <w:r>
        <w:rPr>
          <w:sz w:val="28"/>
          <w:szCs w:val="28"/>
        </w:rPr>
        <w:t xml:space="preserve"> in 2014, an annual decline of 6.4 percent. </w:t>
      </w:r>
    </w:p>
    <w:p w14:paraId="40BA4F4F" w14:textId="4B45D0C8" w:rsidR="003B7F82" w:rsidRPr="00093255" w:rsidRDefault="003B7F82" w:rsidP="003B7F82">
      <w:pPr>
        <w:rPr>
          <w:sz w:val="28"/>
          <w:szCs w:val="28"/>
        </w:rPr>
      </w:pPr>
      <w:r>
        <w:rPr>
          <w:sz w:val="28"/>
          <w:szCs w:val="28"/>
        </w:rPr>
        <w:t>Other than North Dakota, just three Heartland states had a per capita G</w:t>
      </w:r>
      <w:r w:rsidR="001031DF">
        <w:rPr>
          <w:sz w:val="28"/>
          <w:szCs w:val="28"/>
        </w:rPr>
        <w:t>D</w:t>
      </w:r>
      <w:r>
        <w:rPr>
          <w:sz w:val="28"/>
          <w:szCs w:val="28"/>
        </w:rPr>
        <w:t xml:space="preserve">P greater than the non-Heartland average in 2016: </w:t>
      </w:r>
      <w:r w:rsidRPr="0072189A">
        <w:rPr>
          <w:b/>
          <w:sz w:val="28"/>
          <w:szCs w:val="28"/>
        </w:rPr>
        <w:t>Minnesota</w:t>
      </w:r>
      <w:r>
        <w:rPr>
          <w:sz w:val="28"/>
          <w:szCs w:val="28"/>
        </w:rPr>
        <w:t xml:space="preserve">, </w:t>
      </w:r>
      <w:r w:rsidRPr="0072189A">
        <w:rPr>
          <w:b/>
          <w:sz w:val="28"/>
          <w:szCs w:val="28"/>
        </w:rPr>
        <w:t>Illinois</w:t>
      </w:r>
      <w:r>
        <w:rPr>
          <w:sz w:val="28"/>
          <w:szCs w:val="28"/>
        </w:rPr>
        <w:t xml:space="preserve">, and </w:t>
      </w:r>
      <w:r w:rsidRPr="0072189A">
        <w:rPr>
          <w:b/>
          <w:sz w:val="28"/>
          <w:szCs w:val="28"/>
        </w:rPr>
        <w:t>Nebraska</w:t>
      </w:r>
      <w:r>
        <w:rPr>
          <w:sz w:val="28"/>
          <w:szCs w:val="28"/>
        </w:rPr>
        <w:t>. With that said, 12 Heartland states have seen their per capita G</w:t>
      </w:r>
      <w:r w:rsidR="001031DF">
        <w:rPr>
          <w:sz w:val="28"/>
          <w:szCs w:val="28"/>
        </w:rPr>
        <w:t>D</w:t>
      </w:r>
      <w:r>
        <w:rPr>
          <w:sz w:val="28"/>
          <w:szCs w:val="28"/>
        </w:rPr>
        <w:t xml:space="preserve">P grow faster than the non-Heartland average since 2010. </w:t>
      </w:r>
      <w:r w:rsidRPr="00403AC3">
        <w:rPr>
          <w:b/>
          <w:sz w:val="28"/>
          <w:szCs w:val="28"/>
        </w:rPr>
        <w:t>Michigan</w:t>
      </w:r>
      <w:r>
        <w:rPr>
          <w:sz w:val="28"/>
          <w:szCs w:val="28"/>
        </w:rPr>
        <w:t xml:space="preserve"> trailed only North Dakota in per capita GDP growth nationwide, with an annual growth rate of 1.9 percent. In fact, Michigan has shown the </w:t>
      </w:r>
      <w:r w:rsidRPr="00E6319A">
        <w:rPr>
          <w:noProof/>
          <w:sz w:val="28"/>
          <w:szCs w:val="28"/>
        </w:rPr>
        <w:t>strongest</w:t>
      </w:r>
      <w:r>
        <w:rPr>
          <w:sz w:val="28"/>
          <w:szCs w:val="28"/>
        </w:rPr>
        <w:t xml:space="preserve"> growth in the Heartland in recent years, with annual </w:t>
      </w:r>
      <w:r w:rsidRPr="00A025EF">
        <w:rPr>
          <w:noProof/>
          <w:sz w:val="28"/>
          <w:szCs w:val="28"/>
        </w:rPr>
        <w:t>growth</w:t>
      </w:r>
      <w:r>
        <w:rPr>
          <w:sz w:val="28"/>
          <w:szCs w:val="28"/>
        </w:rPr>
        <w:t xml:space="preserve"> of 2.7 percent from 2014-2016, lagging only Massachusetts’ 3.1 percent growth nationwide. Since 2010, </w:t>
      </w:r>
      <w:r w:rsidRPr="00403AC3">
        <w:rPr>
          <w:b/>
          <w:sz w:val="28"/>
          <w:szCs w:val="28"/>
        </w:rPr>
        <w:t>Tennessee</w:t>
      </w:r>
      <w:r>
        <w:rPr>
          <w:sz w:val="28"/>
          <w:szCs w:val="28"/>
        </w:rPr>
        <w:t xml:space="preserve">, </w:t>
      </w:r>
      <w:r w:rsidRPr="00403AC3">
        <w:rPr>
          <w:b/>
          <w:sz w:val="28"/>
          <w:szCs w:val="28"/>
        </w:rPr>
        <w:t>Iowa</w:t>
      </w:r>
      <w:r>
        <w:rPr>
          <w:sz w:val="28"/>
          <w:szCs w:val="28"/>
        </w:rPr>
        <w:t xml:space="preserve">, and </w:t>
      </w:r>
      <w:r w:rsidRPr="00403AC3">
        <w:rPr>
          <w:b/>
          <w:sz w:val="28"/>
          <w:szCs w:val="28"/>
        </w:rPr>
        <w:t>Ohio</w:t>
      </w:r>
      <w:r>
        <w:rPr>
          <w:sz w:val="28"/>
          <w:szCs w:val="28"/>
        </w:rPr>
        <w:t xml:space="preserve"> have all also had growth rates of 1.6 percent or higher, putting them among national leaders as well.</w:t>
      </w:r>
      <w:r>
        <w:rPr>
          <w:color w:val="FF0000"/>
          <w:sz w:val="28"/>
          <w:szCs w:val="28"/>
        </w:rPr>
        <w:t xml:space="preserve"> </w:t>
      </w:r>
    </w:p>
    <w:p w14:paraId="46816855" w14:textId="77777777" w:rsidR="003B7F82" w:rsidRDefault="003B7F82" w:rsidP="003B7F82">
      <w:pPr>
        <w:rPr>
          <w:sz w:val="28"/>
          <w:szCs w:val="28"/>
        </w:rPr>
      </w:pPr>
      <w:r>
        <w:rPr>
          <w:sz w:val="28"/>
          <w:szCs w:val="28"/>
        </w:rPr>
        <w:t>Long to short: The Heartland is making progress in raising both its absolute and relative standard of living—</w:t>
      </w:r>
      <w:r w:rsidRPr="00A025EF">
        <w:rPr>
          <w:noProof/>
          <w:sz w:val="28"/>
          <w:szCs w:val="28"/>
        </w:rPr>
        <w:t>a crucial</w:t>
      </w:r>
      <w:r>
        <w:rPr>
          <w:sz w:val="28"/>
          <w:szCs w:val="28"/>
        </w:rPr>
        <w:t xml:space="preserve"> achievement.</w:t>
      </w:r>
    </w:p>
    <w:p w14:paraId="06191B08" w14:textId="77777777" w:rsidR="00314791" w:rsidRDefault="00314791" w:rsidP="00314791">
      <w:pPr>
        <w:rPr>
          <w:color w:val="FF0000"/>
        </w:rPr>
      </w:pPr>
      <w:r>
        <w:rPr>
          <w:noProof/>
          <w:color w:val="FF0000"/>
        </w:rPr>
        <w:lastRenderedPageBreak/>
        <w:drawing>
          <wp:inline distT="0" distB="0" distL="0" distR="0" wp14:anchorId="75FFF06C" wp14:editId="76B767C0">
            <wp:extent cx="4114800" cy="35920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_v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0C2EB7C8" w14:textId="77777777" w:rsidR="00314791" w:rsidRDefault="00314791" w:rsidP="00314791">
      <w:pPr>
        <w:rPr>
          <w:i/>
          <w:sz w:val="20"/>
        </w:rPr>
      </w:pPr>
      <w:r w:rsidRPr="001653CB">
        <w:rPr>
          <w:i/>
          <w:sz w:val="20"/>
        </w:rPr>
        <w:t>Source: Brookings analysis of Census-PEP and Emsi data</w:t>
      </w:r>
    </w:p>
    <w:tbl>
      <w:tblPr>
        <w:tblW w:w="4930" w:type="dxa"/>
        <w:jc w:val="right"/>
        <w:tblLook w:val="04A0" w:firstRow="1" w:lastRow="0" w:firstColumn="1" w:lastColumn="0" w:noHBand="0" w:noVBand="1"/>
      </w:tblPr>
      <w:tblGrid>
        <w:gridCol w:w="1770"/>
        <w:gridCol w:w="2100"/>
        <w:gridCol w:w="1060"/>
      </w:tblGrid>
      <w:tr w:rsidR="00314791" w:rsidRPr="001653CB" w14:paraId="3ECE9D62" w14:textId="77777777" w:rsidTr="00F44422">
        <w:trPr>
          <w:trHeight w:val="510"/>
          <w:jc w:val="right"/>
        </w:trPr>
        <w:tc>
          <w:tcPr>
            <w:tcW w:w="1770" w:type="dxa"/>
            <w:tcBorders>
              <w:top w:val="nil"/>
              <w:left w:val="nil"/>
              <w:bottom w:val="nil"/>
              <w:right w:val="nil"/>
            </w:tcBorders>
            <w:shd w:val="clear" w:color="auto" w:fill="auto"/>
            <w:hideMark/>
          </w:tcPr>
          <w:p w14:paraId="774D3E22" w14:textId="77777777" w:rsidR="00314791" w:rsidRPr="001653CB" w:rsidRDefault="00314791" w:rsidP="00F44422">
            <w:pPr>
              <w:spacing w:after="0" w:line="240" w:lineRule="auto"/>
              <w:rPr>
                <w:rFonts w:ascii="Calibri" w:eastAsia="Times New Roman" w:hAnsi="Calibri" w:cs="Times New Roman"/>
                <w:b/>
                <w:bCs/>
                <w:color w:val="000000"/>
                <w:sz w:val="20"/>
                <w:szCs w:val="20"/>
              </w:rPr>
            </w:pPr>
            <w:r w:rsidRPr="001653CB">
              <w:rPr>
                <w:rFonts w:ascii="Calibri" w:eastAsia="Times New Roman" w:hAnsi="Calibri" w:cs="Times New Roman"/>
                <w:b/>
                <w:bCs/>
                <w:color w:val="000000"/>
                <w:sz w:val="20"/>
                <w:szCs w:val="20"/>
              </w:rPr>
              <w:t>Name</w:t>
            </w:r>
          </w:p>
        </w:tc>
        <w:tc>
          <w:tcPr>
            <w:tcW w:w="2100" w:type="dxa"/>
            <w:tcBorders>
              <w:top w:val="nil"/>
              <w:left w:val="nil"/>
              <w:bottom w:val="nil"/>
              <w:right w:val="nil"/>
            </w:tcBorders>
            <w:shd w:val="clear" w:color="auto" w:fill="auto"/>
            <w:hideMark/>
          </w:tcPr>
          <w:p w14:paraId="69558D51" w14:textId="77777777" w:rsidR="00314791" w:rsidRPr="001653CB" w:rsidRDefault="00314791" w:rsidP="00F44422">
            <w:pPr>
              <w:spacing w:after="0" w:line="240" w:lineRule="auto"/>
              <w:jc w:val="right"/>
              <w:rPr>
                <w:rFonts w:ascii="Calibri" w:eastAsia="Times New Roman" w:hAnsi="Calibri" w:cs="Times New Roman"/>
                <w:b/>
                <w:bCs/>
                <w:color w:val="000000"/>
                <w:sz w:val="20"/>
                <w:szCs w:val="20"/>
              </w:rPr>
            </w:pPr>
            <w:r w:rsidRPr="001653CB">
              <w:rPr>
                <w:rFonts w:ascii="Calibri" w:eastAsia="Times New Roman" w:hAnsi="Calibri" w:cs="Times New Roman"/>
                <w:b/>
                <w:bCs/>
                <w:color w:val="000000"/>
                <w:sz w:val="20"/>
                <w:szCs w:val="20"/>
              </w:rPr>
              <w:t>Real GDP per capita, 2016</w:t>
            </w:r>
          </w:p>
        </w:tc>
        <w:tc>
          <w:tcPr>
            <w:tcW w:w="1060" w:type="dxa"/>
            <w:tcBorders>
              <w:top w:val="nil"/>
              <w:left w:val="nil"/>
              <w:bottom w:val="nil"/>
              <w:right w:val="nil"/>
            </w:tcBorders>
            <w:shd w:val="clear" w:color="auto" w:fill="auto"/>
            <w:hideMark/>
          </w:tcPr>
          <w:p w14:paraId="121B5D15" w14:textId="77777777" w:rsidR="00314791" w:rsidRPr="001653CB" w:rsidRDefault="00314791" w:rsidP="00F44422">
            <w:pPr>
              <w:spacing w:after="0" w:line="240" w:lineRule="auto"/>
              <w:jc w:val="right"/>
              <w:rPr>
                <w:rFonts w:ascii="Calibri" w:eastAsia="Times New Roman" w:hAnsi="Calibri" w:cs="Times New Roman"/>
                <w:b/>
                <w:bCs/>
                <w:color w:val="000000"/>
                <w:sz w:val="20"/>
                <w:szCs w:val="20"/>
              </w:rPr>
            </w:pPr>
            <w:r w:rsidRPr="001653CB">
              <w:rPr>
                <w:rFonts w:ascii="Calibri" w:eastAsia="Times New Roman" w:hAnsi="Calibri" w:cs="Times New Roman"/>
                <w:b/>
                <w:bCs/>
                <w:color w:val="000000"/>
                <w:sz w:val="20"/>
                <w:szCs w:val="20"/>
              </w:rPr>
              <w:t>CAGR,</w:t>
            </w:r>
            <w:r w:rsidRPr="001653CB">
              <w:rPr>
                <w:rFonts w:ascii="Calibri" w:eastAsia="Times New Roman" w:hAnsi="Calibri" w:cs="Times New Roman"/>
                <w:b/>
                <w:bCs/>
                <w:color w:val="000000"/>
                <w:sz w:val="20"/>
                <w:szCs w:val="20"/>
              </w:rPr>
              <w:br/>
              <w:t>2010-16</w:t>
            </w:r>
          </w:p>
        </w:tc>
      </w:tr>
      <w:tr w:rsidR="00F06F9F" w:rsidRPr="001653CB" w14:paraId="418A837F"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17789FA1"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North Dakota</w:t>
            </w:r>
          </w:p>
        </w:tc>
        <w:tc>
          <w:tcPr>
            <w:tcW w:w="2100" w:type="dxa"/>
            <w:tcBorders>
              <w:top w:val="nil"/>
              <w:left w:val="nil"/>
              <w:bottom w:val="nil"/>
              <w:right w:val="nil"/>
            </w:tcBorders>
            <w:shd w:val="clear" w:color="auto" w:fill="auto"/>
            <w:noWrap/>
            <w:hideMark/>
          </w:tcPr>
          <w:p w14:paraId="0990B3F7" w14:textId="111AEEF5"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$70,000</w:t>
            </w:r>
          </w:p>
        </w:tc>
        <w:tc>
          <w:tcPr>
            <w:tcW w:w="1060" w:type="dxa"/>
            <w:tcBorders>
              <w:top w:val="nil"/>
              <w:left w:val="nil"/>
              <w:bottom w:val="nil"/>
              <w:right w:val="nil"/>
            </w:tcBorders>
            <w:shd w:val="clear" w:color="auto" w:fill="auto"/>
            <w:noWrap/>
            <w:hideMark/>
          </w:tcPr>
          <w:p w14:paraId="0F54C15B"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3.0%</w:t>
            </w:r>
          </w:p>
        </w:tc>
      </w:tr>
      <w:tr w:rsidR="00F06F9F" w:rsidRPr="001653CB" w14:paraId="6851B1E1"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79E364E4"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Michigan</w:t>
            </w:r>
          </w:p>
        </w:tc>
        <w:tc>
          <w:tcPr>
            <w:tcW w:w="2100" w:type="dxa"/>
            <w:tcBorders>
              <w:top w:val="nil"/>
              <w:left w:val="nil"/>
              <w:bottom w:val="nil"/>
              <w:right w:val="nil"/>
            </w:tcBorders>
            <w:shd w:val="clear" w:color="auto" w:fill="auto"/>
            <w:noWrap/>
            <w:hideMark/>
          </w:tcPr>
          <w:p w14:paraId="23A28327" w14:textId="338CE1A6"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$48,000</w:t>
            </w:r>
          </w:p>
        </w:tc>
        <w:tc>
          <w:tcPr>
            <w:tcW w:w="1060" w:type="dxa"/>
            <w:tcBorders>
              <w:top w:val="nil"/>
              <w:left w:val="nil"/>
              <w:bottom w:val="nil"/>
              <w:right w:val="nil"/>
            </w:tcBorders>
            <w:shd w:val="clear" w:color="auto" w:fill="auto"/>
            <w:noWrap/>
            <w:hideMark/>
          </w:tcPr>
          <w:p w14:paraId="2C8E409E"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1.9%</w:t>
            </w:r>
          </w:p>
        </w:tc>
      </w:tr>
      <w:tr w:rsidR="00F06F9F" w:rsidRPr="001653CB" w14:paraId="0F51BE57"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212205B1"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Tennessee</w:t>
            </w:r>
          </w:p>
        </w:tc>
        <w:tc>
          <w:tcPr>
            <w:tcW w:w="2100" w:type="dxa"/>
            <w:tcBorders>
              <w:top w:val="nil"/>
              <w:left w:val="nil"/>
              <w:bottom w:val="nil"/>
              <w:right w:val="nil"/>
            </w:tcBorders>
            <w:shd w:val="clear" w:color="auto" w:fill="auto"/>
            <w:noWrap/>
            <w:hideMark/>
          </w:tcPr>
          <w:p w14:paraId="314121EE" w14:textId="6C7893F9"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$48,000</w:t>
            </w:r>
          </w:p>
        </w:tc>
        <w:tc>
          <w:tcPr>
            <w:tcW w:w="1060" w:type="dxa"/>
            <w:tcBorders>
              <w:top w:val="nil"/>
              <w:left w:val="nil"/>
              <w:bottom w:val="nil"/>
              <w:right w:val="nil"/>
            </w:tcBorders>
            <w:shd w:val="clear" w:color="auto" w:fill="auto"/>
            <w:noWrap/>
            <w:hideMark/>
          </w:tcPr>
          <w:p w14:paraId="2ABF7E01"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1.7%</w:t>
            </w:r>
          </w:p>
        </w:tc>
      </w:tr>
      <w:tr w:rsidR="00F06F9F" w:rsidRPr="001653CB" w14:paraId="115DB569"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4DFFB824"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Iowa</w:t>
            </w:r>
          </w:p>
        </w:tc>
        <w:tc>
          <w:tcPr>
            <w:tcW w:w="2100" w:type="dxa"/>
            <w:tcBorders>
              <w:top w:val="nil"/>
              <w:left w:val="nil"/>
              <w:bottom w:val="nil"/>
              <w:right w:val="nil"/>
            </w:tcBorders>
            <w:shd w:val="clear" w:color="auto" w:fill="auto"/>
            <w:noWrap/>
            <w:hideMark/>
          </w:tcPr>
          <w:p w14:paraId="6648212E" w14:textId="4DEA7DE3"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$55,000</w:t>
            </w:r>
          </w:p>
        </w:tc>
        <w:tc>
          <w:tcPr>
            <w:tcW w:w="1060" w:type="dxa"/>
            <w:tcBorders>
              <w:top w:val="nil"/>
              <w:left w:val="nil"/>
              <w:bottom w:val="nil"/>
              <w:right w:val="nil"/>
            </w:tcBorders>
            <w:shd w:val="clear" w:color="auto" w:fill="auto"/>
            <w:noWrap/>
            <w:hideMark/>
          </w:tcPr>
          <w:p w14:paraId="782DD552"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1.6%</w:t>
            </w:r>
          </w:p>
        </w:tc>
      </w:tr>
      <w:tr w:rsidR="00F06F9F" w:rsidRPr="001653CB" w14:paraId="4C46AAC3"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5305321E"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Ohio</w:t>
            </w:r>
          </w:p>
        </w:tc>
        <w:tc>
          <w:tcPr>
            <w:tcW w:w="2100" w:type="dxa"/>
            <w:tcBorders>
              <w:top w:val="nil"/>
              <w:left w:val="nil"/>
              <w:bottom w:val="nil"/>
              <w:right w:val="nil"/>
            </w:tcBorders>
            <w:shd w:val="clear" w:color="auto" w:fill="auto"/>
            <w:noWrap/>
            <w:hideMark/>
          </w:tcPr>
          <w:p w14:paraId="096092DA" w14:textId="7DC33527"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$50,000</w:t>
            </w:r>
          </w:p>
        </w:tc>
        <w:tc>
          <w:tcPr>
            <w:tcW w:w="1060" w:type="dxa"/>
            <w:tcBorders>
              <w:top w:val="nil"/>
              <w:left w:val="nil"/>
              <w:bottom w:val="nil"/>
              <w:right w:val="nil"/>
            </w:tcBorders>
            <w:shd w:val="clear" w:color="auto" w:fill="auto"/>
            <w:noWrap/>
            <w:hideMark/>
          </w:tcPr>
          <w:p w14:paraId="58EE6287"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1.6%</w:t>
            </w:r>
          </w:p>
        </w:tc>
      </w:tr>
      <w:tr w:rsidR="00F06F9F" w:rsidRPr="001653CB" w14:paraId="6717BDE9"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4E11CCE3"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Nebraska</w:t>
            </w:r>
          </w:p>
        </w:tc>
        <w:tc>
          <w:tcPr>
            <w:tcW w:w="2100" w:type="dxa"/>
            <w:tcBorders>
              <w:top w:val="nil"/>
              <w:left w:val="nil"/>
              <w:bottom w:val="nil"/>
              <w:right w:val="nil"/>
            </w:tcBorders>
            <w:shd w:val="clear" w:color="auto" w:fill="auto"/>
            <w:noWrap/>
            <w:hideMark/>
          </w:tcPr>
          <w:p w14:paraId="1BEDF656" w14:textId="2301D380"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$57,000</w:t>
            </w:r>
          </w:p>
        </w:tc>
        <w:tc>
          <w:tcPr>
            <w:tcW w:w="1060" w:type="dxa"/>
            <w:tcBorders>
              <w:top w:val="nil"/>
              <w:left w:val="nil"/>
              <w:bottom w:val="nil"/>
              <w:right w:val="nil"/>
            </w:tcBorders>
            <w:shd w:val="clear" w:color="auto" w:fill="auto"/>
            <w:noWrap/>
            <w:hideMark/>
          </w:tcPr>
          <w:p w14:paraId="130FFADD"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1.3%</w:t>
            </w:r>
          </w:p>
        </w:tc>
      </w:tr>
      <w:tr w:rsidR="00F06F9F" w:rsidRPr="001653CB" w14:paraId="78AA11AC"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14DD7461"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Wisconsin</w:t>
            </w:r>
          </w:p>
        </w:tc>
        <w:tc>
          <w:tcPr>
            <w:tcW w:w="2100" w:type="dxa"/>
            <w:tcBorders>
              <w:top w:val="nil"/>
              <w:left w:val="nil"/>
              <w:bottom w:val="nil"/>
              <w:right w:val="nil"/>
            </w:tcBorders>
            <w:shd w:val="clear" w:color="auto" w:fill="auto"/>
            <w:noWrap/>
            <w:hideMark/>
          </w:tcPr>
          <w:p w14:paraId="0EC673D3" w14:textId="77DD9CE3"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$51,000</w:t>
            </w:r>
          </w:p>
        </w:tc>
        <w:tc>
          <w:tcPr>
            <w:tcW w:w="1060" w:type="dxa"/>
            <w:tcBorders>
              <w:top w:val="nil"/>
              <w:left w:val="nil"/>
              <w:bottom w:val="nil"/>
              <w:right w:val="nil"/>
            </w:tcBorders>
            <w:shd w:val="clear" w:color="auto" w:fill="auto"/>
            <w:noWrap/>
            <w:hideMark/>
          </w:tcPr>
          <w:p w14:paraId="6E561D2C"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1.3%</w:t>
            </w:r>
          </w:p>
        </w:tc>
      </w:tr>
      <w:tr w:rsidR="00F06F9F" w:rsidRPr="001653CB" w14:paraId="66CBFB64"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2F74FAE2"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Oklahoma</w:t>
            </w:r>
          </w:p>
        </w:tc>
        <w:tc>
          <w:tcPr>
            <w:tcW w:w="2100" w:type="dxa"/>
            <w:tcBorders>
              <w:top w:val="nil"/>
              <w:left w:val="nil"/>
              <w:bottom w:val="nil"/>
              <w:right w:val="nil"/>
            </w:tcBorders>
            <w:shd w:val="clear" w:color="auto" w:fill="auto"/>
            <w:noWrap/>
            <w:hideMark/>
          </w:tcPr>
          <w:p w14:paraId="35C96C45" w14:textId="13B93964"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$47,000</w:t>
            </w:r>
          </w:p>
        </w:tc>
        <w:tc>
          <w:tcPr>
            <w:tcW w:w="1060" w:type="dxa"/>
            <w:tcBorders>
              <w:top w:val="nil"/>
              <w:left w:val="nil"/>
              <w:bottom w:val="nil"/>
              <w:right w:val="nil"/>
            </w:tcBorders>
            <w:shd w:val="clear" w:color="auto" w:fill="auto"/>
            <w:noWrap/>
            <w:hideMark/>
          </w:tcPr>
          <w:p w14:paraId="0B4B6770"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1.3%</w:t>
            </w:r>
          </w:p>
        </w:tc>
      </w:tr>
      <w:tr w:rsidR="00F06F9F" w:rsidRPr="001653CB" w14:paraId="7EB1139D"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3A782503"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Illinois</w:t>
            </w:r>
          </w:p>
        </w:tc>
        <w:tc>
          <w:tcPr>
            <w:tcW w:w="2100" w:type="dxa"/>
            <w:tcBorders>
              <w:top w:val="nil"/>
              <w:left w:val="nil"/>
              <w:bottom w:val="nil"/>
              <w:right w:val="nil"/>
            </w:tcBorders>
            <w:shd w:val="clear" w:color="auto" w:fill="auto"/>
            <w:noWrap/>
            <w:hideMark/>
          </w:tcPr>
          <w:p w14:paraId="2E30BD55" w14:textId="52BFA41E"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$58,000</w:t>
            </w:r>
          </w:p>
        </w:tc>
        <w:tc>
          <w:tcPr>
            <w:tcW w:w="1060" w:type="dxa"/>
            <w:tcBorders>
              <w:top w:val="nil"/>
              <w:left w:val="nil"/>
              <w:bottom w:val="nil"/>
              <w:right w:val="nil"/>
            </w:tcBorders>
            <w:shd w:val="clear" w:color="auto" w:fill="auto"/>
            <w:noWrap/>
            <w:hideMark/>
          </w:tcPr>
          <w:p w14:paraId="1EDC262B"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1.2%</w:t>
            </w:r>
          </w:p>
        </w:tc>
      </w:tr>
      <w:tr w:rsidR="00F06F9F" w:rsidRPr="001653CB" w14:paraId="44E6F341"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A4A5FA0"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Minnesota</w:t>
            </w:r>
          </w:p>
        </w:tc>
        <w:tc>
          <w:tcPr>
            <w:tcW w:w="2100" w:type="dxa"/>
            <w:tcBorders>
              <w:top w:val="nil"/>
              <w:left w:val="nil"/>
              <w:bottom w:val="nil"/>
              <w:right w:val="nil"/>
            </w:tcBorders>
            <w:shd w:val="clear" w:color="auto" w:fill="auto"/>
            <w:noWrap/>
            <w:hideMark/>
          </w:tcPr>
          <w:p w14:paraId="4243650D" w14:textId="57E6143B"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$59,000</w:t>
            </w:r>
          </w:p>
        </w:tc>
        <w:tc>
          <w:tcPr>
            <w:tcW w:w="1060" w:type="dxa"/>
            <w:tcBorders>
              <w:top w:val="nil"/>
              <w:left w:val="nil"/>
              <w:bottom w:val="nil"/>
              <w:right w:val="nil"/>
            </w:tcBorders>
            <w:shd w:val="clear" w:color="auto" w:fill="auto"/>
            <w:noWrap/>
            <w:hideMark/>
          </w:tcPr>
          <w:p w14:paraId="2E887B17"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1.2%</w:t>
            </w:r>
          </w:p>
        </w:tc>
      </w:tr>
      <w:tr w:rsidR="00F06F9F" w:rsidRPr="001653CB" w14:paraId="40A23347"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B0ECC8B"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South Dakota</w:t>
            </w:r>
          </w:p>
        </w:tc>
        <w:tc>
          <w:tcPr>
            <w:tcW w:w="2100" w:type="dxa"/>
            <w:tcBorders>
              <w:top w:val="nil"/>
              <w:left w:val="nil"/>
              <w:bottom w:val="nil"/>
              <w:right w:val="nil"/>
            </w:tcBorders>
            <w:shd w:val="clear" w:color="auto" w:fill="auto"/>
            <w:noWrap/>
            <w:hideMark/>
          </w:tcPr>
          <w:p w14:paraId="31C9D8B9" w14:textId="78B6586F"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$55,000</w:t>
            </w:r>
          </w:p>
        </w:tc>
        <w:tc>
          <w:tcPr>
            <w:tcW w:w="1060" w:type="dxa"/>
            <w:tcBorders>
              <w:top w:val="nil"/>
              <w:left w:val="nil"/>
              <w:bottom w:val="nil"/>
              <w:right w:val="nil"/>
            </w:tcBorders>
            <w:shd w:val="clear" w:color="auto" w:fill="auto"/>
            <w:noWrap/>
            <w:hideMark/>
          </w:tcPr>
          <w:p w14:paraId="278BFE29"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1.1%</w:t>
            </w:r>
          </w:p>
        </w:tc>
      </w:tr>
      <w:tr w:rsidR="00F06F9F" w:rsidRPr="001653CB" w14:paraId="3B920B48"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2995F01A"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Indiana</w:t>
            </w:r>
          </w:p>
        </w:tc>
        <w:tc>
          <w:tcPr>
            <w:tcW w:w="2100" w:type="dxa"/>
            <w:tcBorders>
              <w:top w:val="nil"/>
              <w:left w:val="nil"/>
              <w:bottom w:val="nil"/>
              <w:right w:val="nil"/>
            </w:tcBorders>
            <w:shd w:val="clear" w:color="auto" w:fill="auto"/>
            <w:noWrap/>
            <w:hideMark/>
          </w:tcPr>
          <w:p w14:paraId="7828EFF5" w14:textId="653A0B12"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$48,000</w:t>
            </w:r>
          </w:p>
        </w:tc>
        <w:tc>
          <w:tcPr>
            <w:tcW w:w="1060" w:type="dxa"/>
            <w:tcBorders>
              <w:top w:val="nil"/>
              <w:left w:val="nil"/>
              <w:bottom w:val="nil"/>
              <w:right w:val="nil"/>
            </w:tcBorders>
            <w:shd w:val="clear" w:color="auto" w:fill="auto"/>
            <w:noWrap/>
            <w:hideMark/>
          </w:tcPr>
          <w:p w14:paraId="558A7407"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1.0%</w:t>
            </w:r>
          </w:p>
        </w:tc>
      </w:tr>
      <w:tr w:rsidR="00F06F9F" w:rsidRPr="001653CB" w14:paraId="01892F02"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CC7A1B8"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Kansas</w:t>
            </w:r>
          </w:p>
        </w:tc>
        <w:tc>
          <w:tcPr>
            <w:tcW w:w="2100" w:type="dxa"/>
            <w:tcBorders>
              <w:top w:val="nil"/>
              <w:left w:val="nil"/>
              <w:bottom w:val="nil"/>
              <w:right w:val="nil"/>
            </w:tcBorders>
            <w:shd w:val="clear" w:color="auto" w:fill="auto"/>
            <w:noWrap/>
            <w:hideMark/>
          </w:tcPr>
          <w:p w14:paraId="41940482" w14:textId="4D0642B0"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$51,000</w:t>
            </w:r>
          </w:p>
        </w:tc>
        <w:tc>
          <w:tcPr>
            <w:tcW w:w="1060" w:type="dxa"/>
            <w:tcBorders>
              <w:top w:val="nil"/>
              <w:left w:val="nil"/>
              <w:bottom w:val="nil"/>
              <w:right w:val="nil"/>
            </w:tcBorders>
            <w:shd w:val="clear" w:color="auto" w:fill="auto"/>
            <w:noWrap/>
            <w:hideMark/>
          </w:tcPr>
          <w:p w14:paraId="667DC205"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0.8%</w:t>
            </w:r>
          </w:p>
        </w:tc>
      </w:tr>
      <w:tr w:rsidR="00F06F9F" w:rsidRPr="001653CB" w14:paraId="063240BA"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06DD1681"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Kentucky</w:t>
            </w:r>
          </w:p>
        </w:tc>
        <w:tc>
          <w:tcPr>
            <w:tcW w:w="2100" w:type="dxa"/>
            <w:tcBorders>
              <w:top w:val="nil"/>
              <w:left w:val="nil"/>
              <w:bottom w:val="nil"/>
              <w:right w:val="nil"/>
            </w:tcBorders>
            <w:shd w:val="clear" w:color="auto" w:fill="auto"/>
            <w:noWrap/>
            <w:hideMark/>
          </w:tcPr>
          <w:p w14:paraId="6AB4FDDF" w14:textId="223662F3"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$43,000</w:t>
            </w:r>
          </w:p>
        </w:tc>
        <w:tc>
          <w:tcPr>
            <w:tcW w:w="1060" w:type="dxa"/>
            <w:tcBorders>
              <w:top w:val="nil"/>
              <w:left w:val="nil"/>
              <w:bottom w:val="nil"/>
              <w:right w:val="nil"/>
            </w:tcBorders>
            <w:shd w:val="clear" w:color="auto" w:fill="auto"/>
            <w:noWrap/>
            <w:hideMark/>
          </w:tcPr>
          <w:p w14:paraId="3C7C4365"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0.8%</w:t>
            </w:r>
          </w:p>
        </w:tc>
      </w:tr>
      <w:tr w:rsidR="00F06F9F" w:rsidRPr="001653CB" w14:paraId="64530F1C"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50E9DA8A"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Arkansas</w:t>
            </w:r>
          </w:p>
        </w:tc>
        <w:tc>
          <w:tcPr>
            <w:tcW w:w="2100" w:type="dxa"/>
            <w:tcBorders>
              <w:top w:val="nil"/>
              <w:left w:val="nil"/>
              <w:bottom w:val="nil"/>
              <w:right w:val="nil"/>
            </w:tcBorders>
            <w:shd w:val="clear" w:color="auto" w:fill="auto"/>
            <w:noWrap/>
            <w:hideMark/>
          </w:tcPr>
          <w:p w14:paraId="3671B819" w14:textId="693F230E"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$39,000</w:t>
            </w:r>
          </w:p>
        </w:tc>
        <w:tc>
          <w:tcPr>
            <w:tcW w:w="1060" w:type="dxa"/>
            <w:tcBorders>
              <w:top w:val="nil"/>
              <w:left w:val="nil"/>
              <w:bottom w:val="nil"/>
              <w:right w:val="nil"/>
            </w:tcBorders>
            <w:shd w:val="clear" w:color="auto" w:fill="auto"/>
            <w:noWrap/>
            <w:hideMark/>
          </w:tcPr>
          <w:p w14:paraId="43B07A5D"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0.6%</w:t>
            </w:r>
          </w:p>
        </w:tc>
      </w:tr>
      <w:tr w:rsidR="00F06F9F" w:rsidRPr="001653CB" w14:paraId="695EBDB3"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1779064"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Alabama</w:t>
            </w:r>
          </w:p>
        </w:tc>
        <w:tc>
          <w:tcPr>
            <w:tcW w:w="2100" w:type="dxa"/>
            <w:tcBorders>
              <w:top w:val="nil"/>
              <w:left w:val="nil"/>
              <w:bottom w:val="nil"/>
              <w:right w:val="nil"/>
            </w:tcBorders>
            <w:shd w:val="clear" w:color="auto" w:fill="auto"/>
            <w:noWrap/>
            <w:hideMark/>
          </w:tcPr>
          <w:p w14:paraId="42EB49C2" w14:textId="095D3C70"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$41,000</w:t>
            </w:r>
          </w:p>
        </w:tc>
        <w:tc>
          <w:tcPr>
            <w:tcW w:w="1060" w:type="dxa"/>
            <w:tcBorders>
              <w:top w:val="nil"/>
              <w:left w:val="nil"/>
              <w:bottom w:val="nil"/>
              <w:right w:val="nil"/>
            </w:tcBorders>
            <w:shd w:val="clear" w:color="auto" w:fill="auto"/>
            <w:noWrap/>
            <w:hideMark/>
          </w:tcPr>
          <w:p w14:paraId="577973DD"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0.5%</w:t>
            </w:r>
          </w:p>
        </w:tc>
      </w:tr>
      <w:tr w:rsidR="00F06F9F" w:rsidRPr="001653CB" w14:paraId="3BA9FB8E"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72A062C0"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Missouri</w:t>
            </w:r>
          </w:p>
        </w:tc>
        <w:tc>
          <w:tcPr>
            <w:tcW w:w="2100" w:type="dxa"/>
            <w:tcBorders>
              <w:top w:val="nil"/>
              <w:left w:val="nil"/>
              <w:bottom w:val="nil"/>
              <w:right w:val="nil"/>
            </w:tcBorders>
            <w:shd w:val="clear" w:color="auto" w:fill="auto"/>
            <w:noWrap/>
            <w:hideMark/>
          </w:tcPr>
          <w:p w14:paraId="0DF96114" w14:textId="49E7B6F6"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$47,000</w:t>
            </w:r>
          </w:p>
        </w:tc>
        <w:tc>
          <w:tcPr>
            <w:tcW w:w="1060" w:type="dxa"/>
            <w:tcBorders>
              <w:top w:val="nil"/>
              <w:left w:val="nil"/>
              <w:bottom w:val="nil"/>
              <w:right w:val="nil"/>
            </w:tcBorders>
            <w:shd w:val="clear" w:color="auto" w:fill="auto"/>
            <w:noWrap/>
            <w:hideMark/>
          </w:tcPr>
          <w:p w14:paraId="330E0386"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0.5%</w:t>
            </w:r>
          </w:p>
        </w:tc>
      </w:tr>
      <w:tr w:rsidR="00F06F9F" w:rsidRPr="001653CB" w14:paraId="37EB8635"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03244231"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Mississippi</w:t>
            </w:r>
          </w:p>
        </w:tc>
        <w:tc>
          <w:tcPr>
            <w:tcW w:w="2100" w:type="dxa"/>
            <w:tcBorders>
              <w:top w:val="nil"/>
              <w:left w:val="nil"/>
              <w:bottom w:val="nil"/>
              <w:right w:val="nil"/>
            </w:tcBorders>
            <w:shd w:val="clear" w:color="auto" w:fill="auto"/>
            <w:noWrap/>
            <w:hideMark/>
          </w:tcPr>
          <w:p w14:paraId="210C0FD8" w14:textId="41D34A52"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$35,000</w:t>
            </w:r>
          </w:p>
        </w:tc>
        <w:tc>
          <w:tcPr>
            <w:tcW w:w="1060" w:type="dxa"/>
            <w:tcBorders>
              <w:top w:val="nil"/>
              <w:left w:val="nil"/>
              <w:bottom w:val="nil"/>
              <w:right w:val="nil"/>
            </w:tcBorders>
            <w:shd w:val="clear" w:color="auto" w:fill="auto"/>
            <w:noWrap/>
            <w:hideMark/>
          </w:tcPr>
          <w:p w14:paraId="66C8943B"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0.4%</w:t>
            </w:r>
          </w:p>
        </w:tc>
      </w:tr>
      <w:tr w:rsidR="00F06F9F" w:rsidRPr="001653CB" w14:paraId="397C583D" w14:textId="77777777" w:rsidTr="00F44422">
        <w:trPr>
          <w:trHeight w:val="72"/>
          <w:jc w:val="right"/>
        </w:trPr>
        <w:tc>
          <w:tcPr>
            <w:tcW w:w="1770" w:type="dxa"/>
            <w:tcBorders>
              <w:top w:val="nil"/>
              <w:left w:val="nil"/>
              <w:bottom w:val="double" w:sz="6" w:space="0" w:color="auto"/>
              <w:right w:val="nil"/>
            </w:tcBorders>
            <w:shd w:val="clear" w:color="auto" w:fill="auto"/>
            <w:noWrap/>
            <w:vAlign w:val="bottom"/>
            <w:hideMark/>
          </w:tcPr>
          <w:p w14:paraId="618872DF" w14:textId="77777777" w:rsidR="00F06F9F" w:rsidRPr="001653CB" w:rsidRDefault="00F06F9F" w:rsidP="00F06F9F">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Louisiana</w:t>
            </w:r>
          </w:p>
        </w:tc>
        <w:tc>
          <w:tcPr>
            <w:tcW w:w="2100" w:type="dxa"/>
            <w:tcBorders>
              <w:top w:val="nil"/>
              <w:left w:val="nil"/>
              <w:bottom w:val="double" w:sz="6" w:space="0" w:color="auto"/>
              <w:right w:val="nil"/>
            </w:tcBorders>
            <w:shd w:val="clear" w:color="auto" w:fill="auto"/>
            <w:noWrap/>
            <w:hideMark/>
          </w:tcPr>
          <w:p w14:paraId="4AABCA20" w14:textId="0F61D5C9" w:rsidR="00F06F9F" w:rsidRPr="001653CB" w:rsidRDefault="00F06F9F" w:rsidP="00F06F9F">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$49,000</w:t>
            </w:r>
          </w:p>
        </w:tc>
        <w:tc>
          <w:tcPr>
            <w:tcW w:w="1060" w:type="dxa"/>
            <w:tcBorders>
              <w:top w:val="nil"/>
              <w:left w:val="nil"/>
              <w:bottom w:val="double" w:sz="6" w:space="0" w:color="auto"/>
              <w:right w:val="nil"/>
            </w:tcBorders>
            <w:shd w:val="clear" w:color="auto" w:fill="auto"/>
            <w:noWrap/>
            <w:hideMark/>
          </w:tcPr>
          <w:p w14:paraId="3B7603CB" w14:textId="77777777" w:rsidR="00F06F9F" w:rsidRPr="001653CB" w:rsidRDefault="00F06F9F" w:rsidP="00F06F9F">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-1.5%</w:t>
            </w:r>
          </w:p>
        </w:tc>
      </w:tr>
      <w:tr w:rsidR="00F06F9F" w:rsidRPr="001653CB" w14:paraId="056E53A2" w14:textId="77777777" w:rsidTr="00F44422">
        <w:trPr>
          <w:trHeight w:val="315"/>
          <w:jc w:val="right"/>
        </w:trPr>
        <w:tc>
          <w:tcPr>
            <w:tcW w:w="1770" w:type="dxa"/>
            <w:tcBorders>
              <w:top w:val="nil"/>
              <w:left w:val="nil"/>
              <w:bottom w:val="nil"/>
              <w:right w:val="nil"/>
            </w:tcBorders>
            <w:shd w:val="clear" w:color="auto" w:fill="auto"/>
            <w:noWrap/>
            <w:vAlign w:val="bottom"/>
            <w:hideMark/>
          </w:tcPr>
          <w:p w14:paraId="7251FFAA" w14:textId="77777777" w:rsidR="00F06F9F" w:rsidRPr="00454864" w:rsidRDefault="00F06F9F" w:rsidP="00F06F9F">
            <w:pPr>
              <w:spacing w:after="0" w:line="240" w:lineRule="auto"/>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Heartland</w:t>
            </w:r>
          </w:p>
        </w:tc>
        <w:tc>
          <w:tcPr>
            <w:tcW w:w="2100" w:type="dxa"/>
            <w:tcBorders>
              <w:top w:val="nil"/>
              <w:left w:val="nil"/>
              <w:bottom w:val="nil"/>
              <w:right w:val="nil"/>
            </w:tcBorders>
            <w:shd w:val="clear" w:color="auto" w:fill="auto"/>
            <w:noWrap/>
            <w:vAlign w:val="bottom"/>
            <w:hideMark/>
          </w:tcPr>
          <w:p w14:paraId="4EC9FEFD" w14:textId="108C028D" w:rsidR="00F06F9F" w:rsidRPr="00454864" w:rsidRDefault="00F06F9F" w:rsidP="00F06F9F">
            <w:pPr>
              <w:spacing w:after="0" w:line="240" w:lineRule="auto"/>
              <w:jc w:val="right"/>
              <w:rPr>
                <w:rFonts w:ascii="Calibri" w:eastAsia="Times New Roman" w:hAnsi="Calibri" w:cs="Times New Roman"/>
                <w:b/>
                <w:color w:val="000000"/>
                <w:sz w:val="20"/>
                <w:szCs w:val="20"/>
              </w:rPr>
            </w:pPr>
            <w:r>
              <w:rPr>
                <w:rFonts w:ascii="Calibri" w:hAnsi="Calibri"/>
                <w:b/>
                <w:bCs/>
                <w:color w:val="000000"/>
                <w:sz w:val="20"/>
                <w:szCs w:val="20"/>
              </w:rPr>
              <w:t>$50,000</w:t>
            </w:r>
          </w:p>
        </w:tc>
        <w:tc>
          <w:tcPr>
            <w:tcW w:w="1060" w:type="dxa"/>
            <w:tcBorders>
              <w:top w:val="nil"/>
              <w:left w:val="nil"/>
              <w:bottom w:val="nil"/>
              <w:right w:val="nil"/>
            </w:tcBorders>
            <w:shd w:val="clear" w:color="auto" w:fill="auto"/>
            <w:noWrap/>
            <w:vAlign w:val="bottom"/>
            <w:hideMark/>
          </w:tcPr>
          <w:p w14:paraId="36480ED8" w14:textId="77777777" w:rsidR="00F06F9F" w:rsidRPr="00454864" w:rsidRDefault="00F06F9F" w:rsidP="00F06F9F">
            <w:pPr>
              <w:spacing w:after="0" w:line="240" w:lineRule="auto"/>
              <w:jc w:val="right"/>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1.1%</w:t>
            </w:r>
          </w:p>
        </w:tc>
      </w:tr>
      <w:tr w:rsidR="00F06F9F" w:rsidRPr="001653CB" w14:paraId="20DFC165" w14:textId="77777777" w:rsidTr="00F44422">
        <w:trPr>
          <w:trHeight w:val="300"/>
          <w:jc w:val="right"/>
        </w:trPr>
        <w:tc>
          <w:tcPr>
            <w:tcW w:w="1770" w:type="dxa"/>
            <w:tcBorders>
              <w:top w:val="nil"/>
              <w:left w:val="nil"/>
              <w:bottom w:val="nil"/>
              <w:right w:val="nil"/>
            </w:tcBorders>
            <w:shd w:val="clear" w:color="auto" w:fill="auto"/>
            <w:noWrap/>
            <w:vAlign w:val="bottom"/>
            <w:hideMark/>
          </w:tcPr>
          <w:p w14:paraId="748B1530" w14:textId="77777777" w:rsidR="00F06F9F" w:rsidRPr="00454864" w:rsidRDefault="00F06F9F" w:rsidP="00F06F9F">
            <w:pPr>
              <w:spacing w:after="0" w:line="240" w:lineRule="auto"/>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Non-Heartland</w:t>
            </w:r>
          </w:p>
        </w:tc>
        <w:tc>
          <w:tcPr>
            <w:tcW w:w="2100" w:type="dxa"/>
            <w:tcBorders>
              <w:top w:val="nil"/>
              <w:left w:val="nil"/>
              <w:bottom w:val="nil"/>
              <w:right w:val="nil"/>
            </w:tcBorders>
            <w:shd w:val="clear" w:color="auto" w:fill="auto"/>
            <w:noWrap/>
            <w:vAlign w:val="bottom"/>
            <w:hideMark/>
          </w:tcPr>
          <w:p w14:paraId="16B8BA24" w14:textId="5476C487" w:rsidR="00F06F9F" w:rsidRPr="00454864" w:rsidRDefault="00F06F9F" w:rsidP="00F06F9F">
            <w:pPr>
              <w:spacing w:after="0" w:line="240" w:lineRule="auto"/>
              <w:jc w:val="right"/>
              <w:rPr>
                <w:rFonts w:ascii="Calibri" w:eastAsia="Times New Roman" w:hAnsi="Calibri" w:cs="Times New Roman"/>
                <w:b/>
                <w:color w:val="000000"/>
                <w:sz w:val="20"/>
                <w:szCs w:val="20"/>
              </w:rPr>
            </w:pPr>
            <w:r>
              <w:rPr>
                <w:rFonts w:ascii="Calibri" w:hAnsi="Calibri"/>
                <w:b/>
                <w:bCs/>
                <w:color w:val="000000"/>
                <w:sz w:val="20"/>
                <w:szCs w:val="20"/>
              </w:rPr>
              <w:t>$57,000</w:t>
            </w:r>
          </w:p>
        </w:tc>
        <w:tc>
          <w:tcPr>
            <w:tcW w:w="1060" w:type="dxa"/>
            <w:tcBorders>
              <w:top w:val="nil"/>
              <w:left w:val="nil"/>
              <w:bottom w:val="nil"/>
              <w:right w:val="nil"/>
            </w:tcBorders>
            <w:shd w:val="clear" w:color="auto" w:fill="auto"/>
            <w:noWrap/>
            <w:vAlign w:val="bottom"/>
            <w:hideMark/>
          </w:tcPr>
          <w:p w14:paraId="47C9B98A" w14:textId="77777777" w:rsidR="00F06F9F" w:rsidRPr="00454864" w:rsidRDefault="00F06F9F" w:rsidP="00F06F9F">
            <w:pPr>
              <w:spacing w:after="0" w:line="240" w:lineRule="auto"/>
              <w:jc w:val="right"/>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0.9%</w:t>
            </w:r>
          </w:p>
        </w:tc>
      </w:tr>
      <w:tr w:rsidR="00314791" w:rsidRPr="001653CB" w14:paraId="190528EE" w14:textId="77777777" w:rsidTr="00F44422">
        <w:trPr>
          <w:trHeight w:val="300"/>
          <w:jc w:val="right"/>
        </w:trPr>
        <w:tc>
          <w:tcPr>
            <w:tcW w:w="4930" w:type="dxa"/>
            <w:gridSpan w:val="3"/>
            <w:tcBorders>
              <w:top w:val="nil"/>
              <w:left w:val="nil"/>
              <w:bottom w:val="nil"/>
              <w:right w:val="nil"/>
            </w:tcBorders>
            <w:shd w:val="clear" w:color="auto" w:fill="auto"/>
            <w:noWrap/>
            <w:vAlign w:val="bottom"/>
            <w:hideMark/>
          </w:tcPr>
          <w:p w14:paraId="430B0680" w14:textId="77777777" w:rsidR="00314791" w:rsidRPr="001653CB" w:rsidRDefault="00314791" w:rsidP="00F44422">
            <w:pPr>
              <w:spacing w:after="0" w:line="240" w:lineRule="auto"/>
              <w:rPr>
                <w:rFonts w:ascii="Calibri" w:eastAsia="Times New Roman" w:hAnsi="Calibri" w:cs="Times New Roman"/>
                <w:i/>
                <w:iCs/>
                <w:color w:val="000000"/>
                <w:sz w:val="20"/>
                <w:szCs w:val="20"/>
              </w:rPr>
            </w:pPr>
            <w:r w:rsidRPr="001653CB">
              <w:rPr>
                <w:rFonts w:ascii="Calibri" w:eastAsia="Times New Roman" w:hAnsi="Calibri" w:cs="Times New Roman"/>
                <w:i/>
                <w:iCs/>
                <w:color w:val="000000"/>
                <w:sz w:val="20"/>
                <w:szCs w:val="20"/>
              </w:rPr>
              <w:t>Source: Brookings analysis of Census-PEP and Emsi data</w:t>
            </w:r>
          </w:p>
        </w:tc>
      </w:tr>
    </w:tbl>
    <w:p w14:paraId="03BA2957" w14:textId="75142F27" w:rsidR="00570213" w:rsidRDefault="00570213">
      <w:pPr>
        <w:rPr>
          <w:sz w:val="28"/>
          <w:szCs w:val="28"/>
        </w:rPr>
      </w:pPr>
      <w:r>
        <w:rPr>
          <w:sz w:val="28"/>
          <w:szCs w:val="28"/>
        </w:rPr>
        <w:br w:type="page"/>
      </w:r>
    </w:p>
    <w:p w14:paraId="32631784" w14:textId="77777777" w:rsidR="00B106C6" w:rsidRPr="00B106C6" w:rsidRDefault="00B106C6" w:rsidP="00B106C6">
      <w:pPr>
        <w:rPr>
          <w:color w:val="FF0000"/>
          <w:sz w:val="24"/>
          <w:szCs w:val="24"/>
        </w:rPr>
      </w:pPr>
      <w:r>
        <w:rPr>
          <w:color w:val="FF0000"/>
          <w:sz w:val="24"/>
          <w:szCs w:val="24"/>
        </w:rPr>
        <w:lastRenderedPageBreak/>
        <w:t>Section title page</w:t>
      </w:r>
    </w:p>
    <w:p w14:paraId="60B2E9DD" w14:textId="77777777" w:rsidR="00570213" w:rsidRDefault="00570213">
      <w:pPr>
        <w:rPr>
          <w:sz w:val="28"/>
          <w:szCs w:val="28"/>
        </w:rPr>
      </w:pPr>
    </w:p>
    <w:p w14:paraId="295CA1FD" w14:textId="77777777" w:rsidR="001031DF" w:rsidRPr="00FE3126" w:rsidRDefault="001031DF" w:rsidP="001031DF">
      <w:pPr>
        <w:pStyle w:val="Heading3"/>
      </w:pPr>
      <w:bookmarkStart w:id="18" w:name="_Toc522092116"/>
      <w:r>
        <w:t>Inclusion</w:t>
      </w:r>
      <w:bookmarkEnd w:id="18"/>
    </w:p>
    <w:p w14:paraId="61BF2D44" w14:textId="77777777" w:rsidR="001031DF" w:rsidRDefault="001031DF" w:rsidP="001031DF">
      <w:pPr>
        <w:rPr>
          <w:sz w:val="28"/>
          <w:szCs w:val="28"/>
        </w:rPr>
      </w:pPr>
      <w:r>
        <w:rPr>
          <w:sz w:val="28"/>
          <w:szCs w:val="28"/>
        </w:rPr>
        <w:t xml:space="preserve">Overall, the Heartland is improving its standing on </w:t>
      </w:r>
      <w:r w:rsidRPr="00E6319A">
        <w:rPr>
          <w:noProof/>
          <w:sz w:val="28"/>
          <w:szCs w:val="28"/>
        </w:rPr>
        <w:t>basic</w:t>
      </w:r>
      <w:r>
        <w:rPr>
          <w:sz w:val="28"/>
          <w:szCs w:val="28"/>
        </w:rPr>
        <w:t xml:space="preserve"> measures of economic </w:t>
      </w:r>
      <w:r w:rsidRPr="00A025EF">
        <w:rPr>
          <w:noProof/>
          <w:sz w:val="28"/>
          <w:szCs w:val="28"/>
        </w:rPr>
        <w:t>inclusion</w:t>
      </w:r>
      <w:r>
        <w:rPr>
          <w:sz w:val="28"/>
          <w:szCs w:val="28"/>
        </w:rPr>
        <w:t>. Eighteen of the 19 Heartland states saw their employment-to-population ratios rise from 2010 to 2016; all 19 have welcomed median wage increases during that period</w:t>
      </w:r>
      <w:r w:rsidRPr="00D86743">
        <w:rPr>
          <w:noProof/>
          <w:sz w:val="28"/>
          <w:szCs w:val="28"/>
        </w:rPr>
        <w:t>,</w:t>
      </w:r>
      <w:r w:rsidRPr="00A025EF">
        <w:rPr>
          <w:noProof/>
          <w:sz w:val="28"/>
          <w:szCs w:val="28"/>
        </w:rPr>
        <w:t xml:space="preserve"> and</w:t>
      </w:r>
      <w:r>
        <w:rPr>
          <w:sz w:val="28"/>
          <w:szCs w:val="28"/>
        </w:rPr>
        <w:t xml:space="preserve"> 18 of the 19 states have experienced declines in the poverty rate since the recession. </w:t>
      </w:r>
    </w:p>
    <w:p w14:paraId="7E38790B" w14:textId="77777777" w:rsidR="001031DF" w:rsidRDefault="001031DF" w:rsidP="001031DF">
      <w:pPr>
        <w:rPr>
          <w:sz w:val="28"/>
          <w:szCs w:val="28"/>
        </w:rPr>
      </w:pPr>
      <w:r>
        <w:rPr>
          <w:sz w:val="28"/>
          <w:szCs w:val="28"/>
        </w:rPr>
        <w:t xml:space="preserve">At the most basic level Heartland workers have had greater success in finding jobs in recent years, to the point that the employment-to-population ratio now slightly exceeds not only that in the rest of the country, </w:t>
      </w:r>
      <w:r w:rsidRPr="00FB7995">
        <w:rPr>
          <w:sz w:val="28"/>
          <w:szCs w:val="28"/>
        </w:rPr>
        <w:t xml:space="preserve">but </w:t>
      </w:r>
      <w:r>
        <w:rPr>
          <w:sz w:val="28"/>
          <w:szCs w:val="28"/>
        </w:rPr>
        <w:t xml:space="preserve">also </w:t>
      </w:r>
      <w:r w:rsidRPr="00FB7995">
        <w:rPr>
          <w:sz w:val="28"/>
          <w:szCs w:val="28"/>
        </w:rPr>
        <w:t>pre-financial crisis levels.</w:t>
      </w:r>
      <w:r>
        <w:rPr>
          <w:sz w:val="28"/>
          <w:szCs w:val="28"/>
        </w:rPr>
        <w:t xml:space="preserve"> </w:t>
      </w:r>
    </w:p>
    <w:p w14:paraId="5788980D" w14:textId="77777777" w:rsidR="001031DF" w:rsidRDefault="001031DF" w:rsidP="001031DF">
      <w:pPr>
        <w:rPr>
          <w:sz w:val="28"/>
          <w:szCs w:val="28"/>
        </w:rPr>
      </w:pPr>
      <w:r>
        <w:rPr>
          <w:sz w:val="28"/>
          <w:szCs w:val="28"/>
        </w:rPr>
        <w:t xml:space="preserve">Equally encouraging is the fact that the region’s aggregate median wage grew </w:t>
      </w:r>
      <w:r w:rsidRPr="00A025EF">
        <w:rPr>
          <w:noProof/>
          <w:sz w:val="28"/>
          <w:szCs w:val="28"/>
        </w:rPr>
        <w:t>at a time</w:t>
      </w:r>
      <w:r>
        <w:rPr>
          <w:sz w:val="28"/>
          <w:szCs w:val="28"/>
        </w:rPr>
        <w:t xml:space="preserve"> it was going sideways outside the </w:t>
      </w:r>
      <w:r w:rsidRPr="00A025EF">
        <w:rPr>
          <w:noProof/>
          <w:sz w:val="28"/>
          <w:szCs w:val="28"/>
        </w:rPr>
        <w:t>region</w:t>
      </w:r>
      <w:r>
        <w:rPr>
          <w:sz w:val="28"/>
          <w:szCs w:val="28"/>
        </w:rPr>
        <w:t xml:space="preserve">, and in fact goes farther than it does in the rest of the country. </w:t>
      </w:r>
    </w:p>
    <w:p w14:paraId="2E3E0AB5" w14:textId="77777777" w:rsidR="001031DF" w:rsidRDefault="001031DF" w:rsidP="001031DF">
      <w:pPr>
        <w:rPr>
          <w:sz w:val="28"/>
          <w:szCs w:val="28"/>
        </w:rPr>
      </w:pPr>
      <w:r>
        <w:rPr>
          <w:sz w:val="28"/>
          <w:szCs w:val="28"/>
        </w:rPr>
        <w:t xml:space="preserve">With that said, while all Heartland states </w:t>
      </w:r>
      <w:r w:rsidRPr="00D86743">
        <w:rPr>
          <w:noProof/>
          <w:sz w:val="28"/>
          <w:szCs w:val="28"/>
        </w:rPr>
        <w:t>except</w:t>
      </w:r>
      <w:r>
        <w:rPr>
          <w:sz w:val="28"/>
          <w:szCs w:val="28"/>
        </w:rPr>
        <w:t xml:space="preserve"> Louisiana have seen their poverty rates decline since 2010, all states </w:t>
      </w:r>
      <w:r w:rsidRPr="00D86743">
        <w:rPr>
          <w:noProof/>
          <w:sz w:val="28"/>
          <w:szCs w:val="28"/>
        </w:rPr>
        <w:t>except</w:t>
      </w:r>
      <w:r>
        <w:rPr>
          <w:sz w:val="28"/>
          <w:szCs w:val="28"/>
        </w:rPr>
        <w:t xml:space="preserve"> North Dakota have higher poverty rates now than they did in 2001. There is more work to be done to make sure the Heartland </w:t>
      </w:r>
      <w:r w:rsidRPr="00A025EF">
        <w:rPr>
          <w:noProof/>
          <w:sz w:val="28"/>
          <w:szCs w:val="28"/>
        </w:rPr>
        <w:t>truly</w:t>
      </w:r>
      <w:r>
        <w:rPr>
          <w:sz w:val="28"/>
          <w:szCs w:val="28"/>
        </w:rPr>
        <w:t xml:space="preserve"> inclusive.</w:t>
      </w:r>
    </w:p>
    <w:p w14:paraId="06993093" w14:textId="182B0D3E" w:rsidR="00570213" w:rsidRDefault="00570213">
      <w:pPr>
        <w:rPr>
          <w:sz w:val="28"/>
          <w:szCs w:val="28"/>
        </w:rPr>
      </w:pPr>
      <w:r>
        <w:rPr>
          <w:sz w:val="28"/>
          <w:szCs w:val="28"/>
        </w:rPr>
        <w:br w:type="page"/>
      </w:r>
    </w:p>
    <w:p w14:paraId="67FE0EA5" w14:textId="77777777" w:rsidR="000E0F4C" w:rsidRPr="00FE3126" w:rsidRDefault="000E0F4C" w:rsidP="000E0F4C">
      <w:pPr>
        <w:pStyle w:val="Heading4"/>
      </w:pPr>
      <w:bookmarkStart w:id="19" w:name="_Toc522092117"/>
      <w:r>
        <w:lastRenderedPageBreak/>
        <w:t>Employment rate</w:t>
      </w:r>
      <w:bookmarkEnd w:id="19"/>
    </w:p>
    <w:p w14:paraId="1884C55B" w14:textId="77777777" w:rsidR="000E0F4C" w:rsidRDefault="000E0F4C" w:rsidP="000E0F4C">
      <w:pPr>
        <w:rPr>
          <w:sz w:val="28"/>
          <w:szCs w:val="28"/>
        </w:rPr>
      </w:pPr>
      <w:r>
        <w:rPr>
          <w:sz w:val="28"/>
          <w:szCs w:val="28"/>
        </w:rPr>
        <w:t xml:space="preserve">Even more than the more common “unemployment rate,” the employment-to-population ratio—specifically, the share of individuals ages 20 to 64 currently employed—stands out as </w:t>
      </w:r>
      <w:r w:rsidRPr="00E6319A">
        <w:rPr>
          <w:noProof/>
          <w:sz w:val="28"/>
          <w:szCs w:val="28"/>
        </w:rPr>
        <w:t>an effective</w:t>
      </w:r>
      <w:r>
        <w:rPr>
          <w:sz w:val="28"/>
          <w:szCs w:val="28"/>
        </w:rPr>
        <w:t xml:space="preserve"> measure of workers’ overall level of participation in the economy.</w:t>
      </w:r>
      <w:r>
        <w:rPr>
          <w:rStyle w:val="EndnoteReference"/>
          <w:sz w:val="28"/>
          <w:szCs w:val="28"/>
        </w:rPr>
        <w:endnoteReference w:id="11"/>
      </w:r>
      <w:r>
        <w:rPr>
          <w:sz w:val="28"/>
          <w:szCs w:val="28"/>
        </w:rPr>
        <w:t xml:space="preserve"> </w:t>
      </w:r>
      <w:r w:rsidRPr="00A025EF">
        <w:rPr>
          <w:noProof/>
          <w:sz w:val="28"/>
          <w:szCs w:val="28"/>
        </w:rPr>
        <w:t>Which makes the Heartland’s solid aggregate employment-to-population ratio a positive sign.</w:t>
      </w:r>
      <w:r>
        <w:rPr>
          <w:sz w:val="28"/>
          <w:szCs w:val="28"/>
        </w:rPr>
        <w:t xml:space="preserve"> In 2016, </w:t>
      </w:r>
      <w:r w:rsidRPr="002A2118">
        <w:rPr>
          <w:b/>
          <w:sz w:val="28"/>
          <w:szCs w:val="28"/>
        </w:rPr>
        <w:t>72.8 percent</w:t>
      </w:r>
      <w:r>
        <w:rPr>
          <w:sz w:val="28"/>
          <w:szCs w:val="28"/>
        </w:rPr>
        <w:t xml:space="preserve"> of 20 to 64-year-olds </w:t>
      </w:r>
      <w:r w:rsidRPr="00A025EF">
        <w:rPr>
          <w:noProof/>
          <w:sz w:val="28"/>
          <w:szCs w:val="28"/>
        </w:rPr>
        <w:t>were employed</w:t>
      </w:r>
      <w:r>
        <w:rPr>
          <w:sz w:val="28"/>
          <w:szCs w:val="28"/>
        </w:rPr>
        <w:t xml:space="preserve"> in the Heartland, compared to 72.4 percent in the rest of the nation. Employment-to-population ratio change was </w:t>
      </w:r>
      <w:r w:rsidRPr="00A025EF">
        <w:rPr>
          <w:noProof/>
          <w:sz w:val="28"/>
          <w:szCs w:val="28"/>
        </w:rPr>
        <w:t>largely</w:t>
      </w:r>
      <w:r>
        <w:rPr>
          <w:sz w:val="28"/>
          <w:szCs w:val="28"/>
        </w:rPr>
        <w:t xml:space="preserve"> on par, improving by </w:t>
      </w:r>
      <w:r w:rsidRPr="002A2118">
        <w:rPr>
          <w:b/>
          <w:sz w:val="28"/>
          <w:szCs w:val="28"/>
        </w:rPr>
        <w:t>3.2 percent</w:t>
      </w:r>
      <w:r>
        <w:rPr>
          <w:b/>
          <w:sz w:val="28"/>
          <w:szCs w:val="28"/>
        </w:rPr>
        <w:t>age points</w:t>
      </w:r>
      <w:r>
        <w:rPr>
          <w:sz w:val="28"/>
          <w:szCs w:val="28"/>
        </w:rPr>
        <w:t xml:space="preserve"> in the Heartland from 2010 to 2016, and 3.4 percentage points elsewhere. In aggregate, then, the Heartland enjoys </w:t>
      </w:r>
      <w:r w:rsidRPr="00D86743">
        <w:rPr>
          <w:noProof/>
          <w:sz w:val="28"/>
          <w:szCs w:val="28"/>
        </w:rPr>
        <w:t>solid</w:t>
      </w:r>
      <w:r>
        <w:rPr>
          <w:sz w:val="28"/>
          <w:szCs w:val="28"/>
        </w:rPr>
        <w:t xml:space="preserve"> employment rates.</w:t>
      </w:r>
    </w:p>
    <w:p w14:paraId="3893FFBD" w14:textId="77777777" w:rsidR="000E0F4C" w:rsidRDefault="000E0F4C" w:rsidP="000E0F4C">
      <w:pPr>
        <w:rPr>
          <w:sz w:val="28"/>
          <w:szCs w:val="28"/>
        </w:rPr>
      </w:pPr>
      <w:r>
        <w:rPr>
          <w:sz w:val="28"/>
          <w:szCs w:val="28"/>
        </w:rPr>
        <w:t xml:space="preserve">With that said, </w:t>
      </w:r>
      <w:r w:rsidRPr="00A025EF">
        <w:rPr>
          <w:noProof/>
          <w:sz w:val="28"/>
          <w:szCs w:val="28"/>
        </w:rPr>
        <w:t>regional</w:t>
      </w:r>
      <w:r>
        <w:rPr>
          <w:sz w:val="28"/>
          <w:szCs w:val="28"/>
        </w:rPr>
        <w:t xml:space="preserve"> numbers obscure divergent labor market performance across Heartland states. Notably, the western Heartland leads the nation in employment-to-population ratio (staging a geographical dynamic that will </w:t>
      </w:r>
      <w:r w:rsidRPr="00A025EF">
        <w:rPr>
          <w:noProof/>
          <w:sz w:val="28"/>
          <w:szCs w:val="28"/>
        </w:rPr>
        <w:t>be repeated</w:t>
      </w:r>
      <w:r>
        <w:rPr>
          <w:sz w:val="28"/>
          <w:szCs w:val="28"/>
        </w:rPr>
        <w:t xml:space="preserve"> in the factbook). </w:t>
      </w:r>
      <w:r w:rsidRPr="002A2118">
        <w:rPr>
          <w:b/>
          <w:sz w:val="28"/>
          <w:szCs w:val="28"/>
        </w:rPr>
        <w:t>Minnesota</w:t>
      </w:r>
      <w:r>
        <w:rPr>
          <w:sz w:val="28"/>
          <w:szCs w:val="28"/>
        </w:rPr>
        <w:t xml:space="preserve">, </w:t>
      </w:r>
      <w:r w:rsidRPr="002A2118">
        <w:rPr>
          <w:b/>
          <w:sz w:val="28"/>
          <w:szCs w:val="28"/>
        </w:rPr>
        <w:t>North Dakota</w:t>
      </w:r>
      <w:r>
        <w:rPr>
          <w:sz w:val="28"/>
          <w:szCs w:val="28"/>
        </w:rPr>
        <w:t xml:space="preserve">, </w:t>
      </w:r>
      <w:r w:rsidRPr="002A2118">
        <w:rPr>
          <w:b/>
          <w:sz w:val="28"/>
          <w:szCs w:val="28"/>
        </w:rPr>
        <w:t>Nebraska</w:t>
      </w:r>
      <w:r>
        <w:rPr>
          <w:sz w:val="28"/>
          <w:szCs w:val="28"/>
        </w:rPr>
        <w:t xml:space="preserve">, </w:t>
      </w:r>
      <w:r w:rsidRPr="002A2118">
        <w:rPr>
          <w:b/>
          <w:sz w:val="28"/>
          <w:szCs w:val="28"/>
        </w:rPr>
        <w:t>Iowa</w:t>
      </w:r>
      <w:r>
        <w:rPr>
          <w:sz w:val="28"/>
          <w:szCs w:val="28"/>
        </w:rPr>
        <w:t xml:space="preserve">, and </w:t>
      </w:r>
      <w:r w:rsidRPr="002A2118">
        <w:rPr>
          <w:b/>
          <w:sz w:val="28"/>
          <w:szCs w:val="28"/>
        </w:rPr>
        <w:t>South Dakota</w:t>
      </w:r>
      <w:r>
        <w:rPr>
          <w:sz w:val="28"/>
          <w:szCs w:val="28"/>
        </w:rPr>
        <w:t xml:space="preserve"> have the five highest employment-to-population ratios in the country, and </w:t>
      </w:r>
      <w:r w:rsidRPr="002A2118">
        <w:rPr>
          <w:b/>
          <w:sz w:val="28"/>
          <w:szCs w:val="28"/>
        </w:rPr>
        <w:t>Wisconsin</w:t>
      </w:r>
      <w:r>
        <w:rPr>
          <w:sz w:val="28"/>
          <w:szCs w:val="28"/>
        </w:rPr>
        <w:t xml:space="preserve"> is close behind at seventh overall. Each of these states </w:t>
      </w:r>
      <w:r w:rsidRPr="00A025EF">
        <w:rPr>
          <w:noProof/>
          <w:sz w:val="28"/>
          <w:szCs w:val="28"/>
        </w:rPr>
        <w:t>has</w:t>
      </w:r>
      <w:r>
        <w:rPr>
          <w:sz w:val="28"/>
          <w:szCs w:val="28"/>
        </w:rPr>
        <w:t xml:space="preserve"> an employment-to-population ratio of at least 78.3 percent, led by Minnesota’s 81.1 percent, which far outpaces the non-Heartland average. Unfortunately, this strong performance </w:t>
      </w:r>
      <w:r w:rsidRPr="00A025EF">
        <w:rPr>
          <w:noProof/>
          <w:sz w:val="28"/>
          <w:szCs w:val="28"/>
        </w:rPr>
        <w:t>is offset</w:t>
      </w:r>
      <w:r>
        <w:rPr>
          <w:sz w:val="28"/>
          <w:szCs w:val="28"/>
        </w:rPr>
        <w:t xml:space="preserve"> by weak labor markets elsewhere in the Heartland. Seven Heartland states, </w:t>
      </w:r>
      <w:r w:rsidRPr="002A2118">
        <w:rPr>
          <w:b/>
          <w:sz w:val="28"/>
          <w:szCs w:val="28"/>
        </w:rPr>
        <w:t>Mississippi</w:t>
      </w:r>
      <w:r>
        <w:rPr>
          <w:sz w:val="28"/>
          <w:szCs w:val="28"/>
        </w:rPr>
        <w:t xml:space="preserve">, </w:t>
      </w:r>
      <w:r w:rsidRPr="002A2118">
        <w:rPr>
          <w:b/>
          <w:sz w:val="28"/>
          <w:szCs w:val="28"/>
        </w:rPr>
        <w:t>Alabama</w:t>
      </w:r>
      <w:r>
        <w:rPr>
          <w:sz w:val="28"/>
          <w:szCs w:val="28"/>
        </w:rPr>
        <w:t xml:space="preserve">, </w:t>
      </w:r>
      <w:r w:rsidRPr="002A2118">
        <w:rPr>
          <w:b/>
          <w:sz w:val="28"/>
          <w:szCs w:val="28"/>
        </w:rPr>
        <w:t>Louisiana</w:t>
      </w:r>
      <w:r>
        <w:rPr>
          <w:sz w:val="28"/>
          <w:szCs w:val="28"/>
        </w:rPr>
        <w:t xml:space="preserve">, </w:t>
      </w:r>
      <w:r w:rsidRPr="002A2118">
        <w:rPr>
          <w:b/>
          <w:sz w:val="28"/>
          <w:szCs w:val="28"/>
        </w:rPr>
        <w:t>Kentucky</w:t>
      </w:r>
      <w:r>
        <w:rPr>
          <w:sz w:val="28"/>
          <w:szCs w:val="28"/>
        </w:rPr>
        <w:t xml:space="preserve">, </w:t>
      </w:r>
      <w:r w:rsidRPr="002A2118">
        <w:rPr>
          <w:b/>
          <w:sz w:val="28"/>
          <w:szCs w:val="28"/>
        </w:rPr>
        <w:t>Arkansas</w:t>
      </w:r>
      <w:r w:rsidRPr="002A2118">
        <w:rPr>
          <w:sz w:val="28"/>
          <w:szCs w:val="28"/>
        </w:rPr>
        <w:t xml:space="preserve">, </w:t>
      </w:r>
      <w:r w:rsidRPr="002A2118">
        <w:rPr>
          <w:b/>
          <w:sz w:val="28"/>
          <w:szCs w:val="28"/>
        </w:rPr>
        <w:t>Oklahoma</w:t>
      </w:r>
      <w:r>
        <w:rPr>
          <w:sz w:val="28"/>
          <w:szCs w:val="28"/>
        </w:rPr>
        <w:t xml:space="preserve">, and </w:t>
      </w:r>
      <w:r w:rsidRPr="002A2118">
        <w:rPr>
          <w:b/>
          <w:sz w:val="28"/>
          <w:szCs w:val="28"/>
        </w:rPr>
        <w:t>Tennessee</w:t>
      </w:r>
      <w:r>
        <w:rPr>
          <w:sz w:val="28"/>
          <w:szCs w:val="28"/>
        </w:rPr>
        <w:t xml:space="preserve">, struggle with employment-to-population ratios in the bottom 10 nationwide. Mississippi’s 65.2 percent ratio trails only West Virginia for the lowest in the United States. </w:t>
      </w:r>
    </w:p>
    <w:p w14:paraId="20C6BAAC" w14:textId="77777777" w:rsidR="000E0F4C" w:rsidRDefault="000E0F4C" w:rsidP="000E0F4C">
      <w:pPr>
        <w:rPr>
          <w:sz w:val="28"/>
          <w:szCs w:val="28"/>
        </w:rPr>
      </w:pPr>
      <w:r>
        <w:rPr>
          <w:sz w:val="28"/>
          <w:szCs w:val="28"/>
        </w:rPr>
        <w:t xml:space="preserve">State-level growth rates also show significant variance. While </w:t>
      </w:r>
      <w:r w:rsidRPr="002A2118">
        <w:rPr>
          <w:b/>
          <w:sz w:val="28"/>
          <w:szCs w:val="28"/>
        </w:rPr>
        <w:t>Michigan</w:t>
      </w:r>
      <w:r>
        <w:rPr>
          <w:sz w:val="28"/>
          <w:szCs w:val="28"/>
        </w:rPr>
        <w:t xml:space="preserve"> led the country with a </w:t>
      </w:r>
      <w:r w:rsidRPr="00A025EF">
        <w:rPr>
          <w:noProof/>
          <w:sz w:val="28"/>
          <w:szCs w:val="28"/>
        </w:rPr>
        <w:t>6</w:t>
      </w:r>
      <w:r>
        <w:rPr>
          <w:sz w:val="28"/>
          <w:szCs w:val="28"/>
        </w:rPr>
        <w:t xml:space="preserve"> percentage point increase in its employment-to-population ratio between 2010 and 2016, </w:t>
      </w:r>
      <w:r w:rsidRPr="002A2118">
        <w:rPr>
          <w:b/>
          <w:sz w:val="28"/>
          <w:szCs w:val="28"/>
        </w:rPr>
        <w:t>North Dakota</w:t>
      </w:r>
      <w:r>
        <w:rPr>
          <w:sz w:val="28"/>
          <w:szCs w:val="28"/>
        </w:rPr>
        <w:t xml:space="preserve"> saw its employment-to-population ratio slip just slightly, though this was </w:t>
      </w:r>
      <w:r w:rsidRPr="00A025EF">
        <w:rPr>
          <w:noProof/>
          <w:sz w:val="28"/>
          <w:szCs w:val="28"/>
        </w:rPr>
        <w:t>largely</w:t>
      </w:r>
      <w:r>
        <w:rPr>
          <w:sz w:val="28"/>
          <w:szCs w:val="28"/>
        </w:rPr>
        <w:t xml:space="preserve"> a function of the state having an already-high </w:t>
      </w:r>
      <w:r w:rsidRPr="00A025EF">
        <w:rPr>
          <w:noProof/>
          <w:sz w:val="28"/>
          <w:szCs w:val="28"/>
        </w:rPr>
        <w:t>ratio</w:t>
      </w:r>
      <w:r>
        <w:rPr>
          <w:sz w:val="28"/>
          <w:szCs w:val="28"/>
        </w:rPr>
        <w:t xml:space="preserve">. </w:t>
      </w:r>
    </w:p>
    <w:p w14:paraId="70597582" w14:textId="77777777" w:rsidR="00C67E9B" w:rsidRDefault="00C67E9B" w:rsidP="00C67E9B">
      <w:pPr>
        <w:rPr>
          <w:sz w:val="28"/>
          <w:szCs w:val="28"/>
        </w:rPr>
      </w:pPr>
      <w:r>
        <w:rPr>
          <w:noProof/>
          <w:sz w:val="28"/>
          <w:szCs w:val="28"/>
        </w:rPr>
        <w:lastRenderedPageBreak/>
        <w:drawing>
          <wp:inline distT="0" distB="0" distL="0" distR="0" wp14:anchorId="234AAE61" wp14:editId="031090EA">
            <wp:extent cx="4114800" cy="35920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Rate_v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32FDEEB8" w14:textId="77777777" w:rsidR="00C67E9B" w:rsidRPr="00E836C9" w:rsidRDefault="00C67E9B" w:rsidP="00C67E9B">
      <w:pPr>
        <w:rPr>
          <w:i/>
          <w:sz w:val="28"/>
          <w:szCs w:val="28"/>
        </w:rPr>
      </w:pPr>
      <w:r w:rsidRPr="00E836C9">
        <w:rPr>
          <w:i/>
          <w:szCs w:val="28"/>
        </w:rPr>
        <w:t>Source: Brookings analysis of 2010 &amp; 2016 ACS 1-year estimates</w:t>
      </w:r>
      <w:r w:rsidRPr="00E836C9">
        <w:rPr>
          <w:i/>
          <w:sz w:val="28"/>
          <w:szCs w:val="28"/>
        </w:rPr>
        <w:t xml:space="preserve"> </w:t>
      </w:r>
    </w:p>
    <w:tbl>
      <w:tblPr>
        <w:tblW w:w="5527" w:type="dxa"/>
        <w:jc w:val="right"/>
        <w:tblLook w:val="04A0" w:firstRow="1" w:lastRow="0" w:firstColumn="1" w:lastColumn="0" w:noHBand="0" w:noVBand="1"/>
      </w:tblPr>
      <w:tblGrid>
        <w:gridCol w:w="1530"/>
        <w:gridCol w:w="2742"/>
        <w:gridCol w:w="1255"/>
      </w:tblGrid>
      <w:tr w:rsidR="00C67E9B" w:rsidRPr="00E836C9" w14:paraId="4A05B1FA" w14:textId="77777777" w:rsidTr="00F44422">
        <w:trPr>
          <w:trHeight w:val="510"/>
          <w:jc w:val="right"/>
        </w:trPr>
        <w:tc>
          <w:tcPr>
            <w:tcW w:w="1530" w:type="dxa"/>
            <w:tcBorders>
              <w:top w:val="nil"/>
              <w:left w:val="nil"/>
              <w:bottom w:val="nil"/>
              <w:right w:val="nil"/>
            </w:tcBorders>
            <w:shd w:val="clear" w:color="auto" w:fill="auto"/>
            <w:hideMark/>
          </w:tcPr>
          <w:p w14:paraId="52BBD14C" w14:textId="77777777" w:rsidR="00C67E9B" w:rsidRPr="00E836C9" w:rsidRDefault="00C67E9B" w:rsidP="00F44422">
            <w:pPr>
              <w:spacing w:after="0" w:line="240" w:lineRule="auto"/>
              <w:rPr>
                <w:rFonts w:ascii="Calibri" w:eastAsia="Times New Roman" w:hAnsi="Calibri" w:cs="Times New Roman"/>
                <w:b/>
                <w:bCs/>
                <w:color w:val="000000"/>
                <w:sz w:val="20"/>
                <w:szCs w:val="20"/>
              </w:rPr>
            </w:pPr>
            <w:r w:rsidRPr="00E836C9">
              <w:rPr>
                <w:rFonts w:ascii="Calibri" w:eastAsia="Times New Roman" w:hAnsi="Calibri" w:cs="Times New Roman"/>
                <w:b/>
                <w:bCs/>
                <w:color w:val="000000"/>
                <w:sz w:val="20"/>
                <w:szCs w:val="20"/>
              </w:rPr>
              <w:t>State</w:t>
            </w:r>
          </w:p>
        </w:tc>
        <w:tc>
          <w:tcPr>
            <w:tcW w:w="2742" w:type="dxa"/>
            <w:tcBorders>
              <w:top w:val="nil"/>
              <w:left w:val="nil"/>
              <w:bottom w:val="nil"/>
              <w:right w:val="nil"/>
            </w:tcBorders>
            <w:shd w:val="clear" w:color="auto" w:fill="auto"/>
            <w:hideMark/>
          </w:tcPr>
          <w:p w14:paraId="0A594341" w14:textId="77777777" w:rsidR="00C67E9B" w:rsidRPr="00E836C9" w:rsidRDefault="00C67E9B" w:rsidP="00F44422">
            <w:pPr>
              <w:spacing w:after="0" w:line="240" w:lineRule="auto"/>
              <w:jc w:val="right"/>
              <w:rPr>
                <w:rFonts w:ascii="Calibri" w:eastAsia="Times New Roman" w:hAnsi="Calibri" w:cs="Times New Roman"/>
                <w:b/>
                <w:bCs/>
                <w:color w:val="000000"/>
                <w:sz w:val="20"/>
                <w:szCs w:val="20"/>
              </w:rPr>
            </w:pPr>
            <w:r w:rsidRPr="00E6319A">
              <w:rPr>
                <w:rFonts w:ascii="Calibri" w:eastAsia="Times New Roman" w:hAnsi="Calibri" w:cs="Times New Roman"/>
                <w:b/>
                <w:bCs/>
                <w:noProof/>
                <w:color w:val="000000"/>
                <w:sz w:val="20"/>
                <w:szCs w:val="20"/>
              </w:rPr>
              <w:t>Employment-population</w:t>
            </w:r>
            <w:r>
              <w:rPr>
                <w:rFonts w:ascii="Calibri" w:eastAsia="Times New Roman" w:hAnsi="Calibri" w:cs="Times New Roman"/>
                <w:b/>
                <w:bCs/>
                <w:color w:val="000000"/>
                <w:sz w:val="20"/>
                <w:szCs w:val="20"/>
              </w:rPr>
              <w:t xml:space="preserve"> ratio</w:t>
            </w:r>
            <w:r w:rsidRPr="00E836C9">
              <w:rPr>
                <w:rFonts w:ascii="Calibri" w:eastAsia="Times New Roman" w:hAnsi="Calibri" w:cs="Times New Roman"/>
                <w:b/>
                <w:bCs/>
                <w:color w:val="000000"/>
                <w:sz w:val="20"/>
                <w:szCs w:val="20"/>
              </w:rPr>
              <w:t>, 2016</w:t>
            </w:r>
          </w:p>
        </w:tc>
        <w:tc>
          <w:tcPr>
            <w:tcW w:w="1255" w:type="dxa"/>
            <w:tcBorders>
              <w:top w:val="nil"/>
              <w:left w:val="nil"/>
              <w:bottom w:val="nil"/>
              <w:right w:val="nil"/>
            </w:tcBorders>
            <w:shd w:val="clear" w:color="auto" w:fill="auto"/>
            <w:hideMark/>
          </w:tcPr>
          <w:p w14:paraId="1D75C4A5" w14:textId="77777777" w:rsidR="00C67E9B" w:rsidRPr="00E836C9" w:rsidRDefault="00C67E9B" w:rsidP="00F44422">
            <w:pPr>
              <w:spacing w:after="0" w:line="240" w:lineRule="auto"/>
              <w:jc w:val="right"/>
              <w:rPr>
                <w:rFonts w:ascii="Calibri" w:eastAsia="Times New Roman" w:hAnsi="Calibri" w:cs="Times New Roman"/>
                <w:b/>
                <w:bCs/>
                <w:color w:val="000000"/>
                <w:sz w:val="20"/>
                <w:szCs w:val="20"/>
              </w:rPr>
            </w:pPr>
            <w:r w:rsidRPr="00E836C9">
              <w:rPr>
                <w:rFonts w:ascii="Calibri" w:eastAsia="Times New Roman" w:hAnsi="Calibri" w:cs="Times New Roman"/>
                <w:b/>
                <w:bCs/>
                <w:color w:val="000000"/>
                <w:sz w:val="20"/>
                <w:szCs w:val="20"/>
              </w:rPr>
              <w:t>Change,</w:t>
            </w:r>
            <w:r w:rsidRPr="00E836C9">
              <w:rPr>
                <w:rFonts w:ascii="Calibri" w:eastAsia="Times New Roman" w:hAnsi="Calibri" w:cs="Times New Roman"/>
                <w:b/>
                <w:bCs/>
                <w:color w:val="000000"/>
                <w:sz w:val="20"/>
                <w:szCs w:val="20"/>
              </w:rPr>
              <w:br/>
              <w:t>2010-16</w:t>
            </w:r>
          </w:p>
        </w:tc>
      </w:tr>
      <w:tr w:rsidR="00C67E9B" w:rsidRPr="00E836C9" w14:paraId="76991099" w14:textId="77777777" w:rsidTr="00F44422">
        <w:trPr>
          <w:trHeight w:val="72"/>
          <w:jc w:val="right"/>
        </w:trPr>
        <w:tc>
          <w:tcPr>
            <w:tcW w:w="1530" w:type="dxa"/>
            <w:tcBorders>
              <w:top w:val="nil"/>
              <w:left w:val="nil"/>
              <w:bottom w:val="nil"/>
              <w:right w:val="nil"/>
            </w:tcBorders>
            <w:shd w:val="clear" w:color="auto" w:fill="auto"/>
            <w:noWrap/>
            <w:hideMark/>
          </w:tcPr>
          <w:p w14:paraId="57899AF6"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Michigan</w:t>
            </w:r>
          </w:p>
        </w:tc>
        <w:tc>
          <w:tcPr>
            <w:tcW w:w="2742" w:type="dxa"/>
            <w:tcBorders>
              <w:top w:val="nil"/>
              <w:left w:val="nil"/>
              <w:bottom w:val="nil"/>
              <w:right w:val="nil"/>
            </w:tcBorders>
            <w:shd w:val="clear" w:color="auto" w:fill="auto"/>
            <w:noWrap/>
            <w:hideMark/>
          </w:tcPr>
          <w:p w14:paraId="550AB2B9"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71.2%</w:t>
            </w:r>
          </w:p>
        </w:tc>
        <w:tc>
          <w:tcPr>
            <w:tcW w:w="1255" w:type="dxa"/>
            <w:tcBorders>
              <w:top w:val="nil"/>
              <w:left w:val="nil"/>
              <w:bottom w:val="nil"/>
              <w:right w:val="nil"/>
            </w:tcBorders>
            <w:shd w:val="clear" w:color="auto" w:fill="auto"/>
            <w:noWrap/>
            <w:hideMark/>
          </w:tcPr>
          <w:p w14:paraId="16773781"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6.0%</w:t>
            </w:r>
          </w:p>
        </w:tc>
      </w:tr>
      <w:tr w:rsidR="00C67E9B" w:rsidRPr="00E836C9" w14:paraId="45735BEE" w14:textId="77777777" w:rsidTr="00F44422">
        <w:trPr>
          <w:trHeight w:val="72"/>
          <w:jc w:val="right"/>
        </w:trPr>
        <w:tc>
          <w:tcPr>
            <w:tcW w:w="1530" w:type="dxa"/>
            <w:tcBorders>
              <w:top w:val="nil"/>
              <w:left w:val="nil"/>
              <w:bottom w:val="nil"/>
              <w:right w:val="nil"/>
            </w:tcBorders>
            <w:shd w:val="clear" w:color="auto" w:fill="auto"/>
            <w:noWrap/>
            <w:hideMark/>
          </w:tcPr>
          <w:p w14:paraId="691EBB62"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Indiana</w:t>
            </w:r>
          </w:p>
        </w:tc>
        <w:tc>
          <w:tcPr>
            <w:tcW w:w="2742" w:type="dxa"/>
            <w:tcBorders>
              <w:top w:val="nil"/>
              <w:left w:val="nil"/>
              <w:bottom w:val="nil"/>
              <w:right w:val="nil"/>
            </w:tcBorders>
            <w:shd w:val="clear" w:color="auto" w:fill="auto"/>
            <w:noWrap/>
            <w:hideMark/>
          </w:tcPr>
          <w:p w14:paraId="5B079DE7"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74.1%</w:t>
            </w:r>
          </w:p>
        </w:tc>
        <w:tc>
          <w:tcPr>
            <w:tcW w:w="1255" w:type="dxa"/>
            <w:tcBorders>
              <w:top w:val="nil"/>
              <w:left w:val="nil"/>
              <w:bottom w:val="nil"/>
              <w:right w:val="nil"/>
            </w:tcBorders>
            <w:shd w:val="clear" w:color="auto" w:fill="auto"/>
            <w:noWrap/>
            <w:hideMark/>
          </w:tcPr>
          <w:p w14:paraId="4E41980F"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4.7%</w:t>
            </w:r>
          </w:p>
        </w:tc>
      </w:tr>
      <w:tr w:rsidR="00C67E9B" w:rsidRPr="00E836C9" w14:paraId="24A8C862" w14:textId="77777777" w:rsidTr="00F44422">
        <w:trPr>
          <w:trHeight w:val="72"/>
          <w:jc w:val="right"/>
        </w:trPr>
        <w:tc>
          <w:tcPr>
            <w:tcW w:w="1530" w:type="dxa"/>
            <w:tcBorders>
              <w:top w:val="nil"/>
              <w:left w:val="nil"/>
              <w:bottom w:val="nil"/>
              <w:right w:val="nil"/>
            </w:tcBorders>
            <w:shd w:val="clear" w:color="auto" w:fill="auto"/>
            <w:noWrap/>
            <w:hideMark/>
          </w:tcPr>
          <w:p w14:paraId="759A8330"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Kentucky</w:t>
            </w:r>
          </w:p>
        </w:tc>
        <w:tc>
          <w:tcPr>
            <w:tcW w:w="2742" w:type="dxa"/>
            <w:tcBorders>
              <w:top w:val="nil"/>
              <w:left w:val="nil"/>
              <w:bottom w:val="nil"/>
              <w:right w:val="nil"/>
            </w:tcBorders>
            <w:shd w:val="clear" w:color="auto" w:fill="auto"/>
            <w:noWrap/>
            <w:hideMark/>
          </w:tcPr>
          <w:p w14:paraId="43A7BE73"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67.7%</w:t>
            </w:r>
          </w:p>
        </w:tc>
        <w:tc>
          <w:tcPr>
            <w:tcW w:w="1255" w:type="dxa"/>
            <w:tcBorders>
              <w:top w:val="nil"/>
              <w:left w:val="nil"/>
              <w:bottom w:val="nil"/>
              <w:right w:val="nil"/>
            </w:tcBorders>
            <w:shd w:val="clear" w:color="auto" w:fill="auto"/>
            <w:noWrap/>
            <w:hideMark/>
          </w:tcPr>
          <w:p w14:paraId="15421EEB"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4.0%</w:t>
            </w:r>
          </w:p>
        </w:tc>
      </w:tr>
      <w:tr w:rsidR="00C67E9B" w:rsidRPr="00E836C9" w14:paraId="6CCF0E29" w14:textId="77777777" w:rsidTr="00F44422">
        <w:trPr>
          <w:trHeight w:val="72"/>
          <w:jc w:val="right"/>
        </w:trPr>
        <w:tc>
          <w:tcPr>
            <w:tcW w:w="1530" w:type="dxa"/>
            <w:tcBorders>
              <w:top w:val="nil"/>
              <w:left w:val="nil"/>
              <w:bottom w:val="nil"/>
              <w:right w:val="nil"/>
            </w:tcBorders>
            <w:shd w:val="clear" w:color="auto" w:fill="auto"/>
            <w:noWrap/>
            <w:hideMark/>
          </w:tcPr>
          <w:p w14:paraId="7A1C151D"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Ohio</w:t>
            </w:r>
          </w:p>
        </w:tc>
        <w:tc>
          <w:tcPr>
            <w:tcW w:w="2742" w:type="dxa"/>
            <w:tcBorders>
              <w:top w:val="nil"/>
              <w:left w:val="nil"/>
              <w:bottom w:val="nil"/>
              <w:right w:val="nil"/>
            </w:tcBorders>
            <w:shd w:val="clear" w:color="auto" w:fill="auto"/>
            <w:noWrap/>
            <w:hideMark/>
          </w:tcPr>
          <w:p w14:paraId="2262FE9C"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73.3%</w:t>
            </w:r>
          </w:p>
        </w:tc>
        <w:tc>
          <w:tcPr>
            <w:tcW w:w="1255" w:type="dxa"/>
            <w:tcBorders>
              <w:top w:val="nil"/>
              <w:left w:val="nil"/>
              <w:bottom w:val="nil"/>
              <w:right w:val="nil"/>
            </w:tcBorders>
            <w:shd w:val="clear" w:color="auto" w:fill="auto"/>
            <w:noWrap/>
            <w:hideMark/>
          </w:tcPr>
          <w:p w14:paraId="4ACE70ED"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3.8%</w:t>
            </w:r>
          </w:p>
        </w:tc>
      </w:tr>
      <w:tr w:rsidR="00C67E9B" w:rsidRPr="00E836C9" w14:paraId="7C232FA2" w14:textId="77777777" w:rsidTr="00F44422">
        <w:trPr>
          <w:trHeight w:val="72"/>
          <w:jc w:val="right"/>
        </w:trPr>
        <w:tc>
          <w:tcPr>
            <w:tcW w:w="1530" w:type="dxa"/>
            <w:tcBorders>
              <w:top w:val="nil"/>
              <w:left w:val="nil"/>
              <w:bottom w:val="nil"/>
              <w:right w:val="nil"/>
            </w:tcBorders>
            <w:shd w:val="clear" w:color="auto" w:fill="auto"/>
            <w:noWrap/>
            <w:hideMark/>
          </w:tcPr>
          <w:p w14:paraId="5E5F2178"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Illinois</w:t>
            </w:r>
          </w:p>
        </w:tc>
        <w:tc>
          <w:tcPr>
            <w:tcW w:w="2742" w:type="dxa"/>
            <w:tcBorders>
              <w:top w:val="nil"/>
              <w:left w:val="nil"/>
              <w:bottom w:val="nil"/>
              <w:right w:val="nil"/>
            </w:tcBorders>
            <w:shd w:val="clear" w:color="auto" w:fill="auto"/>
            <w:noWrap/>
            <w:hideMark/>
          </w:tcPr>
          <w:p w14:paraId="0293EC10"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74.4%</w:t>
            </w:r>
          </w:p>
        </w:tc>
        <w:tc>
          <w:tcPr>
            <w:tcW w:w="1255" w:type="dxa"/>
            <w:tcBorders>
              <w:top w:val="nil"/>
              <w:left w:val="nil"/>
              <w:bottom w:val="nil"/>
              <w:right w:val="nil"/>
            </w:tcBorders>
            <w:shd w:val="clear" w:color="auto" w:fill="auto"/>
            <w:noWrap/>
            <w:hideMark/>
          </w:tcPr>
          <w:p w14:paraId="7FD3D1C3"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3.6%</w:t>
            </w:r>
          </w:p>
        </w:tc>
      </w:tr>
      <w:tr w:rsidR="00C67E9B" w:rsidRPr="00E836C9" w14:paraId="1F6DF1ED" w14:textId="77777777" w:rsidTr="00F44422">
        <w:trPr>
          <w:trHeight w:val="72"/>
          <w:jc w:val="right"/>
        </w:trPr>
        <w:tc>
          <w:tcPr>
            <w:tcW w:w="1530" w:type="dxa"/>
            <w:tcBorders>
              <w:top w:val="nil"/>
              <w:left w:val="nil"/>
              <w:bottom w:val="nil"/>
              <w:right w:val="nil"/>
            </w:tcBorders>
            <w:shd w:val="clear" w:color="auto" w:fill="auto"/>
            <w:noWrap/>
            <w:hideMark/>
          </w:tcPr>
          <w:p w14:paraId="6CE74C1D"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Minnesota</w:t>
            </w:r>
          </w:p>
        </w:tc>
        <w:tc>
          <w:tcPr>
            <w:tcW w:w="2742" w:type="dxa"/>
            <w:tcBorders>
              <w:top w:val="nil"/>
              <w:left w:val="nil"/>
              <w:bottom w:val="nil"/>
              <w:right w:val="nil"/>
            </w:tcBorders>
            <w:shd w:val="clear" w:color="auto" w:fill="auto"/>
            <w:noWrap/>
            <w:hideMark/>
          </w:tcPr>
          <w:p w14:paraId="005FF4E4"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81.1%</w:t>
            </w:r>
          </w:p>
        </w:tc>
        <w:tc>
          <w:tcPr>
            <w:tcW w:w="1255" w:type="dxa"/>
            <w:tcBorders>
              <w:top w:val="nil"/>
              <w:left w:val="nil"/>
              <w:bottom w:val="nil"/>
              <w:right w:val="nil"/>
            </w:tcBorders>
            <w:shd w:val="clear" w:color="auto" w:fill="auto"/>
            <w:noWrap/>
            <w:hideMark/>
          </w:tcPr>
          <w:p w14:paraId="7C428825"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3.6%</w:t>
            </w:r>
          </w:p>
        </w:tc>
      </w:tr>
      <w:tr w:rsidR="00C67E9B" w:rsidRPr="00E836C9" w14:paraId="260868DA" w14:textId="77777777" w:rsidTr="00F44422">
        <w:trPr>
          <w:trHeight w:val="72"/>
          <w:jc w:val="right"/>
        </w:trPr>
        <w:tc>
          <w:tcPr>
            <w:tcW w:w="1530" w:type="dxa"/>
            <w:tcBorders>
              <w:top w:val="nil"/>
              <w:left w:val="nil"/>
              <w:bottom w:val="nil"/>
              <w:right w:val="nil"/>
            </w:tcBorders>
            <w:shd w:val="clear" w:color="auto" w:fill="auto"/>
            <w:noWrap/>
            <w:hideMark/>
          </w:tcPr>
          <w:p w14:paraId="57E6C3F9"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Tennessee</w:t>
            </w:r>
          </w:p>
        </w:tc>
        <w:tc>
          <w:tcPr>
            <w:tcW w:w="2742" w:type="dxa"/>
            <w:tcBorders>
              <w:top w:val="nil"/>
              <w:left w:val="nil"/>
              <w:bottom w:val="nil"/>
              <w:right w:val="nil"/>
            </w:tcBorders>
            <w:shd w:val="clear" w:color="auto" w:fill="auto"/>
            <w:noWrap/>
            <w:hideMark/>
          </w:tcPr>
          <w:p w14:paraId="4AF90E1C"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69.6%</w:t>
            </w:r>
          </w:p>
        </w:tc>
        <w:tc>
          <w:tcPr>
            <w:tcW w:w="1255" w:type="dxa"/>
            <w:tcBorders>
              <w:top w:val="nil"/>
              <w:left w:val="nil"/>
              <w:bottom w:val="nil"/>
              <w:right w:val="nil"/>
            </w:tcBorders>
            <w:shd w:val="clear" w:color="auto" w:fill="auto"/>
            <w:noWrap/>
            <w:hideMark/>
          </w:tcPr>
          <w:p w14:paraId="4F9F1C2A"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3.5%</w:t>
            </w:r>
          </w:p>
        </w:tc>
      </w:tr>
      <w:tr w:rsidR="00C67E9B" w:rsidRPr="00E836C9" w14:paraId="428A4314" w14:textId="77777777" w:rsidTr="00F44422">
        <w:trPr>
          <w:trHeight w:val="72"/>
          <w:jc w:val="right"/>
        </w:trPr>
        <w:tc>
          <w:tcPr>
            <w:tcW w:w="1530" w:type="dxa"/>
            <w:tcBorders>
              <w:top w:val="nil"/>
              <w:left w:val="nil"/>
              <w:bottom w:val="nil"/>
              <w:right w:val="nil"/>
            </w:tcBorders>
            <w:shd w:val="clear" w:color="auto" w:fill="auto"/>
            <w:noWrap/>
            <w:hideMark/>
          </w:tcPr>
          <w:p w14:paraId="2BAB34C2"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Wisconsin</w:t>
            </w:r>
          </w:p>
        </w:tc>
        <w:tc>
          <w:tcPr>
            <w:tcW w:w="2742" w:type="dxa"/>
            <w:tcBorders>
              <w:top w:val="nil"/>
              <w:left w:val="nil"/>
              <w:bottom w:val="nil"/>
              <w:right w:val="nil"/>
            </w:tcBorders>
            <w:shd w:val="clear" w:color="auto" w:fill="auto"/>
            <w:noWrap/>
            <w:hideMark/>
          </w:tcPr>
          <w:p w14:paraId="6213CDD7"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78.3%</w:t>
            </w:r>
          </w:p>
        </w:tc>
        <w:tc>
          <w:tcPr>
            <w:tcW w:w="1255" w:type="dxa"/>
            <w:tcBorders>
              <w:top w:val="nil"/>
              <w:left w:val="nil"/>
              <w:bottom w:val="nil"/>
              <w:right w:val="nil"/>
            </w:tcBorders>
            <w:shd w:val="clear" w:color="auto" w:fill="auto"/>
            <w:noWrap/>
            <w:hideMark/>
          </w:tcPr>
          <w:p w14:paraId="2CCCA95E"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2.9%</w:t>
            </w:r>
          </w:p>
        </w:tc>
      </w:tr>
      <w:tr w:rsidR="00C67E9B" w:rsidRPr="00E836C9" w14:paraId="416C6B0F" w14:textId="77777777" w:rsidTr="00F44422">
        <w:trPr>
          <w:trHeight w:val="72"/>
          <w:jc w:val="right"/>
        </w:trPr>
        <w:tc>
          <w:tcPr>
            <w:tcW w:w="1530" w:type="dxa"/>
            <w:tcBorders>
              <w:top w:val="nil"/>
              <w:left w:val="nil"/>
              <w:bottom w:val="nil"/>
              <w:right w:val="nil"/>
            </w:tcBorders>
            <w:shd w:val="clear" w:color="auto" w:fill="auto"/>
            <w:noWrap/>
            <w:hideMark/>
          </w:tcPr>
          <w:p w14:paraId="4D3C3E7E"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Missouri</w:t>
            </w:r>
          </w:p>
        </w:tc>
        <w:tc>
          <w:tcPr>
            <w:tcW w:w="2742" w:type="dxa"/>
            <w:tcBorders>
              <w:top w:val="nil"/>
              <w:left w:val="nil"/>
              <w:bottom w:val="nil"/>
              <w:right w:val="nil"/>
            </w:tcBorders>
            <w:shd w:val="clear" w:color="auto" w:fill="auto"/>
            <w:noWrap/>
            <w:hideMark/>
          </w:tcPr>
          <w:p w14:paraId="1B3634A7"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73.2%</w:t>
            </w:r>
          </w:p>
        </w:tc>
        <w:tc>
          <w:tcPr>
            <w:tcW w:w="1255" w:type="dxa"/>
            <w:tcBorders>
              <w:top w:val="nil"/>
              <w:left w:val="nil"/>
              <w:bottom w:val="nil"/>
              <w:right w:val="nil"/>
            </w:tcBorders>
            <w:shd w:val="clear" w:color="auto" w:fill="auto"/>
            <w:noWrap/>
            <w:hideMark/>
          </w:tcPr>
          <w:p w14:paraId="098EAC16"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2.8%</w:t>
            </w:r>
          </w:p>
        </w:tc>
      </w:tr>
      <w:tr w:rsidR="00C67E9B" w:rsidRPr="00E836C9" w14:paraId="6EFFE5AC" w14:textId="77777777" w:rsidTr="00F44422">
        <w:trPr>
          <w:trHeight w:val="72"/>
          <w:jc w:val="right"/>
        </w:trPr>
        <w:tc>
          <w:tcPr>
            <w:tcW w:w="1530" w:type="dxa"/>
            <w:tcBorders>
              <w:top w:val="nil"/>
              <w:left w:val="nil"/>
              <w:bottom w:val="nil"/>
              <w:right w:val="nil"/>
            </w:tcBorders>
            <w:shd w:val="clear" w:color="auto" w:fill="auto"/>
            <w:noWrap/>
            <w:hideMark/>
          </w:tcPr>
          <w:p w14:paraId="7753F896"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Mississippi</w:t>
            </w:r>
          </w:p>
        </w:tc>
        <w:tc>
          <w:tcPr>
            <w:tcW w:w="2742" w:type="dxa"/>
            <w:tcBorders>
              <w:top w:val="nil"/>
              <w:left w:val="nil"/>
              <w:bottom w:val="nil"/>
              <w:right w:val="nil"/>
            </w:tcBorders>
            <w:shd w:val="clear" w:color="auto" w:fill="auto"/>
            <w:noWrap/>
            <w:hideMark/>
          </w:tcPr>
          <w:p w14:paraId="6B748009"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65.2%</w:t>
            </w:r>
          </w:p>
        </w:tc>
        <w:tc>
          <w:tcPr>
            <w:tcW w:w="1255" w:type="dxa"/>
            <w:tcBorders>
              <w:top w:val="nil"/>
              <w:left w:val="nil"/>
              <w:bottom w:val="nil"/>
              <w:right w:val="nil"/>
            </w:tcBorders>
            <w:shd w:val="clear" w:color="auto" w:fill="auto"/>
            <w:noWrap/>
            <w:hideMark/>
          </w:tcPr>
          <w:p w14:paraId="6F60C8AF"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2.6%</w:t>
            </w:r>
          </w:p>
        </w:tc>
      </w:tr>
      <w:tr w:rsidR="00C67E9B" w:rsidRPr="00E836C9" w14:paraId="41B12C72" w14:textId="77777777" w:rsidTr="00F44422">
        <w:trPr>
          <w:trHeight w:val="72"/>
          <w:jc w:val="right"/>
        </w:trPr>
        <w:tc>
          <w:tcPr>
            <w:tcW w:w="1530" w:type="dxa"/>
            <w:tcBorders>
              <w:top w:val="nil"/>
              <w:left w:val="nil"/>
              <w:bottom w:val="nil"/>
              <w:right w:val="nil"/>
            </w:tcBorders>
            <w:shd w:val="clear" w:color="auto" w:fill="auto"/>
            <w:noWrap/>
            <w:hideMark/>
          </w:tcPr>
          <w:p w14:paraId="6A1ADA50"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Alabama</w:t>
            </w:r>
          </w:p>
        </w:tc>
        <w:tc>
          <w:tcPr>
            <w:tcW w:w="2742" w:type="dxa"/>
            <w:tcBorders>
              <w:top w:val="nil"/>
              <w:left w:val="nil"/>
              <w:bottom w:val="nil"/>
              <w:right w:val="nil"/>
            </w:tcBorders>
            <w:shd w:val="clear" w:color="auto" w:fill="auto"/>
            <w:noWrap/>
            <w:hideMark/>
          </w:tcPr>
          <w:p w14:paraId="23361F62"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66.4%</w:t>
            </w:r>
          </w:p>
        </w:tc>
        <w:tc>
          <w:tcPr>
            <w:tcW w:w="1255" w:type="dxa"/>
            <w:tcBorders>
              <w:top w:val="nil"/>
              <w:left w:val="nil"/>
              <w:bottom w:val="nil"/>
              <w:right w:val="nil"/>
            </w:tcBorders>
            <w:shd w:val="clear" w:color="auto" w:fill="auto"/>
            <w:noWrap/>
            <w:hideMark/>
          </w:tcPr>
          <w:p w14:paraId="6E5EB0CA"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2.2%</w:t>
            </w:r>
          </w:p>
        </w:tc>
      </w:tr>
      <w:tr w:rsidR="00C67E9B" w:rsidRPr="00E836C9" w14:paraId="76F61557" w14:textId="77777777" w:rsidTr="00F44422">
        <w:trPr>
          <w:trHeight w:val="72"/>
          <w:jc w:val="right"/>
        </w:trPr>
        <w:tc>
          <w:tcPr>
            <w:tcW w:w="1530" w:type="dxa"/>
            <w:tcBorders>
              <w:top w:val="nil"/>
              <w:left w:val="nil"/>
              <w:bottom w:val="nil"/>
              <w:right w:val="nil"/>
            </w:tcBorders>
            <w:shd w:val="clear" w:color="auto" w:fill="auto"/>
            <w:noWrap/>
            <w:hideMark/>
          </w:tcPr>
          <w:p w14:paraId="4502DD04"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Kansas</w:t>
            </w:r>
          </w:p>
        </w:tc>
        <w:tc>
          <w:tcPr>
            <w:tcW w:w="2742" w:type="dxa"/>
            <w:tcBorders>
              <w:top w:val="nil"/>
              <w:left w:val="nil"/>
              <w:bottom w:val="nil"/>
              <w:right w:val="nil"/>
            </w:tcBorders>
            <w:shd w:val="clear" w:color="auto" w:fill="auto"/>
            <w:noWrap/>
            <w:hideMark/>
          </w:tcPr>
          <w:p w14:paraId="19E5C6DC"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76.2%</w:t>
            </w:r>
          </w:p>
        </w:tc>
        <w:tc>
          <w:tcPr>
            <w:tcW w:w="1255" w:type="dxa"/>
            <w:tcBorders>
              <w:top w:val="nil"/>
              <w:left w:val="nil"/>
              <w:bottom w:val="nil"/>
              <w:right w:val="nil"/>
            </w:tcBorders>
            <w:shd w:val="clear" w:color="auto" w:fill="auto"/>
            <w:noWrap/>
            <w:hideMark/>
          </w:tcPr>
          <w:p w14:paraId="1F0AA8AF"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1.6%</w:t>
            </w:r>
          </w:p>
        </w:tc>
      </w:tr>
      <w:tr w:rsidR="00C67E9B" w:rsidRPr="00E836C9" w14:paraId="2BEA9B3E" w14:textId="77777777" w:rsidTr="00F44422">
        <w:trPr>
          <w:trHeight w:val="72"/>
          <w:jc w:val="right"/>
        </w:trPr>
        <w:tc>
          <w:tcPr>
            <w:tcW w:w="1530" w:type="dxa"/>
            <w:tcBorders>
              <w:top w:val="nil"/>
              <w:left w:val="nil"/>
              <w:bottom w:val="nil"/>
              <w:right w:val="nil"/>
            </w:tcBorders>
            <w:shd w:val="clear" w:color="auto" w:fill="auto"/>
            <w:noWrap/>
            <w:hideMark/>
          </w:tcPr>
          <w:p w14:paraId="599DADA7"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Nebraska</w:t>
            </w:r>
          </w:p>
        </w:tc>
        <w:tc>
          <w:tcPr>
            <w:tcW w:w="2742" w:type="dxa"/>
            <w:tcBorders>
              <w:top w:val="nil"/>
              <w:left w:val="nil"/>
              <w:bottom w:val="nil"/>
              <w:right w:val="nil"/>
            </w:tcBorders>
            <w:shd w:val="clear" w:color="auto" w:fill="auto"/>
            <w:noWrap/>
            <w:hideMark/>
          </w:tcPr>
          <w:p w14:paraId="111BD409"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80.4%</w:t>
            </w:r>
          </w:p>
        </w:tc>
        <w:tc>
          <w:tcPr>
            <w:tcW w:w="1255" w:type="dxa"/>
            <w:tcBorders>
              <w:top w:val="nil"/>
              <w:left w:val="nil"/>
              <w:bottom w:val="nil"/>
              <w:right w:val="nil"/>
            </w:tcBorders>
            <w:shd w:val="clear" w:color="auto" w:fill="auto"/>
            <w:noWrap/>
            <w:hideMark/>
          </w:tcPr>
          <w:p w14:paraId="73A2141D"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1.5%</w:t>
            </w:r>
          </w:p>
        </w:tc>
      </w:tr>
      <w:tr w:rsidR="00C67E9B" w:rsidRPr="00E836C9" w14:paraId="0CC9CCD3" w14:textId="77777777" w:rsidTr="00F44422">
        <w:trPr>
          <w:trHeight w:val="72"/>
          <w:jc w:val="right"/>
        </w:trPr>
        <w:tc>
          <w:tcPr>
            <w:tcW w:w="1530" w:type="dxa"/>
            <w:tcBorders>
              <w:top w:val="nil"/>
              <w:left w:val="nil"/>
              <w:bottom w:val="nil"/>
              <w:right w:val="nil"/>
            </w:tcBorders>
            <w:shd w:val="clear" w:color="auto" w:fill="auto"/>
            <w:noWrap/>
            <w:hideMark/>
          </w:tcPr>
          <w:p w14:paraId="625252FE"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Arkansas</w:t>
            </w:r>
          </w:p>
        </w:tc>
        <w:tc>
          <w:tcPr>
            <w:tcW w:w="2742" w:type="dxa"/>
            <w:tcBorders>
              <w:top w:val="nil"/>
              <w:left w:val="nil"/>
              <w:bottom w:val="nil"/>
              <w:right w:val="nil"/>
            </w:tcBorders>
            <w:shd w:val="clear" w:color="auto" w:fill="auto"/>
            <w:noWrap/>
            <w:hideMark/>
          </w:tcPr>
          <w:p w14:paraId="0B46C054"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68.3%</w:t>
            </w:r>
          </w:p>
        </w:tc>
        <w:tc>
          <w:tcPr>
            <w:tcW w:w="1255" w:type="dxa"/>
            <w:tcBorders>
              <w:top w:val="nil"/>
              <w:left w:val="nil"/>
              <w:bottom w:val="nil"/>
              <w:right w:val="nil"/>
            </w:tcBorders>
            <w:shd w:val="clear" w:color="auto" w:fill="auto"/>
            <w:noWrap/>
            <w:hideMark/>
          </w:tcPr>
          <w:p w14:paraId="344D1921"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1.2%</w:t>
            </w:r>
          </w:p>
        </w:tc>
      </w:tr>
      <w:tr w:rsidR="00C67E9B" w:rsidRPr="00E836C9" w14:paraId="45598841" w14:textId="77777777" w:rsidTr="00F44422">
        <w:trPr>
          <w:trHeight w:val="72"/>
          <w:jc w:val="right"/>
        </w:trPr>
        <w:tc>
          <w:tcPr>
            <w:tcW w:w="1530" w:type="dxa"/>
            <w:tcBorders>
              <w:top w:val="nil"/>
              <w:left w:val="nil"/>
              <w:bottom w:val="nil"/>
              <w:right w:val="nil"/>
            </w:tcBorders>
            <w:shd w:val="clear" w:color="auto" w:fill="auto"/>
            <w:noWrap/>
            <w:hideMark/>
          </w:tcPr>
          <w:p w14:paraId="34C37938"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Iowa</w:t>
            </w:r>
          </w:p>
        </w:tc>
        <w:tc>
          <w:tcPr>
            <w:tcW w:w="2742" w:type="dxa"/>
            <w:tcBorders>
              <w:top w:val="nil"/>
              <w:left w:val="nil"/>
              <w:bottom w:val="nil"/>
              <w:right w:val="nil"/>
            </w:tcBorders>
            <w:shd w:val="clear" w:color="auto" w:fill="auto"/>
            <w:noWrap/>
            <w:hideMark/>
          </w:tcPr>
          <w:p w14:paraId="4A0E2685"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79.5%</w:t>
            </w:r>
          </w:p>
        </w:tc>
        <w:tc>
          <w:tcPr>
            <w:tcW w:w="1255" w:type="dxa"/>
            <w:tcBorders>
              <w:top w:val="nil"/>
              <w:left w:val="nil"/>
              <w:bottom w:val="nil"/>
              <w:right w:val="nil"/>
            </w:tcBorders>
            <w:shd w:val="clear" w:color="auto" w:fill="auto"/>
            <w:noWrap/>
            <w:hideMark/>
          </w:tcPr>
          <w:p w14:paraId="1BE8999B"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1.1%</w:t>
            </w:r>
          </w:p>
        </w:tc>
      </w:tr>
      <w:tr w:rsidR="00C67E9B" w:rsidRPr="00E836C9" w14:paraId="3B845DBC" w14:textId="77777777" w:rsidTr="00F44422">
        <w:trPr>
          <w:trHeight w:val="72"/>
          <w:jc w:val="right"/>
        </w:trPr>
        <w:tc>
          <w:tcPr>
            <w:tcW w:w="1530" w:type="dxa"/>
            <w:tcBorders>
              <w:top w:val="nil"/>
              <w:left w:val="nil"/>
              <w:bottom w:val="nil"/>
              <w:right w:val="nil"/>
            </w:tcBorders>
            <w:shd w:val="clear" w:color="auto" w:fill="auto"/>
            <w:noWrap/>
            <w:hideMark/>
          </w:tcPr>
          <w:p w14:paraId="16CD0141"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Oklahoma</w:t>
            </w:r>
          </w:p>
        </w:tc>
        <w:tc>
          <w:tcPr>
            <w:tcW w:w="2742" w:type="dxa"/>
            <w:tcBorders>
              <w:top w:val="nil"/>
              <w:left w:val="nil"/>
              <w:bottom w:val="nil"/>
              <w:right w:val="nil"/>
            </w:tcBorders>
            <w:shd w:val="clear" w:color="auto" w:fill="auto"/>
            <w:noWrap/>
            <w:hideMark/>
          </w:tcPr>
          <w:p w14:paraId="51B5D3B5"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69.4%</w:t>
            </w:r>
          </w:p>
        </w:tc>
        <w:tc>
          <w:tcPr>
            <w:tcW w:w="1255" w:type="dxa"/>
            <w:tcBorders>
              <w:top w:val="nil"/>
              <w:left w:val="nil"/>
              <w:bottom w:val="nil"/>
              <w:right w:val="nil"/>
            </w:tcBorders>
            <w:shd w:val="clear" w:color="auto" w:fill="auto"/>
            <w:noWrap/>
            <w:hideMark/>
          </w:tcPr>
          <w:p w14:paraId="4787B054"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0.9%</w:t>
            </w:r>
          </w:p>
        </w:tc>
      </w:tr>
      <w:tr w:rsidR="00C67E9B" w:rsidRPr="00E836C9" w14:paraId="530E2413" w14:textId="77777777" w:rsidTr="00F44422">
        <w:trPr>
          <w:trHeight w:val="72"/>
          <w:jc w:val="right"/>
        </w:trPr>
        <w:tc>
          <w:tcPr>
            <w:tcW w:w="1530" w:type="dxa"/>
            <w:tcBorders>
              <w:top w:val="nil"/>
              <w:left w:val="nil"/>
              <w:bottom w:val="nil"/>
              <w:right w:val="nil"/>
            </w:tcBorders>
            <w:shd w:val="clear" w:color="auto" w:fill="auto"/>
            <w:noWrap/>
            <w:hideMark/>
          </w:tcPr>
          <w:p w14:paraId="600CB941"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South Dakota</w:t>
            </w:r>
          </w:p>
        </w:tc>
        <w:tc>
          <w:tcPr>
            <w:tcW w:w="2742" w:type="dxa"/>
            <w:tcBorders>
              <w:top w:val="nil"/>
              <w:left w:val="nil"/>
              <w:bottom w:val="nil"/>
              <w:right w:val="nil"/>
            </w:tcBorders>
            <w:shd w:val="clear" w:color="auto" w:fill="auto"/>
            <w:noWrap/>
            <w:hideMark/>
          </w:tcPr>
          <w:p w14:paraId="632BE926"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79.0%</w:t>
            </w:r>
          </w:p>
        </w:tc>
        <w:tc>
          <w:tcPr>
            <w:tcW w:w="1255" w:type="dxa"/>
            <w:tcBorders>
              <w:top w:val="nil"/>
              <w:left w:val="nil"/>
              <w:bottom w:val="nil"/>
              <w:right w:val="nil"/>
            </w:tcBorders>
            <w:shd w:val="clear" w:color="auto" w:fill="auto"/>
            <w:noWrap/>
            <w:hideMark/>
          </w:tcPr>
          <w:p w14:paraId="269C3E48"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0.8%</w:t>
            </w:r>
          </w:p>
        </w:tc>
      </w:tr>
      <w:tr w:rsidR="00C67E9B" w:rsidRPr="00E836C9" w14:paraId="3D87BABB" w14:textId="77777777" w:rsidTr="00F44422">
        <w:trPr>
          <w:trHeight w:val="72"/>
          <w:jc w:val="right"/>
        </w:trPr>
        <w:tc>
          <w:tcPr>
            <w:tcW w:w="1530" w:type="dxa"/>
            <w:tcBorders>
              <w:top w:val="nil"/>
              <w:left w:val="nil"/>
              <w:bottom w:val="nil"/>
              <w:right w:val="nil"/>
            </w:tcBorders>
            <w:shd w:val="clear" w:color="auto" w:fill="auto"/>
            <w:noWrap/>
            <w:hideMark/>
          </w:tcPr>
          <w:p w14:paraId="608AD786"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Louisiana</w:t>
            </w:r>
          </w:p>
        </w:tc>
        <w:tc>
          <w:tcPr>
            <w:tcW w:w="2742" w:type="dxa"/>
            <w:tcBorders>
              <w:top w:val="nil"/>
              <w:left w:val="nil"/>
              <w:bottom w:val="nil"/>
              <w:right w:val="nil"/>
            </w:tcBorders>
            <w:shd w:val="clear" w:color="auto" w:fill="auto"/>
            <w:noWrap/>
            <w:hideMark/>
          </w:tcPr>
          <w:p w14:paraId="497B1BBA"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66.6%</w:t>
            </w:r>
          </w:p>
        </w:tc>
        <w:tc>
          <w:tcPr>
            <w:tcW w:w="1255" w:type="dxa"/>
            <w:tcBorders>
              <w:top w:val="nil"/>
              <w:left w:val="nil"/>
              <w:bottom w:val="nil"/>
              <w:right w:val="nil"/>
            </w:tcBorders>
            <w:shd w:val="clear" w:color="auto" w:fill="auto"/>
            <w:noWrap/>
            <w:hideMark/>
          </w:tcPr>
          <w:p w14:paraId="12E38591"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0.2%</w:t>
            </w:r>
          </w:p>
        </w:tc>
      </w:tr>
      <w:tr w:rsidR="00C67E9B" w:rsidRPr="00E836C9" w14:paraId="135E6BC5" w14:textId="77777777" w:rsidTr="00F44422">
        <w:trPr>
          <w:trHeight w:val="72"/>
          <w:jc w:val="right"/>
        </w:trPr>
        <w:tc>
          <w:tcPr>
            <w:tcW w:w="1530" w:type="dxa"/>
            <w:tcBorders>
              <w:top w:val="nil"/>
              <w:left w:val="nil"/>
              <w:bottom w:val="double" w:sz="6" w:space="0" w:color="auto"/>
              <w:right w:val="nil"/>
            </w:tcBorders>
            <w:shd w:val="clear" w:color="auto" w:fill="auto"/>
            <w:noWrap/>
            <w:hideMark/>
          </w:tcPr>
          <w:p w14:paraId="1B137479"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North Dakota</w:t>
            </w:r>
          </w:p>
        </w:tc>
        <w:tc>
          <w:tcPr>
            <w:tcW w:w="2742" w:type="dxa"/>
            <w:tcBorders>
              <w:top w:val="nil"/>
              <w:left w:val="nil"/>
              <w:bottom w:val="double" w:sz="6" w:space="0" w:color="auto"/>
              <w:right w:val="nil"/>
            </w:tcBorders>
            <w:shd w:val="clear" w:color="auto" w:fill="auto"/>
            <w:noWrap/>
            <w:hideMark/>
          </w:tcPr>
          <w:p w14:paraId="546805F2"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80.9%</w:t>
            </w:r>
          </w:p>
        </w:tc>
        <w:tc>
          <w:tcPr>
            <w:tcW w:w="1255" w:type="dxa"/>
            <w:tcBorders>
              <w:top w:val="nil"/>
              <w:left w:val="nil"/>
              <w:bottom w:val="double" w:sz="6" w:space="0" w:color="auto"/>
              <w:right w:val="nil"/>
            </w:tcBorders>
            <w:shd w:val="clear" w:color="auto" w:fill="auto"/>
            <w:noWrap/>
            <w:hideMark/>
          </w:tcPr>
          <w:p w14:paraId="35B8F366"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-0.1%</w:t>
            </w:r>
          </w:p>
        </w:tc>
      </w:tr>
      <w:tr w:rsidR="00C67E9B" w:rsidRPr="00E836C9" w14:paraId="39D8EDF5" w14:textId="77777777" w:rsidTr="00F44422">
        <w:trPr>
          <w:trHeight w:val="315"/>
          <w:jc w:val="right"/>
        </w:trPr>
        <w:tc>
          <w:tcPr>
            <w:tcW w:w="1530" w:type="dxa"/>
            <w:tcBorders>
              <w:top w:val="nil"/>
              <w:left w:val="nil"/>
              <w:bottom w:val="nil"/>
              <w:right w:val="nil"/>
            </w:tcBorders>
            <w:shd w:val="clear" w:color="auto" w:fill="auto"/>
            <w:noWrap/>
            <w:vAlign w:val="bottom"/>
            <w:hideMark/>
          </w:tcPr>
          <w:p w14:paraId="285924A2" w14:textId="77777777" w:rsidR="00C67E9B" w:rsidRPr="001E6A75" w:rsidRDefault="00C67E9B" w:rsidP="00F44422">
            <w:pPr>
              <w:spacing w:after="0" w:line="240" w:lineRule="auto"/>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Heartland</w:t>
            </w:r>
          </w:p>
        </w:tc>
        <w:tc>
          <w:tcPr>
            <w:tcW w:w="2742" w:type="dxa"/>
            <w:tcBorders>
              <w:top w:val="nil"/>
              <w:left w:val="nil"/>
              <w:bottom w:val="nil"/>
              <w:right w:val="nil"/>
            </w:tcBorders>
            <w:shd w:val="clear" w:color="auto" w:fill="auto"/>
            <w:noWrap/>
            <w:vAlign w:val="bottom"/>
            <w:hideMark/>
          </w:tcPr>
          <w:p w14:paraId="7EDF19F0"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72.8%</w:t>
            </w:r>
          </w:p>
        </w:tc>
        <w:tc>
          <w:tcPr>
            <w:tcW w:w="1255" w:type="dxa"/>
            <w:tcBorders>
              <w:top w:val="nil"/>
              <w:left w:val="nil"/>
              <w:bottom w:val="nil"/>
              <w:right w:val="nil"/>
            </w:tcBorders>
            <w:shd w:val="clear" w:color="auto" w:fill="auto"/>
            <w:noWrap/>
            <w:vAlign w:val="bottom"/>
            <w:hideMark/>
          </w:tcPr>
          <w:p w14:paraId="4FF30A24"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3.2%</w:t>
            </w:r>
          </w:p>
        </w:tc>
      </w:tr>
      <w:tr w:rsidR="00C67E9B" w:rsidRPr="00E836C9" w14:paraId="3914DDC2" w14:textId="77777777" w:rsidTr="00F44422">
        <w:trPr>
          <w:trHeight w:val="300"/>
          <w:jc w:val="right"/>
        </w:trPr>
        <w:tc>
          <w:tcPr>
            <w:tcW w:w="1530" w:type="dxa"/>
            <w:tcBorders>
              <w:top w:val="nil"/>
              <w:left w:val="nil"/>
              <w:bottom w:val="nil"/>
              <w:right w:val="nil"/>
            </w:tcBorders>
            <w:shd w:val="clear" w:color="auto" w:fill="auto"/>
            <w:noWrap/>
            <w:vAlign w:val="bottom"/>
            <w:hideMark/>
          </w:tcPr>
          <w:p w14:paraId="522D928A" w14:textId="77777777" w:rsidR="00C67E9B" w:rsidRPr="001E6A75" w:rsidRDefault="00C67E9B" w:rsidP="00F44422">
            <w:pPr>
              <w:spacing w:after="0" w:line="240" w:lineRule="auto"/>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Non-Heartland</w:t>
            </w:r>
          </w:p>
        </w:tc>
        <w:tc>
          <w:tcPr>
            <w:tcW w:w="2742" w:type="dxa"/>
            <w:tcBorders>
              <w:top w:val="nil"/>
              <w:left w:val="nil"/>
              <w:bottom w:val="nil"/>
              <w:right w:val="nil"/>
            </w:tcBorders>
            <w:shd w:val="clear" w:color="auto" w:fill="auto"/>
            <w:noWrap/>
            <w:vAlign w:val="bottom"/>
            <w:hideMark/>
          </w:tcPr>
          <w:p w14:paraId="395B9D5D"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72.4%</w:t>
            </w:r>
          </w:p>
        </w:tc>
        <w:tc>
          <w:tcPr>
            <w:tcW w:w="1255" w:type="dxa"/>
            <w:tcBorders>
              <w:top w:val="nil"/>
              <w:left w:val="nil"/>
              <w:bottom w:val="nil"/>
              <w:right w:val="nil"/>
            </w:tcBorders>
            <w:shd w:val="clear" w:color="auto" w:fill="auto"/>
            <w:noWrap/>
            <w:vAlign w:val="bottom"/>
            <w:hideMark/>
          </w:tcPr>
          <w:p w14:paraId="0AB0BB7A"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3.4%</w:t>
            </w:r>
          </w:p>
        </w:tc>
      </w:tr>
      <w:tr w:rsidR="00C67E9B" w:rsidRPr="00E836C9" w14:paraId="4EF18A12" w14:textId="77777777" w:rsidTr="00F44422">
        <w:trPr>
          <w:trHeight w:val="300"/>
          <w:jc w:val="right"/>
        </w:trPr>
        <w:tc>
          <w:tcPr>
            <w:tcW w:w="5527" w:type="dxa"/>
            <w:gridSpan w:val="3"/>
            <w:tcBorders>
              <w:top w:val="nil"/>
              <w:left w:val="nil"/>
              <w:bottom w:val="nil"/>
              <w:right w:val="nil"/>
            </w:tcBorders>
            <w:shd w:val="clear" w:color="auto" w:fill="auto"/>
            <w:noWrap/>
            <w:vAlign w:val="bottom"/>
            <w:hideMark/>
          </w:tcPr>
          <w:p w14:paraId="708C3C48" w14:textId="423CBF34" w:rsidR="00C67E9B" w:rsidRPr="00E836C9" w:rsidRDefault="00C67E9B" w:rsidP="00EF6EA1">
            <w:pPr>
              <w:spacing w:after="0" w:line="240" w:lineRule="auto"/>
              <w:rPr>
                <w:rFonts w:ascii="Calibri" w:eastAsia="Times New Roman" w:hAnsi="Calibri" w:cs="Times New Roman"/>
                <w:i/>
                <w:iCs/>
                <w:sz w:val="20"/>
                <w:szCs w:val="20"/>
              </w:rPr>
            </w:pPr>
            <w:r w:rsidRPr="00E836C9">
              <w:rPr>
                <w:rFonts w:ascii="Calibri" w:eastAsia="Times New Roman" w:hAnsi="Calibri" w:cs="Times New Roman"/>
                <w:i/>
                <w:iCs/>
                <w:sz w:val="20"/>
                <w:szCs w:val="20"/>
              </w:rPr>
              <w:t xml:space="preserve">Source: Brookings analysis of 2010 &amp; 2016 ACS 1-year </w:t>
            </w:r>
            <w:r w:rsidR="00EF6EA1">
              <w:rPr>
                <w:rFonts w:ascii="Calibri" w:eastAsia="Times New Roman" w:hAnsi="Calibri" w:cs="Times New Roman"/>
                <w:i/>
                <w:iCs/>
                <w:sz w:val="20"/>
                <w:szCs w:val="20"/>
              </w:rPr>
              <w:t>estimates</w:t>
            </w:r>
          </w:p>
        </w:tc>
      </w:tr>
    </w:tbl>
    <w:p w14:paraId="46A7B7D3" w14:textId="5A843FFA" w:rsidR="00570213" w:rsidRDefault="00570213">
      <w:pPr>
        <w:rPr>
          <w:sz w:val="28"/>
          <w:szCs w:val="28"/>
        </w:rPr>
      </w:pPr>
      <w:r>
        <w:rPr>
          <w:sz w:val="28"/>
          <w:szCs w:val="28"/>
        </w:rPr>
        <w:br w:type="page"/>
      </w:r>
    </w:p>
    <w:p w14:paraId="71573FF1" w14:textId="77777777" w:rsidR="000E0F4C" w:rsidRPr="00FE3126" w:rsidRDefault="000E0F4C" w:rsidP="000E0F4C">
      <w:pPr>
        <w:pStyle w:val="Heading4"/>
      </w:pPr>
      <w:bookmarkStart w:id="20" w:name="_Toc522092118"/>
      <w:r>
        <w:lastRenderedPageBreak/>
        <w:t>Median wage</w:t>
      </w:r>
      <w:bookmarkEnd w:id="20"/>
    </w:p>
    <w:p w14:paraId="3B3CFAFC" w14:textId="77777777" w:rsidR="000E0F4C" w:rsidRDefault="000E0F4C" w:rsidP="000E0F4C">
      <w:pPr>
        <w:rPr>
          <w:sz w:val="28"/>
          <w:szCs w:val="28"/>
        </w:rPr>
      </w:pPr>
      <w:r>
        <w:rPr>
          <w:sz w:val="28"/>
          <w:szCs w:val="28"/>
        </w:rPr>
        <w:t xml:space="preserve">Adjusting median wages for their local purchasing power yields </w:t>
      </w:r>
      <w:r w:rsidRPr="00E6319A">
        <w:rPr>
          <w:noProof/>
          <w:sz w:val="28"/>
          <w:szCs w:val="28"/>
        </w:rPr>
        <w:t>a solid</w:t>
      </w:r>
      <w:r>
        <w:rPr>
          <w:sz w:val="28"/>
          <w:szCs w:val="28"/>
        </w:rPr>
        <w:t xml:space="preserve"> measure of the </w:t>
      </w:r>
      <w:r w:rsidRPr="00A025EF">
        <w:rPr>
          <w:noProof/>
          <w:sz w:val="28"/>
          <w:szCs w:val="28"/>
        </w:rPr>
        <w:t>relative effective</w:t>
      </w:r>
      <w:r>
        <w:rPr>
          <w:sz w:val="28"/>
          <w:szCs w:val="28"/>
        </w:rPr>
        <w:t xml:space="preserve"> </w:t>
      </w:r>
      <w:r w:rsidRPr="00A025EF">
        <w:rPr>
          <w:noProof/>
          <w:sz w:val="28"/>
          <w:szCs w:val="28"/>
        </w:rPr>
        <w:t>wage</w:t>
      </w:r>
      <w:r>
        <w:rPr>
          <w:sz w:val="28"/>
          <w:szCs w:val="28"/>
        </w:rPr>
        <w:t xml:space="preserve"> for a region’s middle class—an important measure of economic health and inclusion.</w:t>
      </w:r>
    </w:p>
    <w:p w14:paraId="2D7567E5" w14:textId="77777777" w:rsidR="000E0F4C" w:rsidRDefault="000E0F4C" w:rsidP="000E0F4C">
      <w:pPr>
        <w:rPr>
          <w:sz w:val="28"/>
          <w:szCs w:val="28"/>
        </w:rPr>
      </w:pPr>
      <w:r>
        <w:rPr>
          <w:sz w:val="28"/>
          <w:szCs w:val="28"/>
        </w:rPr>
        <w:t>It is good news then, that when adjusted for purchasing power, the Heartland’s median annual wage surpasses the rest of the nation. Furthermore, its growth since 2010 significantly exceeds that elsewhere. This finding, which runs counter to the trend in average purchasing power-adjusted wage, indicates that relatively fewer gains flow to the top of the income distribution in Heartland states compared to the rest of the country.</w:t>
      </w:r>
    </w:p>
    <w:p w14:paraId="0C1F8793" w14:textId="16448D13" w:rsidR="000E0F4C" w:rsidRDefault="000E0F4C" w:rsidP="000E0F4C">
      <w:pPr>
        <w:rPr>
          <w:sz w:val="28"/>
          <w:szCs w:val="28"/>
        </w:rPr>
      </w:pPr>
      <w:r>
        <w:rPr>
          <w:sz w:val="28"/>
          <w:szCs w:val="28"/>
        </w:rPr>
        <w:t xml:space="preserve">In 2016, the median Heartland wage, adjusted for purchasing power, was </w:t>
      </w:r>
      <w:r>
        <w:rPr>
          <w:b/>
          <w:sz w:val="28"/>
          <w:szCs w:val="28"/>
        </w:rPr>
        <w:t>$30,000</w:t>
      </w:r>
      <w:r>
        <w:rPr>
          <w:sz w:val="28"/>
          <w:szCs w:val="28"/>
        </w:rPr>
        <w:t xml:space="preserve"> compared to just $28,000 elsewhere in the U.S. Furthermore, the gap has been growing since 2010—a period during which real wages </w:t>
      </w:r>
      <w:r w:rsidRPr="00A025EF">
        <w:rPr>
          <w:noProof/>
          <w:sz w:val="28"/>
          <w:szCs w:val="28"/>
        </w:rPr>
        <w:t>grew</w:t>
      </w:r>
      <w:r>
        <w:rPr>
          <w:sz w:val="28"/>
          <w:szCs w:val="28"/>
        </w:rPr>
        <w:t xml:space="preserve"> </w:t>
      </w:r>
      <w:r w:rsidRPr="00193085">
        <w:rPr>
          <w:b/>
          <w:sz w:val="28"/>
          <w:szCs w:val="28"/>
        </w:rPr>
        <w:t>0.6 percent</w:t>
      </w:r>
      <w:r>
        <w:rPr>
          <w:sz w:val="28"/>
          <w:szCs w:val="28"/>
        </w:rPr>
        <w:t xml:space="preserve"> in the Heartland compared to -0.4 percent outside the region. This disparity was </w:t>
      </w:r>
      <w:r w:rsidRPr="00A025EF">
        <w:rPr>
          <w:noProof/>
          <w:sz w:val="28"/>
          <w:szCs w:val="28"/>
        </w:rPr>
        <w:t>driven largely</w:t>
      </w:r>
      <w:r>
        <w:rPr>
          <w:sz w:val="28"/>
          <w:szCs w:val="28"/>
        </w:rPr>
        <w:t xml:space="preserve"> by the </w:t>
      </w:r>
      <w:r w:rsidRPr="00A025EF">
        <w:rPr>
          <w:noProof/>
          <w:sz w:val="28"/>
          <w:szCs w:val="28"/>
        </w:rPr>
        <w:t>larger</w:t>
      </w:r>
      <w:r>
        <w:rPr>
          <w:sz w:val="28"/>
          <w:szCs w:val="28"/>
        </w:rPr>
        <w:t xml:space="preserve"> increase in consumer prices outside of the Heartland, particularly in housing, which has eroded purchasing power in the non-Heartland.</w:t>
      </w:r>
    </w:p>
    <w:p w14:paraId="30A0BB8A" w14:textId="77777777" w:rsidR="000E0F4C" w:rsidRDefault="000E0F4C" w:rsidP="000E0F4C">
      <w:pPr>
        <w:rPr>
          <w:sz w:val="28"/>
          <w:szCs w:val="28"/>
        </w:rPr>
      </w:pPr>
      <w:r>
        <w:rPr>
          <w:sz w:val="28"/>
          <w:szCs w:val="28"/>
        </w:rPr>
        <w:t xml:space="preserve">This positive story extends to the individual state level as well. In 2016, when adjusted for purchasing power, every Heartland state’s median wage exceeded the non-Heartland average. Additionally, between 2010 and 2016 every Heartland state had a positive median wage growth rate. And numerous Heartland states excelled. </w:t>
      </w:r>
      <w:r w:rsidRPr="0064211E">
        <w:rPr>
          <w:b/>
          <w:sz w:val="28"/>
          <w:szCs w:val="28"/>
        </w:rPr>
        <w:t>North Dakota</w:t>
      </w:r>
      <w:r>
        <w:rPr>
          <w:sz w:val="28"/>
          <w:szCs w:val="28"/>
        </w:rPr>
        <w:t xml:space="preserve">—the region’s fastest grower and the </w:t>
      </w:r>
      <w:r w:rsidRPr="00A025EF">
        <w:rPr>
          <w:noProof/>
          <w:sz w:val="28"/>
          <w:szCs w:val="28"/>
        </w:rPr>
        <w:t>fastest</w:t>
      </w:r>
      <w:r>
        <w:rPr>
          <w:sz w:val="28"/>
          <w:szCs w:val="28"/>
        </w:rPr>
        <w:t xml:space="preserve"> grower among all </w:t>
      </w:r>
      <w:r w:rsidRPr="00A025EF">
        <w:rPr>
          <w:noProof/>
          <w:sz w:val="28"/>
          <w:szCs w:val="28"/>
        </w:rPr>
        <w:t>states</w:t>
      </w:r>
      <w:r>
        <w:rPr>
          <w:sz w:val="28"/>
          <w:szCs w:val="28"/>
        </w:rPr>
        <w:t xml:space="preserve">—has seen its real hourly wage rise 2.4 percent a year since 2010. In fact, Heartland states accounted for seven of the top 10 fastest growing states, and 11 out of the top 15. Other top performers with annual growth rates </w:t>
      </w:r>
      <w:r w:rsidRPr="00A025EF">
        <w:rPr>
          <w:noProof/>
          <w:sz w:val="28"/>
          <w:szCs w:val="28"/>
        </w:rPr>
        <w:t>in excess of</w:t>
      </w:r>
      <w:r>
        <w:rPr>
          <w:sz w:val="28"/>
          <w:szCs w:val="28"/>
        </w:rPr>
        <w:t xml:space="preserve"> 1.4 percent include </w:t>
      </w:r>
      <w:r>
        <w:rPr>
          <w:b/>
          <w:sz w:val="28"/>
          <w:szCs w:val="28"/>
        </w:rPr>
        <w:t>Kentucky</w:t>
      </w:r>
      <w:r>
        <w:rPr>
          <w:sz w:val="28"/>
          <w:szCs w:val="28"/>
        </w:rPr>
        <w:t xml:space="preserve">, </w:t>
      </w:r>
      <w:r>
        <w:rPr>
          <w:b/>
          <w:sz w:val="28"/>
          <w:szCs w:val="28"/>
        </w:rPr>
        <w:t>Oklahoma</w:t>
      </w:r>
      <w:r>
        <w:rPr>
          <w:sz w:val="28"/>
          <w:szCs w:val="28"/>
        </w:rPr>
        <w:t xml:space="preserve">, </w:t>
      </w:r>
      <w:r w:rsidRPr="00561F5F">
        <w:rPr>
          <w:b/>
          <w:sz w:val="28"/>
          <w:szCs w:val="28"/>
        </w:rPr>
        <w:t>South Dakota</w:t>
      </w:r>
      <w:r>
        <w:rPr>
          <w:sz w:val="28"/>
          <w:szCs w:val="28"/>
        </w:rPr>
        <w:t xml:space="preserve">, </w:t>
      </w:r>
      <w:r w:rsidRPr="00561F5F">
        <w:rPr>
          <w:b/>
          <w:sz w:val="28"/>
          <w:szCs w:val="28"/>
        </w:rPr>
        <w:t>Nebraska</w:t>
      </w:r>
      <w:r>
        <w:rPr>
          <w:sz w:val="28"/>
          <w:szCs w:val="28"/>
        </w:rPr>
        <w:t xml:space="preserve">, and </w:t>
      </w:r>
      <w:r w:rsidRPr="00561F5F">
        <w:rPr>
          <w:b/>
          <w:sz w:val="28"/>
          <w:szCs w:val="28"/>
        </w:rPr>
        <w:t>Michigan</w:t>
      </w:r>
      <w:r>
        <w:rPr>
          <w:sz w:val="28"/>
          <w:szCs w:val="28"/>
        </w:rPr>
        <w:t xml:space="preserve">. And while </w:t>
      </w:r>
      <w:r w:rsidRPr="00561F5F">
        <w:rPr>
          <w:b/>
          <w:sz w:val="28"/>
          <w:szCs w:val="28"/>
        </w:rPr>
        <w:t>Mississippi</w:t>
      </w:r>
      <w:r>
        <w:rPr>
          <w:sz w:val="28"/>
          <w:szCs w:val="28"/>
        </w:rPr>
        <w:t xml:space="preserve"> had the lowest median wage and slowest growth rate among Heartland states, when adjusted for purchasing power it still outperformed the non-Heartland average in both categories. </w:t>
      </w:r>
    </w:p>
    <w:p w14:paraId="298E56C2" w14:textId="77777777" w:rsidR="000979DD" w:rsidRDefault="000979DD" w:rsidP="000979DD">
      <w:pPr>
        <w:rPr>
          <w:sz w:val="28"/>
          <w:szCs w:val="28"/>
        </w:rPr>
      </w:pPr>
      <w:r>
        <w:rPr>
          <w:sz w:val="28"/>
          <w:szCs w:val="28"/>
        </w:rPr>
        <w:lastRenderedPageBreak/>
        <w:br w:type="page"/>
      </w:r>
    </w:p>
    <w:p w14:paraId="54A32478" w14:textId="77777777" w:rsidR="000979DD" w:rsidRDefault="000979DD" w:rsidP="000979DD">
      <w:pPr>
        <w:rPr>
          <w:sz w:val="28"/>
          <w:szCs w:val="28"/>
        </w:rPr>
      </w:pPr>
      <w:r>
        <w:rPr>
          <w:noProof/>
          <w:sz w:val="28"/>
          <w:szCs w:val="28"/>
        </w:rPr>
        <w:lastRenderedPageBreak/>
        <w:drawing>
          <wp:inline distT="0" distB="0" distL="0" distR="0" wp14:anchorId="4669AC55" wp14:editId="5F050562">
            <wp:extent cx="4114800" cy="35920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Earn_v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11BB0130" w14:textId="77777777" w:rsidR="000979DD" w:rsidRDefault="000979DD" w:rsidP="000979DD">
      <w:pPr>
        <w:rPr>
          <w:i/>
          <w:szCs w:val="28"/>
        </w:rPr>
      </w:pPr>
      <w:r w:rsidRPr="000075B9">
        <w:rPr>
          <w:i/>
          <w:szCs w:val="28"/>
        </w:rPr>
        <w:t>Source: Brookings analysis of 2010 &amp; 2016 ACS 1-year microdata</w:t>
      </w:r>
    </w:p>
    <w:tbl>
      <w:tblPr>
        <w:tblW w:w="5460" w:type="dxa"/>
        <w:jc w:val="right"/>
        <w:tblLook w:val="04A0" w:firstRow="1" w:lastRow="0" w:firstColumn="1" w:lastColumn="0" w:noHBand="0" w:noVBand="1"/>
      </w:tblPr>
      <w:tblGrid>
        <w:gridCol w:w="2000"/>
        <w:gridCol w:w="2140"/>
        <w:gridCol w:w="1320"/>
      </w:tblGrid>
      <w:tr w:rsidR="000979DD" w:rsidRPr="000075B9" w14:paraId="50633B4A" w14:textId="77777777" w:rsidTr="00F44422">
        <w:trPr>
          <w:trHeight w:val="510"/>
          <w:jc w:val="right"/>
        </w:trPr>
        <w:tc>
          <w:tcPr>
            <w:tcW w:w="2000" w:type="dxa"/>
            <w:tcBorders>
              <w:top w:val="nil"/>
              <w:left w:val="nil"/>
              <w:bottom w:val="nil"/>
              <w:right w:val="nil"/>
            </w:tcBorders>
            <w:shd w:val="clear" w:color="auto" w:fill="auto"/>
            <w:hideMark/>
          </w:tcPr>
          <w:p w14:paraId="4E295000" w14:textId="77777777" w:rsidR="000979DD" w:rsidRPr="000075B9" w:rsidRDefault="000979DD" w:rsidP="00F44422">
            <w:pPr>
              <w:spacing w:after="0" w:line="240" w:lineRule="auto"/>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Name</w:t>
            </w:r>
          </w:p>
        </w:tc>
        <w:tc>
          <w:tcPr>
            <w:tcW w:w="2140" w:type="dxa"/>
            <w:tcBorders>
              <w:top w:val="nil"/>
              <w:left w:val="nil"/>
              <w:bottom w:val="nil"/>
              <w:right w:val="nil"/>
            </w:tcBorders>
            <w:shd w:val="clear" w:color="auto" w:fill="auto"/>
            <w:hideMark/>
          </w:tcPr>
          <w:p w14:paraId="21EEE75E"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Median earnings,</w:t>
            </w:r>
            <w:r w:rsidRPr="000075B9">
              <w:rPr>
                <w:rFonts w:ascii="Calibri" w:eastAsia="Times New Roman" w:hAnsi="Calibri" w:cs="Times New Roman"/>
                <w:b/>
                <w:bCs/>
                <w:color w:val="000000"/>
                <w:sz w:val="20"/>
                <w:szCs w:val="20"/>
              </w:rPr>
              <w:br/>
              <w:t>2016</w:t>
            </w:r>
          </w:p>
        </w:tc>
        <w:tc>
          <w:tcPr>
            <w:tcW w:w="1320" w:type="dxa"/>
            <w:tcBorders>
              <w:top w:val="nil"/>
              <w:left w:val="nil"/>
              <w:bottom w:val="nil"/>
              <w:right w:val="nil"/>
            </w:tcBorders>
            <w:shd w:val="clear" w:color="auto" w:fill="auto"/>
            <w:hideMark/>
          </w:tcPr>
          <w:p w14:paraId="652ED30B"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CAGR,</w:t>
            </w:r>
            <w:r w:rsidRPr="000075B9">
              <w:rPr>
                <w:rFonts w:ascii="Calibri" w:eastAsia="Times New Roman" w:hAnsi="Calibri" w:cs="Times New Roman"/>
                <w:b/>
                <w:bCs/>
                <w:color w:val="000000"/>
                <w:sz w:val="20"/>
                <w:szCs w:val="20"/>
              </w:rPr>
              <w:br/>
              <w:t>2010-16</w:t>
            </w:r>
          </w:p>
        </w:tc>
      </w:tr>
      <w:tr w:rsidR="006C23E0" w:rsidRPr="000075B9" w14:paraId="0D2CC926" w14:textId="77777777" w:rsidTr="00F44422">
        <w:trPr>
          <w:trHeight w:val="72"/>
          <w:jc w:val="right"/>
        </w:trPr>
        <w:tc>
          <w:tcPr>
            <w:tcW w:w="2000" w:type="dxa"/>
            <w:tcBorders>
              <w:top w:val="nil"/>
              <w:left w:val="nil"/>
              <w:bottom w:val="nil"/>
              <w:right w:val="nil"/>
            </w:tcBorders>
            <w:shd w:val="clear" w:color="auto" w:fill="auto"/>
            <w:noWrap/>
            <w:hideMark/>
          </w:tcPr>
          <w:p w14:paraId="09E66E1D"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North Dakota</w:t>
            </w:r>
          </w:p>
        </w:tc>
        <w:tc>
          <w:tcPr>
            <w:tcW w:w="2140" w:type="dxa"/>
            <w:tcBorders>
              <w:top w:val="nil"/>
              <w:left w:val="nil"/>
              <w:bottom w:val="nil"/>
              <w:right w:val="nil"/>
            </w:tcBorders>
            <w:shd w:val="clear" w:color="auto" w:fill="auto"/>
            <w:noWrap/>
            <w:hideMark/>
          </w:tcPr>
          <w:p w14:paraId="681AF50C" w14:textId="052E1D6F"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$35,000</w:t>
            </w:r>
          </w:p>
        </w:tc>
        <w:tc>
          <w:tcPr>
            <w:tcW w:w="1320" w:type="dxa"/>
            <w:tcBorders>
              <w:top w:val="nil"/>
              <w:left w:val="nil"/>
              <w:bottom w:val="nil"/>
              <w:right w:val="nil"/>
            </w:tcBorders>
            <w:shd w:val="clear" w:color="auto" w:fill="auto"/>
            <w:noWrap/>
            <w:hideMark/>
          </w:tcPr>
          <w:p w14:paraId="6D37B522"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2.4%</w:t>
            </w:r>
          </w:p>
        </w:tc>
      </w:tr>
      <w:tr w:rsidR="006C23E0" w:rsidRPr="000075B9" w14:paraId="0AA1CFD2" w14:textId="77777777" w:rsidTr="00F44422">
        <w:trPr>
          <w:trHeight w:val="72"/>
          <w:jc w:val="right"/>
        </w:trPr>
        <w:tc>
          <w:tcPr>
            <w:tcW w:w="2000" w:type="dxa"/>
            <w:tcBorders>
              <w:top w:val="nil"/>
              <w:left w:val="nil"/>
              <w:bottom w:val="nil"/>
              <w:right w:val="nil"/>
            </w:tcBorders>
            <w:shd w:val="clear" w:color="auto" w:fill="auto"/>
            <w:noWrap/>
            <w:hideMark/>
          </w:tcPr>
          <w:p w14:paraId="0A2D6A95"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Kentucky</w:t>
            </w:r>
          </w:p>
        </w:tc>
        <w:tc>
          <w:tcPr>
            <w:tcW w:w="2140" w:type="dxa"/>
            <w:tcBorders>
              <w:top w:val="nil"/>
              <w:left w:val="nil"/>
              <w:bottom w:val="nil"/>
              <w:right w:val="nil"/>
            </w:tcBorders>
            <w:shd w:val="clear" w:color="auto" w:fill="auto"/>
            <w:noWrap/>
            <w:hideMark/>
          </w:tcPr>
          <w:p w14:paraId="0B5E9D50" w14:textId="0F1D8F80"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$31,000</w:t>
            </w:r>
          </w:p>
        </w:tc>
        <w:tc>
          <w:tcPr>
            <w:tcW w:w="1320" w:type="dxa"/>
            <w:tcBorders>
              <w:top w:val="nil"/>
              <w:left w:val="nil"/>
              <w:bottom w:val="nil"/>
              <w:right w:val="nil"/>
            </w:tcBorders>
            <w:shd w:val="clear" w:color="auto" w:fill="auto"/>
            <w:noWrap/>
            <w:hideMark/>
          </w:tcPr>
          <w:p w14:paraId="47C5CEF8"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1.7%</w:t>
            </w:r>
          </w:p>
        </w:tc>
      </w:tr>
      <w:tr w:rsidR="006C23E0" w:rsidRPr="000075B9" w14:paraId="0BBA90C0" w14:textId="77777777" w:rsidTr="00F44422">
        <w:trPr>
          <w:trHeight w:val="72"/>
          <w:jc w:val="right"/>
        </w:trPr>
        <w:tc>
          <w:tcPr>
            <w:tcW w:w="2000" w:type="dxa"/>
            <w:tcBorders>
              <w:top w:val="nil"/>
              <w:left w:val="nil"/>
              <w:bottom w:val="nil"/>
              <w:right w:val="nil"/>
            </w:tcBorders>
            <w:shd w:val="clear" w:color="auto" w:fill="auto"/>
            <w:noWrap/>
            <w:hideMark/>
          </w:tcPr>
          <w:p w14:paraId="7CAE68F4"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Oklahoma</w:t>
            </w:r>
          </w:p>
        </w:tc>
        <w:tc>
          <w:tcPr>
            <w:tcW w:w="2140" w:type="dxa"/>
            <w:tcBorders>
              <w:top w:val="nil"/>
              <w:left w:val="nil"/>
              <w:bottom w:val="nil"/>
              <w:right w:val="nil"/>
            </w:tcBorders>
            <w:shd w:val="clear" w:color="auto" w:fill="auto"/>
            <w:noWrap/>
            <w:hideMark/>
          </w:tcPr>
          <w:p w14:paraId="49FD4549" w14:textId="158D4E9F"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$31,000</w:t>
            </w:r>
          </w:p>
        </w:tc>
        <w:tc>
          <w:tcPr>
            <w:tcW w:w="1320" w:type="dxa"/>
            <w:tcBorders>
              <w:top w:val="nil"/>
              <w:left w:val="nil"/>
              <w:bottom w:val="nil"/>
              <w:right w:val="nil"/>
            </w:tcBorders>
            <w:shd w:val="clear" w:color="auto" w:fill="auto"/>
            <w:noWrap/>
            <w:hideMark/>
          </w:tcPr>
          <w:p w14:paraId="1457EA0C"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1.7%</w:t>
            </w:r>
          </w:p>
        </w:tc>
      </w:tr>
      <w:tr w:rsidR="006C23E0" w:rsidRPr="000075B9" w14:paraId="1A9CD2D8" w14:textId="77777777" w:rsidTr="00F44422">
        <w:trPr>
          <w:trHeight w:val="72"/>
          <w:jc w:val="right"/>
        </w:trPr>
        <w:tc>
          <w:tcPr>
            <w:tcW w:w="2000" w:type="dxa"/>
            <w:tcBorders>
              <w:top w:val="nil"/>
              <w:left w:val="nil"/>
              <w:bottom w:val="nil"/>
              <w:right w:val="nil"/>
            </w:tcBorders>
            <w:shd w:val="clear" w:color="auto" w:fill="auto"/>
            <w:noWrap/>
            <w:hideMark/>
          </w:tcPr>
          <w:p w14:paraId="0F4FC6AE"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South Dakota</w:t>
            </w:r>
          </w:p>
        </w:tc>
        <w:tc>
          <w:tcPr>
            <w:tcW w:w="2140" w:type="dxa"/>
            <w:tcBorders>
              <w:top w:val="nil"/>
              <w:left w:val="nil"/>
              <w:bottom w:val="nil"/>
              <w:right w:val="nil"/>
            </w:tcBorders>
            <w:shd w:val="clear" w:color="auto" w:fill="auto"/>
            <w:noWrap/>
            <w:hideMark/>
          </w:tcPr>
          <w:p w14:paraId="0285CC25" w14:textId="54EFF331"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$32,000</w:t>
            </w:r>
          </w:p>
        </w:tc>
        <w:tc>
          <w:tcPr>
            <w:tcW w:w="1320" w:type="dxa"/>
            <w:tcBorders>
              <w:top w:val="nil"/>
              <w:left w:val="nil"/>
              <w:bottom w:val="nil"/>
              <w:right w:val="nil"/>
            </w:tcBorders>
            <w:shd w:val="clear" w:color="auto" w:fill="auto"/>
            <w:noWrap/>
            <w:hideMark/>
          </w:tcPr>
          <w:p w14:paraId="61F54D21"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1.4%</w:t>
            </w:r>
          </w:p>
        </w:tc>
      </w:tr>
      <w:tr w:rsidR="006C23E0" w:rsidRPr="000075B9" w14:paraId="1E03CC08" w14:textId="77777777" w:rsidTr="00F44422">
        <w:trPr>
          <w:trHeight w:val="72"/>
          <w:jc w:val="right"/>
        </w:trPr>
        <w:tc>
          <w:tcPr>
            <w:tcW w:w="2000" w:type="dxa"/>
            <w:tcBorders>
              <w:top w:val="nil"/>
              <w:left w:val="nil"/>
              <w:bottom w:val="nil"/>
              <w:right w:val="nil"/>
            </w:tcBorders>
            <w:shd w:val="clear" w:color="auto" w:fill="auto"/>
            <w:noWrap/>
            <w:hideMark/>
          </w:tcPr>
          <w:p w14:paraId="0D516983"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Nebraska</w:t>
            </w:r>
          </w:p>
        </w:tc>
        <w:tc>
          <w:tcPr>
            <w:tcW w:w="2140" w:type="dxa"/>
            <w:tcBorders>
              <w:top w:val="nil"/>
              <w:left w:val="nil"/>
              <w:bottom w:val="nil"/>
              <w:right w:val="nil"/>
            </w:tcBorders>
            <w:shd w:val="clear" w:color="auto" w:fill="auto"/>
            <w:noWrap/>
            <w:hideMark/>
          </w:tcPr>
          <w:p w14:paraId="07496D2F" w14:textId="1665680B"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$31,000</w:t>
            </w:r>
          </w:p>
        </w:tc>
        <w:tc>
          <w:tcPr>
            <w:tcW w:w="1320" w:type="dxa"/>
            <w:tcBorders>
              <w:top w:val="nil"/>
              <w:left w:val="nil"/>
              <w:bottom w:val="nil"/>
              <w:right w:val="nil"/>
            </w:tcBorders>
            <w:shd w:val="clear" w:color="auto" w:fill="auto"/>
            <w:noWrap/>
            <w:hideMark/>
          </w:tcPr>
          <w:p w14:paraId="26EE4618"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1.4%</w:t>
            </w:r>
          </w:p>
        </w:tc>
      </w:tr>
      <w:tr w:rsidR="006C23E0" w:rsidRPr="000075B9" w14:paraId="5A11A956" w14:textId="77777777" w:rsidTr="00F44422">
        <w:trPr>
          <w:trHeight w:val="72"/>
          <w:jc w:val="right"/>
        </w:trPr>
        <w:tc>
          <w:tcPr>
            <w:tcW w:w="2000" w:type="dxa"/>
            <w:tcBorders>
              <w:top w:val="nil"/>
              <w:left w:val="nil"/>
              <w:bottom w:val="nil"/>
              <w:right w:val="nil"/>
            </w:tcBorders>
            <w:shd w:val="clear" w:color="auto" w:fill="auto"/>
            <w:noWrap/>
            <w:hideMark/>
          </w:tcPr>
          <w:p w14:paraId="12B7030F"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Michigan</w:t>
            </w:r>
          </w:p>
        </w:tc>
        <w:tc>
          <w:tcPr>
            <w:tcW w:w="2140" w:type="dxa"/>
            <w:tcBorders>
              <w:top w:val="nil"/>
              <w:left w:val="nil"/>
              <w:bottom w:val="nil"/>
              <w:right w:val="nil"/>
            </w:tcBorders>
            <w:shd w:val="clear" w:color="auto" w:fill="auto"/>
            <w:noWrap/>
            <w:hideMark/>
          </w:tcPr>
          <w:p w14:paraId="11FD1A1D" w14:textId="1E14180F"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$29,000</w:t>
            </w:r>
          </w:p>
        </w:tc>
        <w:tc>
          <w:tcPr>
            <w:tcW w:w="1320" w:type="dxa"/>
            <w:tcBorders>
              <w:top w:val="nil"/>
              <w:left w:val="nil"/>
              <w:bottom w:val="nil"/>
              <w:right w:val="nil"/>
            </w:tcBorders>
            <w:shd w:val="clear" w:color="auto" w:fill="auto"/>
            <w:noWrap/>
            <w:hideMark/>
          </w:tcPr>
          <w:p w14:paraId="35DF7ED6"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1.4%</w:t>
            </w:r>
          </w:p>
        </w:tc>
      </w:tr>
      <w:tr w:rsidR="006C23E0" w:rsidRPr="000075B9" w14:paraId="633F919F" w14:textId="77777777" w:rsidTr="00F44422">
        <w:trPr>
          <w:trHeight w:val="72"/>
          <w:jc w:val="right"/>
        </w:trPr>
        <w:tc>
          <w:tcPr>
            <w:tcW w:w="2000" w:type="dxa"/>
            <w:tcBorders>
              <w:top w:val="nil"/>
              <w:left w:val="nil"/>
              <w:bottom w:val="nil"/>
              <w:right w:val="nil"/>
            </w:tcBorders>
            <w:shd w:val="clear" w:color="auto" w:fill="auto"/>
            <w:noWrap/>
            <w:hideMark/>
          </w:tcPr>
          <w:p w14:paraId="729A4106"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Indiana</w:t>
            </w:r>
          </w:p>
        </w:tc>
        <w:tc>
          <w:tcPr>
            <w:tcW w:w="2140" w:type="dxa"/>
            <w:tcBorders>
              <w:top w:val="nil"/>
              <w:left w:val="nil"/>
              <w:bottom w:val="nil"/>
              <w:right w:val="nil"/>
            </w:tcBorders>
            <w:shd w:val="clear" w:color="auto" w:fill="auto"/>
            <w:noWrap/>
            <w:hideMark/>
          </w:tcPr>
          <w:p w14:paraId="22BD7BE4" w14:textId="065BF17E"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$31,000</w:t>
            </w:r>
          </w:p>
        </w:tc>
        <w:tc>
          <w:tcPr>
            <w:tcW w:w="1320" w:type="dxa"/>
            <w:tcBorders>
              <w:top w:val="nil"/>
              <w:left w:val="nil"/>
              <w:bottom w:val="nil"/>
              <w:right w:val="nil"/>
            </w:tcBorders>
            <w:shd w:val="clear" w:color="auto" w:fill="auto"/>
            <w:noWrap/>
            <w:hideMark/>
          </w:tcPr>
          <w:p w14:paraId="5A46A548"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1.2%</w:t>
            </w:r>
          </w:p>
        </w:tc>
      </w:tr>
      <w:tr w:rsidR="006C23E0" w:rsidRPr="000075B9" w14:paraId="1949B05B" w14:textId="77777777" w:rsidTr="00F44422">
        <w:trPr>
          <w:trHeight w:val="72"/>
          <w:jc w:val="right"/>
        </w:trPr>
        <w:tc>
          <w:tcPr>
            <w:tcW w:w="2000" w:type="dxa"/>
            <w:tcBorders>
              <w:top w:val="nil"/>
              <w:left w:val="nil"/>
              <w:bottom w:val="nil"/>
              <w:right w:val="nil"/>
            </w:tcBorders>
            <w:shd w:val="clear" w:color="auto" w:fill="auto"/>
            <w:noWrap/>
            <w:hideMark/>
          </w:tcPr>
          <w:p w14:paraId="18C27222"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Minnesota</w:t>
            </w:r>
          </w:p>
        </w:tc>
        <w:tc>
          <w:tcPr>
            <w:tcW w:w="2140" w:type="dxa"/>
            <w:tcBorders>
              <w:top w:val="nil"/>
              <w:left w:val="nil"/>
              <w:bottom w:val="nil"/>
              <w:right w:val="nil"/>
            </w:tcBorders>
            <w:shd w:val="clear" w:color="auto" w:fill="auto"/>
            <w:noWrap/>
            <w:hideMark/>
          </w:tcPr>
          <w:p w14:paraId="76A12F01" w14:textId="54E4763F"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$34,000</w:t>
            </w:r>
          </w:p>
        </w:tc>
        <w:tc>
          <w:tcPr>
            <w:tcW w:w="1320" w:type="dxa"/>
            <w:tcBorders>
              <w:top w:val="nil"/>
              <w:left w:val="nil"/>
              <w:bottom w:val="nil"/>
              <w:right w:val="nil"/>
            </w:tcBorders>
            <w:shd w:val="clear" w:color="auto" w:fill="auto"/>
            <w:noWrap/>
            <w:hideMark/>
          </w:tcPr>
          <w:p w14:paraId="20954375"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6C23E0" w:rsidRPr="000075B9" w14:paraId="6AB21343" w14:textId="77777777" w:rsidTr="00F44422">
        <w:trPr>
          <w:trHeight w:val="72"/>
          <w:jc w:val="right"/>
        </w:trPr>
        <w:tc>
          <w:tcPr>
            <w:tcW w:w="2000" w:type="dxa"/>
            <w:tcBorders>
              <w:top w:val="nil"/>
              <w:left w:val="nil"/>
              <w:bottom w:val="nil"/>
              <w:right w:val="nil"/>
            </w:tcBorders>
            <w:shd w:val="clear" w:color="auto" w:fill="auto"/>
            <w:noWrap/>
            <w:hideMark/>
          </w:tcPr>
          <w:p w14:paraId="3AFF4629"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Illinois</w:t>
            </w:r>
          </w:p>
        </w:tc>
        <w:tc>
          <w:tcPr>
            <w:tcW w:w="2140" w:type="dxa"/>
            <w:tcBorders>
              <w:top w:val="nil"/>
              <w:left w:val="nil"/>
              <w:bottom w:val="nil"/>
              <w:right w:val="nil"/>
            </w:tcBorders>
            <w:shd w:val="clear" w:color="auto" w:fill="auto"/>
            <w:noWrap/>
            <w:hideMark/>
          </w:tcPr>
          <w:p w14:paraId="6E336816" w14:textId="20629AB9"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$32,000</w:t>
            </w:r>
          </w:p>
        </w:tc>
        <w:tc>
          <w:tcPr>
            <w:tcW w:w="1320" w:type="dxa"/>
            <w:tcBorders>
              <w:top w:val="nil"/>
              <w:left w:val="nil"/>
              <w:bottom w:val="nil"/>
              <w:right w:val="nil"/>
            </w:tcBorders>
            <w:shd w:val="clear" w:color="auto" w:fill="auto"/>
            <w:noWrap/>
            <w:hideMark/>
          </w:tcPr>
          <w:p w14:paraId="452D01FD"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6C23E0" w:rsidRPr="000075B9" w14:paraId="35D6DD08" w14:textId="77777777" w:rsidTr="00F44422">
        <w:trPr>
          <w:trHeight w:val="72"/>
          <w:jc w:val="right"/>
        </w:trPr>
        <w:tc>
          <w:tcPr>
            <w:tcW w:w="2000" w:type="dxa"/>
            <w:tcBorders>
              <w:top w:val="nil"/>
              <w:left w:val="nil"/>
              <w:bottom w:val="nil"/>
              <w:right w:val="nil"/>
            </w:tcBorders>
            <w:shd w:val="clear" w:color="auto" w:fill="auto"/>
            <w:noWrap/>
            <w:hideMark/>
          </w:tcPr>
          <w:p w14:paraId="4C99CEB3"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Arkansas</w:t>
            </w:r>
          </w:p>
        </w:tc>
        <w:tc>
          <w:tcPr>
            <w:tcW w:w="2140" w:type="dxa"/>
            <w:tcBorders>
              <w:top w:val="nil"/>
              <w:left w:val="nil"/>
              <w:bottom w:val="nil"/>
              <w:right w:val="nil"/>
            </w:tcBorders>
            <w:shd w:val="clear" w:color="auto" w:fill="auto"/>
            <w:noWrap/>
            <w:hideMark/>
          </w:tcPr>
          <w:p w14:paraId="439B8F4E" w14:textId="1BA44717"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$29,000</w:t>
            </w:r>
          </w:p>
        </w:tc>
        <w:tc>
          <w:tcPr>
            <w:tcW w:w="1320" w:type="dxa"/>
            <w:tcBorders>
              <w:top w:val="nil"/>
              <w:left w:val="nil"/>
              <w:bottom w:val="nil"/>
              <w:right w:val="nil"/>
            </w:tcBorders>
            <w:shd w:val="clear" w:color="auto" w:fill="auto"/>
            <w:noWrap/>
            <w:hideMark/>
          </w:tcPr>
          <w:p w14:paraId="41D57ADA"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6C23E0" w:rsidRPr="000075B9" w14:paraId="5521C990" w14:textId="77777777" w:rsidTr="00F44422">
        <w:trPr>
          <w:trHeight w:val="72"/>
          <w:jc w:val="right"/>
        </w:trPr>
        <w:tc>
          <w:tcPr>
            <w:tcW w:w="2000" w:type="dxa"/>
            <w:tcBorders>
              <w:top w:val="nil"/>
              <w:left w:val="nil"/>
              <w:bottom w:val="nil"/>
              <w:right w:val="nil"/>
            </w:tcBorders>
            <w:shd w:val="clear" w:color="auto" w:fill="auto"/>
            <w:noWrap/>
            <w:hideMark/>
          </w:tcPr>
          <w:p w14:paraId="0EEA3B99"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Tennessee</w:t>
            </w:r>
          </w:p>
        </w:tc>
        <w:tc>
          <w:tcPr>
            <w:tcW w:w="2140" w:type="dxa"/>
            <w:tcBorders>
              <w:top w:val="nil"/>
              <w:left w:val="nil"/>
              <w:bottom w:val="nil"/>
              <w:right w:val="nil"/>
            </w:tcBorders>
            <w:shd w:val="clear" w:color="auto" w:fill="auto"/>
            <w:noWrap/>
            <w:hideMark/>
          </w:tcPr>
          <w:p w14:paraId="4AFD1F31" w14:textId="4AC1061F"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$30,000</w:t>
            </w:r>
          </w:p>
        </w:tc>
        <w:tc>
          <w:tcPr>
            <w:tcW w:w="1320" w:type="dxa"/>
            <w:tcBorders>
              <w:top w:val="nil"/>
              <w:left w:val="nil"/>
              <w:bottom w:val="nil"/>
              <w:right w:val="nil"/>
            </w:tcBorders>
            <w:shd w:val="clear" w:color="auto" w:fill="auto"/>
            <w:noWrap/>
            <w:hideMark/>
          </w:tcPr>
          <w:p w14:paraId="6BA286FF"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6C23E0" w:rsidRPr="000075B9" w14:paraId="090CB91E" w14:textId="77777777" w:rsidTr="00F44422">
        <w:trPr>
          <w:trHeight w:val="72"/>
          <w:jc w:val="right"/>
        </w:trPr>
        <w:tc>
          <w:tcPr>
            <w:tcW w:w="2000" w:type="dxa"/>
            <w:tcBorders>
              <w:top w:val="nil"/>
              <w:left w:val="nil"/>
              <w:bottom w:val="nil"/>
              <w:right w:val="nil"/>
            </w:tcBorders>
            <w:shd w:val="clear" w:color="auto" w:fill="auto"/>
            <w:noWrap/>
            <w:hideMark/>
          </w:tcPr>
          <w:p w14:paraId="0C3E8CEE"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Iowa</w:t>
            </w:r>
          </w:p>
        </w:tc>
        <w:tc>
          <w:tcPr>
            <w:tcW w:w="2140" w:type="dxa"/>
            <w:tcBorders>
              <w:top w:val="nil"/>
              <w:left w:val="nil"/>
              <w:bottom w:val="nil"/>
              <w:right w:val="nil"/>
            </w:tcBorders>
            <w:shd w:val="clear" w:color="auto" w:fill="auto"/>
            <w:noWrap/>
            <w:hideMark/>
          </w:tcPr>
          <w:p w14:paraId="56B1445A" w14:textId="38F650F3"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$32,000</w:t>
            </w:r>
          </w:p>
        </w:tc>
        <w:tc>
          <w:tcPr>
            <w:tcW w:w="1320" w:type="dxa"/>
            <w:tcBorders>
              <w:top w:val="nil"/>
              <w:left w:val="nil"/>
              <w:bottom w:val="nil"/>
              <w:right w:val="nil"/>
            </w:tcBorders>
            <w:shd w:val="clear" w:color="auto" w:fill="auto"/>
            <w:noWrap/>
            <w:hideMark/>
          </w:tcPr>
          <w:p w14:paraId="69980BE1"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6C23E0" w:rsidRPr="000075B9" w14:paraId="50290627" w14:textId="77777777" w:rsidTr="00F44422">
        <w:trPr>
          <w:trHeight w:val="72"/>
          <w:jc w:val="right"/>
        </w:trPr>
        <w:tc>
          <w:tcPr>
            <w:tcW w:w="2000" w:type="dxa"/>
            <w:tcBorders>
              <w:top w:val="nil"/>
              <w:left w:val="nil"/>
              <w:bottom w:val="nil"/>
              <w:right w:val="nil"/>
            </w:tcBorders>
            <w:shd w:val="clear" w:color="auto" w:fill="auto"/>
            <w:noWrap/>
            <w:hideMark/>
          </w:tcPr>
          <w:p w14:paraId="48266979"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Ohio</w:t>
            </w:r>
          </w:p>
        </w:tc>
        <w:tc>
          <w:tcPr>
            <w:tcW w:w="2140" w:type="dxa"/>
            <w:tcBorders>
              <w:top w:val="nil"/>
              <w:left w:val="nil"/>
              <w:bottom w:val="nil"/>
              <w:right w:val="nil"/>
            </w:tcBorders>
            <w:shd w:val="clear" w:color="auto" w:fill="auto"/>
            <w:noWrap/>
            <w:hideMark/>
          </w:tcPr>
          <w:p w14:paraId="04A91BEE" w14:textId="0F166DFA"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$32,000</w:t>
            </w:r>
          </w:p>
        </w:tc>
        <w:tc>
          <w:tcPr>
            <w:tcW w:w="1320" w:type="dxa"/>
            <w:tcBorders>
              <w:top w:val="nil"/>
              <w:left w:val="nil"/>
              <w:bottom w:val="nil"/>
              <w:right w:val="nil"/>
            </w:tcBorders>
            <w:shd w:val="clear" w:color="auto" w:fill="auto"/>
            <w:noWrap/>
            <w:hideMark/>
          </w:tcPr>
          <w:p w14:paraId="66A12C2F"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6C23E0" w:rsidRPr="000075B9" w14:paraId="64B43233" w14:textId="77777777" w:rsidTr="00F44422">
        <w:trPr>
          <w:trHeight w:val="72"/>
          <w:jc w:val="right"/>
        </w:trPr>
        <w:tc>
          <w:tcPr>
            <w:tcW w:w="2000" w:type="dxa"/>
            <w:tcBorders>
              <w:top w:val="nil"/>
              <w:left w:val="nil"/>
              <w:bottom w:val="nil"/>
              <w:right w:val="nil"/>
            </w:tcBorders>
            <w:shd w:val="clear" w:color="auto" w:fill="auto"/>
            <w:noWrap/>
            <w:hideMark/>
          </w:tcPr>
          <w:p w14:paraId="50DDE267"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Alabama</w:t>
            </w:r>
          </w:p>
        </w:tc>
        <w:tc>
          <w:tcPr>
            <w:tcW w:w="2140" w:type="dxa"/>
            <w:tcBorders>
              <w:top w:val="nil"/>
              <w:left w:val="nil"/>
              <w:bottom w:val="nil"/>
              <w:right w:val="nil"/>
            </w:tcBorders>
            <w:shd w:val="clear" w:color="auto" w:fill="auto"/>
            <w:noWrap/>
            <w:hideMark/>
          </w:tcPr>
          <w:p w14:paraId="6B437A42" w14:textId="2B904A87"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$30,000</w:t>
            </w:r>
          </w:p>
        </w:tc>
        <w:tc>
          <w:tcPr>
            <w:tcW w:w="1320" w:type="dxa"/>
            <w:tcBorders>
              <w:top w:val="nil"/>
              <w:left w:val="nil"/>
              <w:bottom w:val="nil"/>
              <w:right w:val="nil"/>
            </w:tcBorders>
            <w:shd w:val="clear" w:color="auto" w:fill="auto"/>
            <w:noWrap/>
            <w:hideMark/>
          </w:tcPr>
          <w:p w14:paraId="16B624F3"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1.0%</w:t>
            </w:r>
          </w:p>
        </w:tc>
      </w:tr>
      <w:tr w:rsidR="006C23E0" w:rsidRPr="000075B9" w14:paraId="2FDD805A" w14:textId="77777777" w:rsidTr="00F44422">
        <w:trPr>
          <w:trHeight w:val="72"/>
          <w:jc w:val="right"/>
        </w:trPr>
        <w:tc>
          <w:tcPr>
            <w:tcW w:w="2000" w:type="dxa"/>
            <w:tcBorders>
              <w:top w:val="nil"/>
              <w:left w:val="nil"/>
              <w:bottom w:val="nil"/>
              <w:right w:val="nil"/>
            </w:tcBorders>
            <w:shd w:val="clear" w:color="auto" w:fill="auto"/>
            <w:noWrap/>
            <w:hideMark/>
          </w:tcPr>
          <w:p w14:paraId="6FF6CA02"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Louisiana</w:t>
            </w:r>
          </w:p>
        </w:tc>
        <w:tc>
          <w:tcPr>
            <w:tcW w:w="2140" w:type="dxa"/>
            <w:tcBorders>
              <w:top w:val="nil"/>
              <w:left w:val="nil"/>
              <w:bottom w:val="nil"/>
              <w:right w:val="nil"/>
            </w:tcBorders>
            <w:shd w:val="clear" w:color="auto" w:fill="auto"/>
            <w:noWrap/>
            <w:hideMark/>
          </w:tcPr>
          <w:p w14:paraId="69B095C0" w14:textId="4FCF3102"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$30,000</w:t>
            </w:r>
          </w:p>
        </w:tc>
        <w:tc>
          <w:tcPr>
            <w:tcW w:w="1320" w:type="dxa"/>
            <w:tcBorders>
              <w:top w:val="nil"/>
              <w:left w:val="nil"/>
              <w:bottom w:val="nil"/>
              <w:right w:val="nil"/>
            </w:tcBorders>
            <w:shd w:val="clear" w:color="auto" w:fill="auto"/>
            <w:noWrap/>
            <w:hideMark/>
          </w:tcPr>
          <w:p w14:paraId="366DDDA9"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0.9%</w:t>
            </w:r>
          </w:p>
        </w:tc>
      </w:tr>
      <w:tr w:rsidR="006C23E0" w:rsidRPr="000075B9" w14:paraId="53058C92" w14:textId="77777777" w:rsidTr="00F44422">
        <w:trPr>
          <w:trHeight w:val="72"/>
          <w:jc w:val="right"/>
        </w:trPr>
        <w:tc>
          <w:tcPr>
            <w:tcW w:w="2000" w:type="dxa"/>
            <w:tcBorders>
              <w:top w:val="nil"/>
              <w:left w:val="nil"/>
              <w:bottom w:val="nil"/>
              <w:right w:val="nil"/>
            </w:tcBorders>
            <w:shd w:val="clear" w:color="auto" w:fill="auto"/>
            <w:noWrap/>
            <w:hideMark/>
          </w:tcPr>
          <w:p w14:paraId="5F91BC02"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Kansas</w:t>
            </w:r>
          </w:p>
        </w:tc>
        <w:tc>
          <w:tcPr>
            <w:tcW w:w="2140" w:type="dxa"/>
            <w:tcBorders>
              <w:top w:val="nil"/>
              <w:left w:val="nil"/>
              <w:bottom w:val="nil"/>
              <w:right w:val="nil"/>
            </w:tcBorders>
            <w:shd w:val="clear" w:color="auto" w:fill="auto"/>
            <w:noWrap/>
            <w:hideMark/>
          </w:tcPr>
          <w:p w14:paraId="74E68538" w14:textId="1087C8F3"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$31,000</w:t>
            </w:r>
          </w:p>
        </w:tc>
        <w:tc>
          <w:tcPr>
            <w:tcW w:w="1320" w:type="dxa"/>
            <w:tcBorders>
              <w:top w:val="nil"/>
              <w:left w:val="nil"/>
              <w:bottom w:val="nil"/>
              <w:right w:val="nil"/>
            </w:tcBorders>
            <w:shd w:val="clear" w:color="auto" w:fill="auto"/>
            <w:noWrap/>
            <w:hideMark/>
          </w:tcPr>
          <w:p w14:paraId="4A91B625"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0.8%</w:t>
            </w:r>
          </w:p>
        </w:tc>
      </w:tr>
      <w:tr w:rsidR="006C23E0" w:rsidRPr="000075B9" w14:paraId="228EC63D" w14:textId="77777777" w:rsidTr="00F44422">
        <w:trPr>
          <w:trHeight w:val="72"/>
          <w:jc w:val="right"/>
        </w:trPr>
        <w:tc>
          <w:tcPr>
            <w:tcW w:w="2000" w:type="dxa"/>
            <w:tcBorders>
              <w:top w:val="nil"/>
              <w:left w:val="nil"/>
              <w:bottom w:val="nil"/>
              <w:right w:val="nil"/>
            </w:tcBorders>
            <w:shd w:val="clear" w:color="auto" w:fill="auto"/>
            <w:noWrap/>
            <w:hideMark/>
          </w:tcPr>
          <w:p w14:paraId="16EEA2CB"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Missouri</w:t>
            </w:r>
          </w:p>
        </w:tc>
        <w:tc>
          <w:tcPr>
            <w:tcW w:w="2140" w:type="dxa"/>
            <w:tcBorders>
              <w:top w:val="nil"/>
              <w:left w:val="nil"/>
              <w:bottom w:val="nil"/>
              <w:right w:val="nil"/>
            </w:tcBorders>
            <w:shd w:val="clear" w:color="auto" w:fill="auto"/>
            <w:noWrap/>
            <w:hideMark/>
          </w:tcPr>
          <w:p w14:paraId="5BE812D9" w14:textId="3728F392"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$31,000</w:t>
            </w:r>
          </w:p>
        </w:tc>
        <w:tc>
          <w:tcPr>
            <w:tcW w:w="1320" w:type="dxa"/>
            <w:tcBorders>
              <w:top w:val="nil"/>
              <w:left w:val="nil"/>
              <w:bottom w:val="nil"/>
              <w:right w:val="nil"/>
            </w:tcBorders>
            <w:shd w:val="clear" w:color="auto" w:fill="auto"/>
            <w:noWrap/>
            <w:hideMark/>
          </w:tcPr>
          <w:p w14:paraId="7127E526"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0.8%</w:t>
            </w:r>
          </w:p>
        </w:tc>
      </w:tr>
      <w:tr w:rsidR="006C23E0" w:rsidRPr="000075B9" w14:paraId="779AB3E9" w14:textId="77777777" w:rsidTr="00F44422">
        <w:trPr>
          <w:trHeight w:val="72"/>
          <w:jc w:val="right"/>
        </w:trPr>
        <w:tc>
          <w:tcPr>
            <w:tcW w:w="2000" w:type="dxa"/>
            <w:tcBorders>
              <w:top w:val="nil"/>
              <w:left w:val="nil"/>
              <w:bottom w:val="nil"/>
              <w:right w:val="nil"/>
            </w:tcBorders>
            <w:shd w:val="clear" w:color="auto" w:fill="auto"/>
            <w:noWrap/>
            <w:hideMark/>
          </w:tcPr>
          <w:p w14:paraId="5A57C722"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Wisconsin</w:t>
            </w:r>
          </w:p>
        </w:tc>
        <w:tc>
          <w:tcPr>
            <w:tcW w:w="2140" w:type="dxa"/>
            <w:tcBorders>
              <w:top w:val="nil"/>
              <w:left w:val="nil"/>
              <w:bottom w:val="nil"/>
              <w:right w:val="nil"/>
            </w:tcBorders>
            <w:shd w:val="clear" w:color="auto" w:fill="auto"/>
            <w:noWrap/>
            <w:hideMark/>
          </w:tcPr>
          <w:p w14:paraId="747F4D4C" w14:textId="75BF48DD"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$31,000</w:t>
            </w:r>
          </w:p>
        </w:tc>
        <w:tc>
          <w:tcPr>
            <w:tcW w:w="1320" w:type="dxa"/>
            <w:tcBorders>
              <w:top w:val="nil"/>
              <w:left w:val="nil"/>
              <w:bottom w:val="nil"/>
              <w:right w:val="nil"/>
            </w:tcBorders>
            <w:shd w:val="clear" w:color="auto" w:fill="auto"/>
            <w:noWrap/>
            <w:hideMark/>
          </w:tcPr>
          <w:p w14:paraId="52C556AB"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0.7%</w:t>
            </w:r>
          </w:p>
        </w:tc>
      </w:tr>
      <w:tr w:rsidR="006C23E0" w:rsidRPr="000075B9" w14:paraId="297B0A9C" w14:textId="77777777" w:rsidTr="00F44422">
        <w:trPr>
          <w:trHeight w:val="72"/>
          <w:jc w:val="right"/>
        </w:trPr>
        <w:tc>
          <w:tcPr>
            <w:tcW w:w="2000" w:type="dxa"/>
            <w:tcBorders>
              <w:top w:val="nil"/>
              <w:left w:val="nil"/>
              <w:bottom w:val="double" w:sz="6" w:space="0" w:color="auto"/>
              <w:right w:val="nil"/>
            </w:tcBorders>
            <w:shd w:val="clear" w:color="auto" w:fill="auto"/>
            <w:noWrap/>
            <w:hideMark/>
          </w:tcPr>
          <w:p w14:paraId="04F4F107" w14:textId="77777777" w:rsidR="006C23E0" w:rsidRPr="000075B9" w:rsidRDefault="006C23E0" w:rsidP="006C23E0">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Mississippi</w:t>
            </w:r>
          </w:p>
        </w:tc>
        <w:tc>
          <w:tcPr>
            <w:tcW w:w="2140" w:type="dxa"/>
            <w:tcBorders>
              <w:top w:val="nil"/>
              <w:left w:val="nil"/>
              <w:bottom w:val="double" w:sz="6" w:space="0" w:color="auto"/>
              <w:right w:val="nil"/>
            </w:tcBorders>
            <w:shd w:val="clear" w:color="auto" w:fill="auto"/>
            <w:noWrap/>
            <w:hideMark/>
          </w:tcPr>
          <w:p w14:paraId="43CF44ED" w14:textId="36D7194B" w:rsidR="006C23E0" w:rsidRPr="000075B9" w:rsidRDefault="006C23E0" w:rsidP="006C23E0">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$29,000</w:t>
            </w:r>
          </w:p>
        </w:tc>
        <w:tc>
          <w:tcPr>
            <w:tcW w:w="1320" w:type="dxa"/>
            <w:tcBorders>
              <w:top w:val="nil"/>
              <w:left w:val="nil"/>
              <w:bottom w:val="double" w:sz="6" w:space="0" w:color="auto"/>
              <w:right w:val="nil"/>
            </w:tcBorders>
            <w:shd w:val="clear" w:color="auto" w:fill="auto"/>
            <w:noWrap/>
            <w:hideMark/>
          </w:tcPr>
          <w:p w14:paraId="01941876" w14:textId="77777777" w:rsidR="006C23E0" w:rsidRPr="000075B9" w:rsidRDefault="006C23E0" w:rsidP="006C23E0">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0.6%</w:t>
            </w:r>
          </w:p>
        </w:tc>
      </w:tr>
      <w:tr w:rsidR="006C23E0" w:rsidRPr="000075B9" w14:paraId="6BBA5B13" w14:textId="77777777" w:rsidTr="00F44422">
        <w:trPr>
          <w:trHeight w:val="360"/>
          <w:jc w:val="right"/>
        </w:trPr>
        <w:tc>
          <w:tcPr>
            <w:tcW w:w="2000" w:type="dxa"/>
            <w:tcBorders>
              <w:top w:val="nil"/>
              <w:left w:val="nil"/>
              <w:bottom w:val="nil"/>
              <w:right w:val="nil"/>
            </w:tcBorders>
            <w:shd w:val="clear" w:color="auto" w:fill="auto"/>
            <w:noWrap/>
            <w:vAlign w:val="bottom"/>
            <w:hideMark/>
          </w:tcPr>
          <w:p w14:paraId="7052CECC" w14:textId="77777777" w:rsidR="006C23E0" w:rsidRPr="000075B9" w:rsidRDefault="006C23E0" w:rsidP="006C23E0">
            <w:pPr>
              <w:spacing w:after="0" w:line="240" w:lineRule="auto"/>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Heartland</w:t>
            </w:r>
          </w:p>
        </w:tc>
        <w:tc>
          <w:tcPr>
            <w:tcW w:w="2140" w:type="dxa"/>
            <w:tcBorders>
              <w:top w:val="nil"/>
              <w:left w:val="nil"/>
              <w:bottom w:val="nil"/>
              <w:right w:val="nil"/>
            </w:tcBorders>
            <w:shd w:val="clear" w:color="auto" w:fill="auto"/>
            <w:noWrap/>
            <w:vAlign w:val="bottom"/>
            <w:hideMark/>
          </w:tcPr>
          <w:p w14:paraId="33D4626E" w14:textId="0813CADE" w:rsidR="006C23E0" w:rsidRPr="000075B9" w:rsidRDefault="006C23E0" w:rsidP="006C23E0">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$30,000</w:t>
            </w:r>
          </w:p>
        </w:tc>
        <w:tc>
          <w:tcPr>
            <w:tcW w:w="1320" w:type="dxa"/>
            <w:tcBorders>
              <w:top w:val="nil"/>
              <w:left w:val="nil"/>
              <w:bottom w:val="nil"/>
              <w:right w:val="nil"/>
            </w:tcBorders>
            <w:shd w:val="clear" w:color="auto" w:fill="auto"/>
            <w:noWrap/>
            <w:vAlign w:val="bottom"/>
            <w:hideMark/>
          </w:tcPr>
          <w:p w14:paraId="75D0F0FF" w14:textId="77777777" w:rsidR="006C23E0" w:rsidRPr="000075B9" w:rsidRDefault="006C23E0" w:rsidP="006C23E0">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0.6%</w:t>
            </w:r>
          </w:p>
        </w:tc>
      </w:tr>
      <w:tr w:rsidR="006C23E0" w:rsidRPr="000075B9" w14:paraId="657DBA96" w14:textId="77777777" w:rsidTr="00F44422">
        <w:trPr>
          <w:trHeight w:val="300"/>
          <w:jc w:val="right"/>
        </w:trPr>
        <w:tc>
          <w:tcPr>
            <w:tcW w:w="2000" w:type="dxa"/>
            <w:tcBorders>
              <w:top w:val="nil"/>
              <w:left w:val="nil"/>
              <w:bottom w:val="nil"/>
              <w:right w:val="nil"/>
            </w:tcBorders>
            <w:shd w:val="clear" w:color="auto" w:fill="auto"/>
            <w:noWrap/>
            <w:vAlign w:val="bottom"/>
            <w:hideMark/>
          </w:tcPr>
          <w:p w14:paraId="6744CC3B" w14:textId="77777777" w:rsidR="006C23E0" w:rsidRPr="000075B9" w:rsidRDefault="006C23E0" w:rsidP="006C23E0">
            <w:pPr>
              <w:spacing w:after="0" w:line="240" w:lineRule="auto"/>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Non-Heartland</w:t>
            </w:r>
          </w:p>
        </w:tc>
        <w:tc>
          <w:tcPr>
            <w:tcW w:w="2140" w:type="dxa"/>
            <w:tcBorders>
              <w:top w:val="nil"/>
              <w:left w:val="nil"/>
              <w:bottom w:val="nil"/>
              <w:right w:val="nil"/>
            </w:tcBorders>
            <w:shd w:val="clear" w:color="auto" w:fill="auto"/>
            <w:noWrap/>
            <w:vAlign w:val="bottom"/>
            <w:hideMark/>
          </w:tcPr>
          <w:p w14:paraId="555BD5AA" w14:textId="78D87CEE" w:rsidR="006C23E0" w:rsidRPr="000075B9" w:rsidRDefault="006C23E0" w:rsidP="006C23E0">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$28,000</w:t>
            </w:r>
          </w:p>
        </w:tc>
        <w:tc>
          <w:tcPr>
            <w:tcW w:w="1320" w:type="dxa"/>
            <w:tcBorders>
              <w:top w:val="nil"/>
              <w:left w:val="nil"/>
              <w:bottom w:val="nil"/>
              <w:right w:val="nil"/>
            </w:tcBorders>
            <w:shd w:val="clear" w:color="auto" w:fill="auto"/>
            <w:noWrap/>
            <w:vAlign w:val="bottom"/>
            <w:hideMark/>
          </w:tcPr>
          <w:p w14:paraId="3F20B99E" w14:textId="77777777" w:rsidR="006C23E0" w:rsidRPr="000075B9" w:rsidRDefault="006C23E0" w:rsidP="006C23E0">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-0.4%</w:t>
            </w:r>
          </w:p>
        </w:tc>
      </w:tr>
      <w:tr w:rsidR="000979DD" w:rsidRPr="000075B9" w14:paraId="01FC482E" w14:textId="77777777" w:rsidTr="00F44422">
        <w:trPr>
          <w:trHeight w:val="300"/>
          <w:jc w:val="right"/>
        </w:trPr>
        <w:tc>
          <w:tcPr>
            <w:tcW w:w="5460" w:type="dxa"/>
            <w:gridSpan w:val="3"/>
            <w:tcBorders>
              <w:top w:val="nil"/>
              <w:left w:val="nil"/>
              <w:bottom w:val="nil"/>
              <w:right w:val="nil"/>
            </w:tcBorders>
            <w:shd w:val="clear" w:color="auto" w:fill="auto"/>
            <w:noWrap/>
            <w:vAlign w:val="bottom"/>
            <w:hideMark/>
          </w:tcPr>
          <w:p w14:paraId="236C04AE" w14:textId="77777777" w:rsidR="000979DD" w:rsidRPr="000075B9" w:rsidRDefault="000979DD" w:rsidP="00F44422">
            <w:pPr>
              <w:spacing w:after="0" w:line="240" w:lineRule="auto"/>
              <w:rPr>
                <w:rFonts w:ascii="Calibri" w:eastAsia="Times New Roman" w:hAnsi="Calibri" w:cs="Times New Roman"/>
                <w:i/>
                <w:iCs/>
                <w:sz w:val="20"/>
                <w:szCs w:val="20"/>
              </w:rPr>
            </w:pPr>
            <w:r w:rsidRPr="000075B9">
              <w:rPr>
                <w:rFonts w:ascii="Calibri" w:eastAsia="Times New Roman" w:hAnsi="Calibri" w:cs="Times New Roman"/>
                <w:i/>
                <w:iCs/>
                <w:sz w:val="20"/>
                <w:szCs w:val="20"/>
              </w:rPr>
              <w:t>Source: Brookings analysis of 2010 &amp; 2016 ACS 1-year microdata</w:t>
            </w:r>
          </w:p>
        </w:tc>
      </w:tr>
    </w:tbl>
    <w:p w14:paraId="1E973695" w14:textId="6CA429A9" w:rsidR="00570213" w:rsidRDefault="00570213">
      <w:pPr>
        <w:rPr>
          <w:sz w:val="28"/>
          <w:szCs w:val="28"/>
        </w:rPr>
      </w:pPr>
      <w:r>
        <w:rPr>
          <w:sz w:val="28"/>
          <w:szCs w:val="28"/>
        </w:rPr>
        <w:br w:type="page"/>
      </w:r>
    </w:p>
    <w:p w14:paraId="631B67FB" w14:textId="77777777" w:rsidR="000E0F4C" w:rsidRPr="00FE3126" w:rsidRDefault="000E0F4C" w:rsidP="000E0F4C">
      <w:pPr>
        <w:pStyle w:val="Heading4"/>
      </w:pPr>
      <w:bookmarkStart w:id="21" w:name="_Toc522092119"/>
      <w:r>
        <w:lastRenderedPageBreak/>
        <w:t>Poverty rate</w:t>
      </w:r>
      <w:bookmarkEnd w:id="21"/>
    </w:p>
    <w:p w14:paraId="2D70EB8A" w14:textId="77777777" w:rsidR="000E0F4C" w:rsidRDefault="000E0F4C" w:rsidP="000E0F4C">
      <w:pPr>
        <w:rPr>
          <w:sz w:val="28"/>
          <w:szCs w:val="28"/>
        </w:rPr>
      </w:pPr>
      <w:r>
        <w:rPr>
          <w:sz w:val="28"/>
          <w:szCs w:val="28"/>
        </w:rPr>
        <w:t>Reducing poverty is a core goal of inclusive growth. Poverty restricts people’s ability to participate fully in the economy; alleviating it improves opportunities by improving health outcomes, improving schools, reducing crime rates, and strengthening job-seeking networks.</w:t>
      </w:r>
      <w:r>
        <w:rPr>
          <w:rStyle w:val="EndnoteReference"/>
          <w:sz w:val="28"/>
          <w:szCs w:val="28"/>
        </w:rPr>
        <w:endnoteReference w:id="12"/>
      </w:r>
    </w:p>
    <w:p w14:paraId="6008E16D" w14:textId="77777777" w:rsidR="000E0F4C" w:rsidRDefault="000E0F4C" w:rsidP="000E0F4C">
      <w:pPr>
        <w:rPr>
          <w:sz w:val="28"/>
          <w:szCs w:val="28"/>
        </w:rPr>
      </w:pPr>
      <w:r>
        <w:rPr>
          <w:sz w:val="28"/>
          <w:szCs w:val="28"/>
        </w:rPr>
        <w:t xml:space="preserve">For the Heartland the scene is mixed. While in 2001 the Heartland had a lower rate of poverty than in the rest of the country, since then the Heartland’s poverty rate has risen by nearly twice as much as elsewhere. Since the start of the recovery in 2010, however, the poverty rate in the Heartland has fallen at </w:t>
      </w:r>
      <w:r w:rsidRPr="00E6319A">
        <w:rPr>
          <w:noProof/>
          <w:sz w:val="28"/>
          <w:szCs w:val="28"/>
        </w:rPr>
        <w:t>nearly</w:t>
      </w:r>
      <w:r>
        <w:rPr>
          <w:sz w:val="28"/>
          <w:szCs w:val="28"/>
        </w:rPr>
        <w:t xml:space="preserve"> the same </w:t>
      </w:r>
      <w:r w:rsidRPr="00A025EF">
        <w:rPr>
          <w:noProof/>
          <w:sz w:val="28"/>
          <w:szCs w:val="28"/>
        </w:rPr>
        <w:t>rate</w:t>
      </w:r>
      <w:r>
        <w:rPr>
          <w:sz w:val="28"/>
          <w:szCs w:val="28"/>
        </w:rPr>
        <w:t xml:space="preserve"> as the rest of the country, dropping by </w:t>
      </w:r>
      <w:r w:rsidRPr="00740621">
        <w:rPr>
          <w:b/>
          <w:sz w:val="28"/>
          <w:szCs w:val="28"/>
        </w:rPr>
        <w:t>1.2 percent</w:t>
      </w:r>
      <w:r>
        <w:rPr>
          <w:b/>
          <w:sz w:val="28"/>
          <w:szCs w:val="28"/>
        </w:rPr>
        <w:t>age points</w:t>
      </w:r>
      <w:r>
        <w:rPr>
          <w:sz w:val="28"/>
          <w:szCs w:val="28"/>
        </w:rPr>
        <w:t xml:space="preserve"> compared to 1.3 percentage points for non-Heartland states. By 2016 the Heartland’s poverty rate was </w:t>
      </w:r>
      <w:r w:rsidRPr="003E48FD">
        <w:rPr>
          <w:b/>
          <w:sz w:val="28"/>
          <w:szCs w:val="28"/>
        </w:rPr>
        <w:t>14.6 percent</w:t>
      </w:r>
      <w:r>
        <w:rPr>
          <w:b/>
          <w:sz w:val="28"/>
          <w:szCs w:val="28"/>
        </w:rPr>
        <w:t xml:space="preserve"> </w:t>
      </w:r>
      <w:r>
        <w:rPr>
          <w:sz w:val="28"/>
          <w:szCs w:val="28"/>
        </w:rPr>
        <w:t>of the population,</w:t>
      </w:r>
      <w:r w:rsidRPr="003E48FD">
        <w:rPr>
          <w:b/>
          <w:sz w:val="28"/>
          <w:szCs w:val="28"/>
        </w:rPr>
        <w:t xml:space="preserve"> </w:t>
      </w:r>
      <w:r>
        <w:rPr>
          <w:sz w:val="28"/>
          <w:szCs w:val="28"/>
        </w:rPr>
        <w:t xml:space="preserve">compared to 13.8 percent elsewhere. </w:t>
      </w:r>
    </w:p>
    <w:p w14:paraId="4FBCF9B3" w14:textId="77777777" w:rsidR="000E0F4C" w:rsidRDefault="000E0F4C" w:rsidP="000E0F4C">
      <w:pPr>
        <w:rPr>
          <w:sz w:val="28"/>
          <w:szCs w:val="28"/>
        </w:rPr>
      </w:pPr>
      <w:r>
        <w:rPr>
          <w:sz w:val="28"/>
          <w:szCs w:val="28"/>
        </w:rPr>
        <w:t xml:space="preserve">Poverty rates are the highest in the </w:t>
      </w:r>
      <w:r>
        <w:rPr>
          <w:noProof/>
          <w:sz w:val="28"/>
          <w:szCs w:val="28"/>
        </w:rPr>
        <w:t>s</w:t>
      </w:r>
      <w:r w:rsidRPr="00A025EF">
        <w:rPr>
          <w:noProof/>
          <w:sz w:val="28"/>
          <w:szCs w:val="28"/>
        </w:rPr>
        <w:t>outhern</w:t>
      </w:r>
      <w:r>
        <w:rPr>
          <w:sz w:val="28"/>
          <w:szCs w:val="28"/>
        </w:rPr>
        <w:t xml:space="preserve"> Heartland. </w:t>
      </w:r>
      <w:r w:rsidRPr="00D83937">
        <w:rPr>
          <w:b/>
          <w:sz w:val="28"/>
          <w:szCs w:val="28"/>
        </w:rPr>
        <w:t>Mississippi</w:t>
      </w:r>
      <w:r>
        <w:rPr>
          <w:sz w:val="28"/>
          <w:szCs w:val="28"/>
        </w:rPr>
        <w:t xml:space="preserve"> and </w:t>
      </w:r>
      <w:r w:rsidRPr="00D83937">
        <w:rPr>
          <w:b/>
          <w:sz w:val="28"/>
          <w:szCs w:val="28"/>
        </w:rPr>
        <w:t>Louisiana</w:t>
      </w:r>
      <w:r>
        <w:rPr>
          <w:sz w:val="28"/>
          <w:szCs w:val="28"/>
        </w:rPr>
        <w:t xml:space="preserve"> had the two highest poverty rates in the nation in 2016, at 21 percent and 20.1 percent, respectively. </w:t>
      </w:r>
      <w:r w:rsidRPr="00D83937">
        <w:rPr>
          <w:b/>
          <w:sz w:val="28"/>
          <w:szCs w:val="28"/>
        </w:rPr>
        <w:t>Kentucky</w:t>
      </w:r>
      <w:r>
        <w:rPr>
          <w:sz w:val="28"/>
          <w:szCs w:val="28"/>
        </w:rPr>
        <w:t xml:space="preserve"> had the third highest rate in the Heartland, and fifth highest in the United States, at 18.2 percent. On a sub-state level, the Heartland’s portion of the southern Black Belt region faces higher poverty than any individual state, with a poverty rate of 21.1 percent.</w:t>
      </w:r>
      <w:r>
        <w:rPr>
          <w:rStyle w:val="EndnoteReference"/>
          <w:sz w:val="28"/>
          <w:szCs w:val="28"/>
        </w:rPr>
        <w:endnoteReference w:id="13"/>
      </w:r>
      <w:r>
        <w:rPr>
          <w:sz w:val="28"/>
          <w:szCs w:val="28"/>
        </w:rPr>
        <w:t xml:space="preserve"> The Heartland’s </w:t>
      </w:r>
      <w:r w:rsidRPr="00A025EF">
        <w:rPr>
          <w:noProof/>
          <w:sz w:val="28"/>
          <w:szCs w:val="28"/>
        </w:rPr>
        <w:t>portion</w:t>
      </w:r>
      <w:r>
        <w:rPr>
          <w:sz w:val="28"/>
          <w:szCs w:val="28"/>
        </w:rPr>
        <w:t xml:space="preserve"> of Appalachia, likewise, struggles with a 17.7 percent poverty rate, which would be the seventh highest poverty rate in the country if it were a state.</w:t>
      </w:r>
      <w:r>
        <w:rPr>
          <w:rStyle w:val="EndnoteReference"/>
          <w:sz w:val="28"/>
          <w:szCs w:val="28"/>
        </w:rPr>
        <w:endnoteReference w:id="14"/>
      </w:r>
    </w:p>
    <w:p w14:paraId="1FC41F79" w14:textId="77777777" w:rsidR="000E0F4C" w:rsidRDefault="000E0F4C" w:rsidP="000E0F4C">
      <w:pPr>
        <w:rPr>
          <w:sz w:val="28"/>
          <w:szCs w:val="28"/>
        </w:rPr>
      </w:pPr>
      <w:r>
        <w:rPr>
          <w:sz w:val="28"/>
          <w:szCs w:val="28"/>
        </w:rPr>
        <w:t xml:space="preserve">The more sparsely populated, and whiter, </w:t>
      </w:r>
      <w:r w:rsidRPr="00A025EF">
        <w:rPr>
          <w:noProof/>
          <w:sz w:val="28"/>
          <w:szCs w:val="28"/>
        </w:rPr>
        <w:t>states</w:t>
      </w:r>
      <w:r>
        <w:rPr>
          <w:sz w:val="28"/>
          <w:szCs w:val="28"/>
        </w:rPr>
        <w:t xml:space="preserve"> of the northern and western Heartland, meanwhile, tend to have lower poverty rates. </w:t>
      </w:r>
      <w:r w:rsidRPr="00FC591D">
        <w:rPr>
          <w:b/>
          <w:sz w:val="28"/>
          <w:szCs w:val="28"/>
        </w:rPr>
        <w:t>Minnesota</w:t>
      </w:r>
      <w:r>
        <w:rPr>
          <w:sz w:val="28"/>
          <w:szCs w:val="28"/>
        </w:rPr>
        <w:t xml:space="preserve"> has the lowest poverty rate in the Heartland, and fourth lowest in the U.S., at 9.9 percent, followed by </w:t>
      </w:r>
      <w:r w:rsidRPr="00FC591D">
        <w:rPr>
          <w:b/>
          <w:sz w:val="28"/>
          <w:szCs w:val="28"/>
        </w:rPr>
        <w:t>North Dakota</w:t>
      </w:r>
      <w:r>
        <w:rPr>
          <w:sz w:val="28"/>
          <w:szCs w:val="28"/>
        </w:rPr>
        <w:t xml:space="preserve"> at 10.5 percent, the 10th lowest in the U.S.</w:t>
      </w:r>
    </w:p>
    <w:p w14:paraId="41F81775" w14:textId="77777777" w:rsidR="000E0F4C" w:rsidRPr="000307A8" w:rsidRDefault="000E0F4C" w:rsidP="000E0F4C">
      <w:pPr>
        <w:rPr>
          <w:sz w:val="28"/>
          <w:szCs w:val="28"/>
        </w:rPr>
      </w:pPr>
      <w:r>
        <w:rPr>
          <w:sz w:val="28"/>
          <w:szCs w:val="28"/>
        </w:rPr>
        <w:lastRenderedPageBreak/>
        <w:t xml:space="preserve">Changes in the poverty rate have varied across the Heartland. Unfortunately, </w:t>
      </w:r>
      <w:r w:rsidRPr="00B75FED">
        <w:rPr>
          <w:sz w:val="28"/>
          <w:szCs w:val="28"/>
        </w:rPr>
        <w:t xml:space="preserve">Heartland states saw </w:t>
      </w:r>
      <w:r>
        <w:rPr>
          <w:sz w:val="28"/>
          <w:szCs w:val="28"/>
        </w:rPr>
        <w:t>six of the seven</w:t>
      </w:r>
      <w:r w:rsidRPr="00B75FED">
        <w:rPr>
          <w:sz w:val="28"/>
          <w:szCs w:val="28"/>
        </w:rPr>
        <w:t xml:space="preserve"> </w:t>
      </w:r>
      <w:r w:rsidRPr="00A025EF">
        <w:rPr>
          <w:noProof/>
          <w:sz w:val="28"/>
          <w:szCs w:val="28"/>
        </w:rPr>
        <w:t>largest</w:t>
      </w:r>
      <w:r w:rsidRPr="00B75FED">
        <w:rPr>
          <w:sz w:val="28"/>
          <w:szCs w:val="28"/>
        </w:rPr>
        <w:t xml:space="preserve"> increases in poverty</w:t>
      </w:r>
      <w:r>
        <w:rPr>
          <w:sz w:val="28"/>
          <w:szCs w:val="28"/>
        </w:rPr>
        <w:t xml:space="preserve"> between 2001 and 2016, with </w:t>
      </w:r>
      <w:r w:rsidRPr="00FC591D">
        <w:rPr>
          <w:b/>
          <w:sz w:val="28"/>
          <w:szCs w:val="28"/>
        </w:rPr>
        <w:t>Michigan</w:t>
      </w:r>
      <w:r>
        <w:rPr>
          <w:sz w:val="28"/>
          <w:szCs w:val="28"/>
        </w:rPr>
        <w:t xml:space="preserve"> and </w:t>
      </w:r>
      <w:r w:rsidRPr="00FC591D">
        <w:rPr>
          <w:b/>
          <w:sz w:val="28"/>
          <w:szCs w:val="28"/>
        </w:rPr>
        <w:t>Indiana</w:t>
      </w:r>
      <w:r>
        <w:rPr>
          <w:sz w:val="28"/>
          <w:szCs w:val="28"/>
        </w:rPr>
        <w:t xml:space="preserve"> registering the two </w:t>
      </w:r>
      <w:r w:rsidRPr="00A025EF">
        <w:rPr>
          <w:noProof/>
          <w:sz w:val="28"/>
          <w:szCs w:val="28"/>
        </w:rPr>
        <w:t>largest</w:t>
      </w:r>
      <w:r>
        <w:rPr>
          <w:sz w:val="28"/>
          <w:szCs w:val="28"/>
        </w:rPr>
        <w:t xml:space="preserve"> poverty rate increases in the country, at 5.1 percentage points and 4.9 percentage points, respectively</w:t>
      </w:r>
      <w:r w:rsidRPr="00B75FED">
        <w:rPr>
          <w:sz w:val="28"/>
          <w:szCs w:val="28"/>
        </w:rPr>
        <w:t>.</w:t>
      </w:r>
      <w:r>
        <w:rPr>
          <w:sz w:val="28"/>
          <w:szCs w:val="28"/>
        </w:rPr>
        <w:t xml:space="preserve"> On the other hand, </w:t>
      </w:r>
      <w:r w:rsidRPr="00FC591D">
        <w:rPr>
          <w:b/>
          <w:sz w:val="28"/>
          <w:szCs w:val="28"/>
        </w:rPr>
        <w:t>North Dakota</w:t>
      </w:r>
      <w:r>
        <w:rPr>
          <w:sz w:val="28"/>
          <w:szCs w:val="28"/>
        </w:rPr>
        <w:t xml:space="preserve"> has seen the second </w:t>
      </w:r>
      <w:r w:rsidRPr="00A025EF">
        <w:rPr>
          <w:noProof/>
          <w:sz w:val="28"/>
          <w:szCs w:val="28"/>
        </w:rPr>
        <w:t>largest</w:t>
      </w:r>
      <w:r>
        <w:rPr>
          <w:sz w:val="28"/>
          <w:szCs w:val="28"/>
        </w:rPr>
        <w:t xml:space="preserve"> reduction in its poverty rate in the country, and the largest in the Heartland, since 2001, with a decline of 0.8 percentage points. Luckily that tide has turned, and since 2010 every Heartland state except for one has seen a </w:t>
      </w:r>
      <w:r w:rsidRPr="00D86743">
        <w:rPr>
          <w:noProof/>
          <w:sz w:val="28"/>
          <w:szCs w:val="28"/>
        </w:rPr>
        <w:t>decrease</w:t>
      </w:r>
      <w:r>
        <w:rPr>
          <w:sz w:val="28"/>
          <w:szCs w:val="28"/>
        </w:rPr>
        <w:t xml:space="preserve"> in poverty, led by </w:t>
      </w:r>
      <w:r w:rsidRPr="00630918">
        <w:rPr>
          <w:b/>
          <w:sz w:val="28"/>
          <w:szCs w:val="28"/>
        </w:rPr>
        <w:t>Tennessee’s</w:t>
      </w:r>
      <w:r>
        <w:rPr>
          <w:sz w:val="28"/>
          <w:szCs w:val="28"/>
        </w:rPr>
        <w:t xml:space="preserve"> 2 percentage point decrease, the eighth largest in the country. Nonetheless, </w:t>
      </w:r>
      <w:r w:rsidRPr="00630918">
        <w:rPr>
          <w:b/>
          <w:sz w:val="28"/>
          <w:szCs w:val="28"/>
        </w:rPr>
        <w:t>Louisiana</w:t>
      </w:r>
      <w:r>
        <w:rPr>
          <w:sz w:val="28"/>
          <w:szCs w:val="28"/>
        </w:rPr>
        <w:t xml:space="preserve"> was one of only two states in the U.S. to see an increase in the poverty rate from 2010-2016, and its 1.2 percentage point increase was the largest in the U.S. during that time.</w:t>
      </w:r>
    </w:p>
    <w:p w14:paraId="64488F19" w14:textId="77777777" w:rsidR="000979DD" w:rsidRDefault="000979DD" w:rsidP="000979DD">
      <w:pPr>
        <w:rPr>
          <w:color w:val="FF0000"/>
          <w:sz w:val="28"/>
          <w:szCs w:val="28"/>
        </w:rPr>
      </w:pPr>
      <w:r>
        <w:rPr>
          <w:color w:val="FF0000"/>
          <w:sz w:val="28"/>
          <w:szCs w:val="28"/>
        </w:rPr>
        <w:br w:type="page"/>
      </w:r>
    </w:p>
    <w:p w14:paraId="4EA6A15A" w14:textId="77777777" w:rsidR="000979DD" w:rsidRDefault="000979DD" w:rsidP="000979DD">
      <w:pPr>
        <w:rPr>
          <w:color w:val="FF0000"/>
          <w:sz w:val="28"/>
          <w:szCs w:val="28"/>
        </w:rPr>
      </w:pPr>
      <w:r>
        <w:rPr>
          <w:noProof/>
          <w:color w:val="FF0000"/>
          <w:sz w:val="28"/>
          <w:szCs w:val="28"/>
        </w:rPr>
        <w:lastRenderedPageBreak/>
        <w:drawing>
          <wp:inline distT="0" distB="0" distL="0" distR="0" wp14:anchorId="2EB1A8B8" wp14:editId="70A25895">
            <wp:extent cx="4114800" cy="38813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verty_State_v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3881364"/>
                    </a:xfrm>
                    <a:prstGeom prst="rect">
                      <a:avLst/>
                    </a:prstGeom>
                  </pic:spPr>
                </pic:pic>
              </a:graphicData>
            </a:graphic>
          </wp:inline>
        </w:drawing>
      </w:r>
    </w:p>
    <w:p w14:paraId="6988C96B" w14:textId="77777777" w:rsidR="000979DD" w:rsidRDefault="000979DD" w:rsidP="000979DD">
      <w:pPr>
        <w:rPr>
          <w:i/>
          <w:color w:val="FF0000"/>
        </w:rPr>
      </w:pPr>
      <w:r w:rsidRPr="00603D70">
        <w:rPr>
          <w:i/>
        </w:rPr>
        <w:t>Source: Brookings analysis of SAIPE estimates</w:t>
      </w:r>
    </w:p>
    <w:tbl>
      <w:tblPr>
        <w:tblW w:w="0" w:type="auto"/>
        <w:jc w:val="right"/>
        <w:tblLook w:val="04A0" w:firstRow="1" w:lastRow="0" w:firstColumn="1" w:lastColumn="0" w:noHBand="0" w:noVBand="1"/>
      </w:tblPr>
      <w:tblGrid>
        <w:gridCol w:w="4476"/>
      </w:tblGrid>
      <w:tr w:rsidR="00FA3808" w:rsidRPr="00603D70" w:rsidDel="00FA3808" w14:paraId="4101AB0A" w14:textId="77777777" w:rsidTr="00F44422">
        <w:trPr>
          <w:trHeight w:val="300"/>
          <w:jc w:val="right"/>
        </w:trPr>
        <w:tc>
          <w:tcPr>
            <w:tcW w:w="0" w:type="auto"/>
            <w:tcBorders>
              <w:top w:val="nil"/>
              <w:left w:val="nil"/>
              <w:bottom w:val="nil"/>
              <w:right w:val="nil"/>
            </w:tcBorders>
            <w:shd w:val="clear" w:color="auto" w:fill="auto"/>
            <w:noWrap/>
            <w:vAlign w:val="bottom"/>
          </w:tcPr>
          <w:tbl>
            <w:tblPr>
              <w:tblW w:w="4260" w:type="dxa"/>
              <w:tblLook w:val="04A0" w:firstRow="1" w:lastRow="0" w:firstColumn="1" w:lastColumn="0" w:noHBand="0" w:noVBand="1"/>
            </w:tblPr>
            <w:tblGrid>
              <w:gridCol w:w="1660"/>
              <w:gridCol w:w="1400"/>
              <w:gridCol w:w="1200"/>
            </w:tblGrid>
            <w:tr w:rsidR="00FA3808" w:rsidRPr="00FA3808" w14:paraId="3B9AB181" w14:textId="77777777" w:rsidTr="00FA3808">
              <w:trPr>
                <w:trHeight w:val="510"/>
              </w:trPr>
              <w:tc>
                <w:tcPr>
                  <w:tcW w:w="1660" w:type="dxa"/>
                  <w:tcBorders>
                    <w:top w:val="nil"/>
                    <w:left w:val="nil"/>
                    <w:bottom w:val="nil"/>
                    <w:right w:val="nil"/>
                  </w:tcBorders>
                  <w:shd w:val="clear" w:color="auto" w:fill="auto"/>
                  <w:hideMark/>
                </w:tcPr>
                <w:p w14:paraId="468072EC" w14:textId="77777777" w:rsidR="00FA3808" w:rsidRPr="00FA3808" w:rsidRDefault="00FA3808" w:rsidP="00FA3808">
                  <w:pPr>
                    <w:spacing w:after="0" w:line="240" w:lineRule="auto"/>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Name</w:t>
                  </w:r>
                </w:p>
              </w:tc>
              <w:tc>
                <w:tcPr>
                  <w:tcW w:w="1400" w:type="dxa"/>
                  <w:tcBorders>
                    <w:top w:val="nil"/>
                    <w:left w:val="nil"/>
                    <w:bottom w:val="nil"/>
                    <w:right w:val="nil"/>
                  </w:tcBorders>
                  <w:shd w:val="clear" w:color="auto" w:fill="auto"/>
                  <w:hideMark/>
                </w:tcPr>
                <w:p w14:paraId="48C59309"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Poverty rate,</w:t>
                  </w:r>
                  <w:r w:rsidRPr="00FA3808">
                    <w:rPr>
                      <w:rFonts w:ascii="Calibri" w:eastAsia="Times New Roman" w:hAnsi="Calibri" w:cs="Times New Roman"/>
                      <w:b/>
                      <w:bCs/>
                      <w:color w:val="000000"/>
                      <w:sz w:val="20"/>
                      <w:szCs w:val="20"/>
                    </w:rPr>
                    <w:br/>
                    <w:t>2016</w:t>
                  </w:r>
                </w:p>
              </w:tc>
              <w:tc>
                <w:tcPr>
                  <w:tcW w:w="1200" w:type="dxa"/>
                  <w:tcBorders>
                    <w:top w:val="nil"/>
                    <w:left w:val="nil"/>
                    <w:bottom w:val="nil"/>
                    <w:right w:val="nil"/>
                  </w:tcBorders>
                  <w:shd w:val="clear" w:color="auto" w:fill="auto"/>
                  <w:hideMark/>
                </w:tcPr>
                <w:p w14:paraId="5EA6AF29"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Change,</w:t>
                  </w:r>
                  <w:r w:rsidRPr="00FA3808">
                    <w:rPr>
                      <w:rFonts w:ascii="Calibri" w:eastAsia="Times New Roman" w:hAnsi="Calibri" w:cs="Times New Roman"/>
                      <w:b/>
                      <w:bCs/>
                      <w:color w:val="000000"/>
                      <w:sz w:val="20"/>
                      <w:szCs w:val="20"/>
                    </w:rPr>
                    <w:br/>
                    <w:t>2010-16</w:t>
                  </w:r>
                </w:p>
              </w:tc>
            </w:tr>
            <w:tr w:rsidR="00FA3808" w:rsidRPr="00FA3808" w14:paraId="2A0CA1A3" w14:textId="77777777" w:rsidTr="000E0F4C">
              <w:trPr>
                <w:trHeight w:val="72"/>
              </w:trPr>
              <w:tc>
                <w:tcPr>
                  <w:tcW w:w="1660" w:type="dxa"/>
                  <w:tcBorders>
                    <w:top w:val="nil"/>
                    <w:left w:val="nil"/>
                    <w:bottom w:val="nil"/>
                    <w:right w:val="nil"/>
                  </w:tcBorders>
                  <w:shd w:val="clear" w:color="auto" w:fill="auto"/>
                  <w:noWrap/>
                  <w:hideMark/>
                </w:tcPr>
                <w:p w14:paraId="38987423"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Tennessee</w:t>
                  </w:r>
                </w:p>
              </w:tc>
              <w:tc>
                <w:tcPr>
                  <w:tcW w:w="1400" w:type="dxa"/>
                  <w:tcBorders>
                    <w:top w:val="nil"/>
                    <w:left w:val="nil"/>
                    <w:bottom w:val="nil"/>
                    <w:right w:val="nil"/>
                  </w:tcBorders>
                  <w:shd w:val="clear" w:color="auto" w:fill="auto"/>
                  <w:noWrap/>
                  <w:hideMark/>
                </w:tcPr>
                <w:p w14:paraId="4BAC2720"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15.8%</w:t>
                  </w:r>
                </w:p>
              </w:tc>
              <w:tc>
                <w:tcPr>
                  <w:tcW w:w="1200" w:type="dxa"/>
                  <w:tcBorders>
                    <w:top w:val="nil"/>
                    <w:left w:val="nil"/>
                    <w:bottom w:val="nil"/>
                    <w:right w:val="nil"/>
                  </w:tcBorders>
                  <w:shd w:val="clear" w:color="auto" w:fill="auto"/>
                  <w:noWrap/>
                  <w:hideMark/>
                </w:tcPr>
                <w:p w14:paraId="2665CA3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-2.0%</w:t>
                  </w:r>
                </w:p>
              </w:tc>
            </w:tr>
            <w:tr w:rsidR="00FA3808" w:rsidRPr="00FA3808" w14:paraId="1D6FA5F1" w14:textId="77777777" w:rsidTr="000E0F4C">
              <w:trPr>
                <w:trHeight w:val="72"/>
              </w:trPr>
              <w:tc>
                <w:tcPr>
                  <w:tcW w:w="1660" w:type="dxa"/>
                  <w:tcBorders>
                    <w:top w:val="nil"/>
                    <w:left w:val="nil"/>
                    <w:bottom w:val="nil"/>
                    <w:right w:val="nil"/>
                  </w:tcBorders>
                  <w:shd w:val="clear" w:color="auto" w:fill="auto"/>
                  <w:noWrap/>
                  <w:hideMark/>
                </w:tcPr>
                <w:p w14:paraId="41A1C062"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North Dakota</w:t>
                  </w:r>
                </w:p>
              </w:tc>
              <w:tc>
                <w:tcPr>
                  <w:tcW w:w="1400" w:type="dxa"/>
                  <w:tcBorders>
                    <w:top w:val="nil"/>
                    <w:left w:val="nil"/>
                    <w:bottom w:val="nil"/>
                    <w:right w:val="nil"/>
                  </w:tcBorders>
                  <w:shd w:val="clear" w:color="auto" w:fill="auto"/>
                  <w:noWrap/>
                  <w:hideMark/>
                </w:tcPr>
                <w:p w14:paraId="755E4518"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10.5%</w:t>
                  </w:r>
                </w:p>
              </w:tc>
              <w:tc>
                <w:tcPr>
                  <w:tcW w:w="1200" w:type="dxa"/>
                  <w:tcBorders>
                    <w:top w:val="nil"/>
                    <w:left w:val="nil"/>
                    <w:bottom w:val="nil"/>
                    <w:right w:val="nil"/>
                  </w:tcBorders>
                  <w:shd w:val="clear" w:color="auto" w:fill="auto"/>
                  <w:noWrap/>
                  <w:hideMark/>
                </w:tcPr>
                <w:p w14:paraId="3C8D8D39"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-1.9%</w:t>
                  </w:r>
                </w:p>
              </w:tc>
            </w:tr>
            <w:tr w:rsidR="00FA3808" w:rsidRPr="00FA3808" w14:paraId="0EB57B53" w14:textId="77777777" w:rsidTr="000E0F4C">
              <w:trPr>
                <w:trHeight w:val="72"/>
              </w:trPr>
              <w:tc>
                <w:tcPr>
                  <w:tcW w:w="1660" w:type="dxa"/>
                  <w:tcBorders>
                    <w:top w:val="nil"/>
                    <w:left w:val="nil"/>
                    <w:bottom w:val="nil"/>
                    <w:right w:val="nil"/>
                  </w:tcBorders>
                  <w:shd w:val="clear" w:color="auto" w:fill="auto"/>
                  <w:noWrap/>
                  <w:hideMark/>
                </w:tcPr>
                <w:p w14:paraId="5F3DC70C"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Michigan</w:t>
                  </w:r>
                </w:p>
              </w:tc>
              <w:tc>
                <w:tcPr>
                  <w:tcW w:w="1400" w:type="dxa"/>
                  <w:tcBorders>
                    <w:top w:val="nil"/>
                    <w:left w:val="nil"/>
                    <w:bottom w:val="nil"/>
                    <w:right w:val="nil"/>
                  </w:tcBorders>
                  <w:shd w:val="clear" w:color="auto" w:fill="auto"/>
                  <w:noWrap/>
                  <w:hideMark/>
                </w:tcPr>
                <w:p w14:paraId="6009EF8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14.9%</w:t>
                  </w:r>
                </w:p>
              </w:tc>
              <w:tc>
                <w:tcPr>
                  <w:tcW w:w="1200" w:type="dxa"/>
                  <w:tcBorders>
                    <w:top w:val="nil"/>
                    <w:left w:val="nil"/>
                    <w:bottom w:val="nil"/>
                    <w:right w:val="nil"/>
                  </w:tcBorders>
                  <w:shd w:val="clear" w:color="auto" w:fill="auto"/>
                  <w:noWrap/>
                  <w:hideMark/>
                </w:tcPr>
                <w:p w14:paraId="7837C60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-1.8%</w:t>
                  </w:r>
                </w:p>
              </w:tc>
            </w:tr>
            <w:tr w:rsidR="00FA3808" w:rsidRPr="00FA3808" w14:paraId="03C7D31C" w14:textId="77777777" w:rsidTr="000E0F4C">
              <w:trPr>
                <w:trHeight w:val="72"/>
              </w:trPr>
              <w:tc>
                <w:tcPr>
                  <w:tcW w:w="1660" w:type="dxa"/>
                  <w:tcBorders>
                    <w:top w:val="nil"/>
                    <w:left w:val="nil"/>
                    <w:bottom w:val="nil"/>
                    <w:right w:val="nil"/>
                  </w:tcBorders>
                  <w:shd w:val="clear" w:color="auto" w:fill="auto"/>
                  <w:noWrap/>
                  <w:hideMark/>
                </w:tcPr>
                <w:p w14:paraId="6348E535"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Alabama</w:t>
                  </w:r>
                </w:p>
              </w:tc>
              <w:tc>
                <w:tcPr>
                  <w:tcW w:w="1400" w:type="dxa"/>
                  <w:tcBorders>
                    <w:top w:val="nil"/>
                    <w:left w:val="nil"/>
                    <w:bottom w:val="nil"/>
                    <w:right w:val="nil"/>
                  </w:tcBorders>
                  <w:shd w:val="clear" w:color="auto" w:fill="auto"/>
                  <w:noWrap/>
                  <w:hideMark/>
                </w:tcPr>
                <w:p w14:paraId="7E8E1C15"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17.2%</w:t>
                  </w:r>
                </w:p>
              </w:tc>
              <w:tc>
                <w:tcPr>
                  <w:tcW w:w="1200" w:type="dxa"/>
                  <w:tcBorders>
                    <w:top w:val="nil"/>
                    <w:left w:val="nil"/>
                    <w:bottom w:val="nil"/>
                    <w:right w:val="nil"/>
                  </w:tcBorders>
                  <w:shd w:val="clear" w:color="auto" w:fill="auto"/>
                  <w:noWrap/>
                  <w:hideMark/>
                </w:tcPr>
                <w:p w14:paraId="2CD85F2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w:t>
                  </w:r>
                </w:p>
              </w:tc>
            </w:tr>
            <w:tr w:rsidR="00FA3808" w:rsidRPr="00FA3808" w14:paraId="4F397FE9" w14:textId="77777777" w:rsidTr="000E0F4C">
              <w:trPr>
                <w:trHeight w:val="72"/>
              </w:trPr>
              <w:tc>
                <w:tcPr>
                  <w:tcW w:w="1660" w:type="dxa"/>
                  <w:tcBorders>
                    <w:top w:val="nil"/>
                    <w:left w:val="nil"/>
                    <w:bottom w:val="nil"/>
                    <w:right w:val="nil"/>
                  </w:tcBorders>
                  <w:shd w:val="clear" w:color="auto" w:fill="auto"/>
                  <w:noWrap/>
                  <w:hideMark/>
                </w:tcPr>
                <w:p w14:paraId="23FA8E86"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South Dakota</w:t>
                  </w:r>
                </w:p>
              </w:tc>
              <w:tc>
                <w:tcPr>
                  <w:tcW w:w="1400" w:type="dxa"/>
                  <w:tcBorders>
                    <w:top w:val="nil"/>
                    <w:left w:val="nil"/>
                    <w:bottom w:val="nil"/>
                    <w:right w:val="nil"/>
                  </w:tcBorders>
                  <w:shd w:val="clear" w:color="auto" w:fill="auto"/>
                  <w:noWrap/>
                  <w:hideMark/>
                </w:tcPr>
                <w:p w14:paraId="5E3A6ABE"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12.9%</w:t>
                  </w:r>
                </w:p>
              </w:tc>
              <w:tc>
                <w:tcPr>
                  <w:tcW w:w="1200" w:type="dxa"/>
                  <w:tcBorders>
                    <w:top w:val="nil"/>
                    <w:left w:val="nil"/>
                    <w:bottom w:val="nil"/>
                    <w:right w:val="nil"/>
                  </w:tcBorders>
                  <w:shd w:val="clear" w:color="auto" w:fill="auto"/>
                  <w:noWrap/>
                  <w:hideMark/>
                </w:tcPr>
                <w:p w14:paraId="021DE07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w:t>
                  </w:r>
                </w:p>
              </w:tc>
            </w:tr>
            <w:tr w:rsidR="00FA3808" w:rsidRPr="00FA3808" w14:paraId="1AE3905A" w14:textId="77777777" w:rsidTr="000E0F4C">
              <w:trPr>
                <w:trHeight w:val="72"/>
              </w:trPr>
              <w:tc>
                <w:tcPr>
                  <w:tcW w:w="1660" w:type="dxa"/>
                  <w:tcBorders>
                    <w:top w:val="nil"/>
                    <w:left w:val="nil"/>
                    <w:bottom w:val="nil"/>
                    <w:right w:val="nil"/>
                  </w:tcBorders>
                  <w:shd w:val="clear" w:color="auto" w:fill="auto"/>
                  <w:noWrap/>
                  <w:hideMark/>
                </w:tcPr>
                <w:p w14:paraId="6BECF472"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Minnesota</w:t>
                  </w:r>
                </w:p>
              </w:tc>
              <w:tc>
                <w:tcPr>
                  <w:tcW w:w="1400" w:type="dxa"/>
                  <w:tcBorders>
                    <w:top w:val="nil"/>
                    <w:left w:val="nil"/>
                    <w:bottom w:val="nil"/>
                    <w:right w:val="nil"/>
                  </w:tcBorders>
                  <w:shd w:val="clear" w:color="auto" w:fill="auto"/>
                  <w:noWrap/>
                  <w:hideMark/>
                </w:tcPr>
                <w:p w14:paraId="7C6AB258"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9.9%</w:t>
                  </w:r>
                </w:p>
              </w:tc>
              <w:tc>
                <w:tcPr>
                  <w:tcW w:w="1200" w:type="dxa"/>
                  <w:tcBorders>
                    <w:top w:val="nil"/>
                    <w:left w:val="nil"/>
                    <w:bottom w:val="nil"/>
                    <w:right w:val="nil"/>
                  </w:tcBorders>
                  <w:shd w:val="clear" w:color="auto" w:fill="auto"/>
                  <w:noWrap/>
                  <w:hideMark/>
                </w:tcPr>
                <w:p w14:paraId="2448E0C4"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-1.6%</w:t>
                  </w:r>
                </w:p>
              </w:tc>
            </w:tr>
            <w:tr w:rsidR="00FA3808" w:rsidRPr="00FA3808" w14:paraId="54B616E0" w14:textId="77777777" w:rsidTr="000E0F4C">
              <w:trPr>
                <w:trHeight w:val="72"/>
              </w:trPr>
              <w:tc>
                <w:tcPr>
                  <w:tcW w:w="1660" w:type="dxa"/>
                  <w:tcBorders>
                    <w:top w:val="nil"/>
                    <w:left w:val="nil"/>
                    <w:bottom w:val="nil"/>
                    <w:right w:val="nil"/>
                  </w:tcBorders>
                  <w:shd w:val="clear" w:color="auto" w:fill="auto"/>
                  <w:noWrap/>
                  <w:hideMark/>
                </w:tcPr>
                <w:p w14:paraId="27259BAC"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Arkansas</w:t>
                  </w:r>
                </w:p>
              </w:tc>
              <w:tc>
                <w:tcPr>
                  <w:tcW w:w="1400" w:type="dxa"/>
                  <w:tcBorders>
                    <w:top w:val="nil"/>
                    <w:left w:val="nil"/>
                    <w:bottom w:val="nil"/>
                    <w:right w:val="nil"/>
                  </w:tcBorders>
                  <w:shd w:val="clear" w:color="auto" w:fill="auto"/>
                  <w:noWrap/>
                  <w:hideMark/>
                </w:tcPr>
                <w:p w14:paraId="68D1DA31"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17.2%</w:t>
                  </w:r>
                </w:p>
              </w:tc>
              <w:tc>
                <w:tcPr>
                  <w:tcW w:w="1200" w:type="dxa"/>
                  <w:tcBorders>
                    <w:top w:val="nil"/>
                    <w:left w:val="nil"/>
                    <w:bottom w:val="nil"/>
                    <w:right w:val="nil"/>
                  </w:tcBorders>
                  <w:shd w:val="clear" w:color="auto" w:fill="auto"/>
                  <w:noWrap/>
                  <w:hideMark/>
                </w:tcPr>
                <w:p w14:paraId="55AC794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-1.5%</w:t>
                  </w:r>
                </w:p>
              </w:tc>
            </w:tr>
            <w:tr w:rsidR="00FA3808" w:rsidRPr="00FA3808" w14:paraId="600A2BCB" w14:textId="77777777" w:rsidTr="000E0F4C">
              <w:trPr>
                <w:trHeight w:val="72"/>
              </w:trPr>
              <w:tc>
                <w:tcPr>
                  <w:tcW w:w="1660" w:type="dxa"/>
                  <w:tcBorders>
                    <w:top w:val="nil"/>
                    <w:left w:val="nil"/>
                    <w:bottom w:val="nil"/>
                    <w:right w:val="nil"/>
                  </w:tcBorders>
                  <w:shd w:val="clear" w:color="auto" w:fill="auto"/>
                  <w:noWrap/>
                  <w:hideMark/>
                </w:tcPr>
                <w:p w14:paraId="6898670A"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Wisconsin</w:t>
                  </w:r>
                </w:p>
              </w:tc>
              <w:tc>
                <w:tcPr>
                  <w:tcW w:w="1400" w:type="dxa"/>
                  <w:tcBorders>
                    <w:top w:val="nil"/>
                    <w:left w:val="nil"/>
                    <w:bottom w:val="nil"/>
                    <w:right w:val="nil"/>
                  </w:tcBorders>
                  <w:shd w:val="clear" w:color="auto" w:fill="auto"/>
                  <w:noWrap/>
                  <w:hideMark/>
                </w:tcPr>
                <w:p w14:paraId="39B5D86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11.8%</w:t>
                  </w:r>
                </w:p>
              </w:tc>
              <w:tc>
                <w:tcPr>
                  <w:tcW w:w="1200" w:type="dxa"/>
                  <w:tcBorders>
                    <w:top w:val="nil"/>
                    <w:left w:val="nil"/>
                    <w:bottom w:val="nil"/>
                    <w:right w:val="nil"/>
                  </w:tcBorders>
                  <w:shd w:val="clear" w:color="auto" w:fill="auto"/>
                  <w:noWrap/>
                  <w:hideMark/>
                </w:tcPr>
                <w:p w14:paraId="103BC53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-1.5%</w:t>
                  </w:r>
                </w:p>
              </w:tc>
            </w:tr>
            <w:tr w:rsidR="00FA3808" w:rsidRPr="00FA3808" w14:paraId="60A23C9C" w14:textId="77777777" w:rsidTr="000E0F4C">
              <w:trPr>
                <w:trHeight w:val="72"/>
              </w:trPr>
              <w:tc>
                <w:tcPr>
                  <w:tcW w:w="1660" w:type="dxa"/>
                  <w:tcBorders>
                    <w:top w:val="nil"/>
                    <w:left w:val="nil"/>
                    <w:bottom w:val="nil"/>
                    <w:right w:val="nil"/>
                  </w:tcBorders>
                  <w:shd w:val="clear" w:color="auto" w:fill="auto"/>
                  <w:noWrap/>
                  <w:hideMark/>
                </w:tcPr>
                <w:p w14:paraId="013EEFE7"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Mississippi</w:t>
                  </w:r>
                </w:p>
              </w:tc>
              <w:tc>
                <w:tcPr>
                  <w:tcW w:w="1400" w:type="dxa"/>
                  <w:tcBorders>
                    <w:top w:val="nil"/>
                    <w:left w:val="nil"/>
                    <w:bottom w:val="nil"/>
                    <w:right w:val="nil"/>
                  </w:tcBorders>
                  <w:shd w:val="clear" w:color="auto" w:fill="auto"/>
                  <w:noWrap/>
                  <w:hideMark/>
                </w:tcPr>
                <w:p w14:paraId="66862CA2"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21.0%</w:t>
                  </w:r>
                </w:p>
              </w:tc>
              <w:tc>
                <w:tcPr>
                  <w:tcW w:w="1200" w:type="dxa"/>
                  <w:tcBorders>
                    <w:top w:val="nil"/>
                    <w:left w:val="nil"/>
                    <w:bottom w:val="nil"/>
                    <w:right w:val="nil"/>
                  </w:tcBorders>
                  <w:shd w:val="clear" w:color="auto" w:fill="auto"/>
                  <w:noWrap/>
                  <w:hideMark/>
                </w:tcPr>
                <w:p w14:paraId="446B3A23"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w:t>
                  </w:r>
                </w:p>
              </w:tc>
            </w:tr>
            <w:tr w:rsidR="00FA3808" w:rsidRPr="00FA3808" w14:paraId="6A02EE8E" w14:textId="77777777" w:rsidTr="000E0F4C">
              <w:trPr>
                <w:trHeight w:val="72"/>
              </w:trPr>
              <w:tc>
                <w:tcPr>
                  <w:tcW w:w="1660" w:type="dxa"/>
                  <w:tcBorders>
                    <w:top w:val="nil"/>
                    <w:left w:val="nil"/>
                    <w:bottom w:val="nil"/>
                    <w:right w:val="nil"/>
                  </w:tcBorders>
                  <w:shd w:val="clear" w:color="auto" w:fill="auto"/>
                  <w:noWrap/>
                  <w:hideMark/>
                </w:tcPr>
                <w:p w14:paraId="4AFC1C17"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Nebraska</w:t>
                  </w:r>
                </w:p>
              </w:tc>
              <w:tc>
                <w:tcPr>
                  <w:tcW w:w="1400" w:type="dxa"/>
                  <w:tcBorders>
                    <w:top w:val="nil"/>
                    <w:left w:val="nil"/>
                    <w:bottom w:val="nil"/>
                    <w:right w:val="nil"/>
                  </w:tcBorders>
                  <w:shd w:val="clear" w:color="auto" w:fill="auto"/>
                  <w:noWrap/>
                  <w:hideMark/>
                </w:tcPr>
                <w:p w14:paraId="44CE7C04"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11.3%</w:t>
                  </w:r>
                </w:p>
              </w:tc>
              <w:tc>
                <w:tcPr>
                  <w:tcW w:w="1200" w:type="dxa"/>
                  <w:tcBorders>
                    <w:top w:val="nil"/>
                    <w:left w:val="nil"/>
                    <w:bottom w:val="nil"/>
                    <w:right w:val="nil"/>
                  </w:tcBorders>
                  <w:shd w:val="clear" w:color="auto" w:fill="auto"/>
                  <w:noWrap/>
                  <w:hideMark/>
                </w:tcPr>
                <w:p w14:paraId="4078813E"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w:t>
                  </w:r>
                </w:p>
              </w:tc>
            </w:tr>
            <w:tr w:rsidR="00FA3808" w:rsidRPr="00FA3808" w14:paraId="74C1AD01" w14:textId="77777777" w:rsidTr="000E0F4C">
              <w:trPr>
                <w:trHeight w:val="72"/>
              </w:trPr>
              <w:tc>
                <w:tcPr>
                  <w:tcW w:w="1660" w:type="dxa"/>
                  <w:tcBorders>
                    <w:top w:val="nil"/>
                    <w:left w:val="nil"/>
                    <w:bottom w:val="nil"/>
                    <w:right w:val="nil"/>
                  </w:tcBorders>
                  <w:shd w:val="clear" w:color="auto" w:fill="auto"/>
                  <w:noWrap/>
                  <w:hideMark/>
                </w:tcPr>
                <w:p w14:paraId="0D869EEC"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Kansas</w:t>
                  </w:r>
                </w:p>
              </w:tc>
              <w:tc>
                <w:tcPr>
                  <w:tcW w:w="1400" w:type="dxa"/>
                  <w:tcBorders>
                    <w:top w:val="nil"/>
                    <w:left w:val="nil"/>
                    <w:bottom w:val="nil"/>
                    <w:right w:val="nil"/>
                  </w:tcBorders>
                  <w:shd w:val="clear" w:color="auto" w:fill="auto"/>
                  <w:noWrap/>
                  <w:hideMark/>
                </w:tcPr>
                <w:p w14:paraId="008B755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12.2%</w:t>
                  </w:r>
                </w:p>
              </w:tc>
              <w:tc>
                <w:tcPr>
                  <w:tcW w:w="1200" w:type="dxa"/>
                  <w:tcBorders>
                    <w:top w:val="nil"/>
                    <w:left w:val="nil"/>
                    <w:bottom w:val="nil"/>
                    <w:right w:val="nil"/>
                  </w:tcBorders>
                  <w:shd w:val="clear" w:color="auto" w:fill="auto"/>
                  <w:noWrap/>
                  <w:hideMark/>
                </w:tcPr>
                <w:p w14:paraId="0121478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2F49184C" w14:textId="77777777" w:rsidTr="000E0F4C">
              <w:trPr>
                <w:trHeight w:val="72"/>
              </w:trPr>
              <w:tc>
                <w:tcPr>
                  <w:tcW w:w="1660" w:type="dxa"/>
                  <w:tcBorders>
                    <w:top w:val="nil"/>
                    <w:left w:val="nil"/>
                    <w:bottom w:val="nil"/>
                    <w:right w:val="nil"/>
                  </w:tcBorders>
                  <w:shd w:val="clear" w:color="auto" w:fill="auto"/>
                  <w:noWrap/>
                  <w:hideMark/>
                </w:tcPr>
                <w:p w14:paraId="4516F616"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Missouri</w:t>
                  </w:r>
                </w:p>
              </w:tc>
              <w:tc>
                <w:tcPr>
                  <w:tcW w:w="1400" w:type="dxa"/>
                  <w:tcBorders>
                    <w:top w:val="nil"/>
                    <w:left w:val="nil"/>
                    <w:bottom w:val="nil"/>
                    <w:right w:val="nil"/>
                  </w:tcBorders>
                  <w:shd w:val="clear" w:color="auto" w:fill="auto"/>
                  <w:noWrap/>
                  <w:hideMark/>
                </w:tcPr>
                <w:p w14:paraId="1CEB78B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14.0%</w:t>
                  </w:r>
                </w:p>
              </w:tc>
              <w:tc>
                <w:tcPr>
                  <w:tcW w:w="1200" w:type="dxa"/>
                  <w:tcBorders>
                    <w:top w:val="nil"/>
                    <w:left w:val="nil"/>
                    <w:bottom w:val="nil"/>
                    <w:right w:val="nil"/>
                  </w:tcBorders>
                  <w:shd w:val="clear" w:color="auto" w:fill="auto"/>
                  <w:noWrap/>
                  <w:hideMark/>
                </w:tcPr>
                <w:p w14:paraId="1083E732"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6B99E12F" w14:textId="77777777" w:rsidTr="000E0F4C">
              <w:trPr>
                <w:trHeight w:val="72"/>
              </w:trPr>
              <w:tc>
                <w:tcPr>
                  <w:tcW w:w="1660" w:type="dxa"/>
                  <w:tcBorders>
                    <w:top w:val="nil"/>
                    <w:left w:val="nil"/>
                    <w:bottom w:val="nil"/>
                    <w:right w:val="nil"/>
                  </w:tcBorders>
                  <w:shd w:val="clear" w:color="auto" w:fill="auto"/>
                  <w:noWrap/>
                  <w:hideMark/>
                </w:tcPr>
                <w:p w14:paraId="2235D8C1"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Indiana</w:t>
                  </w:r>
                </w:p>
              </w:tc>
              <w:tc>
                <w:tcPr>
                  <w:tcW w:w="1400" w:type="dxa"/>
                  <w:tcBorders>
                    <w:top w:val="nil"/>
                    <w:left w:val="nil"/>
                    <w:bottom w:val="nil"/>
                    <w:right w:val="nil"/>
                  </w:tcBorders>
                  <w:shd w:val="clear" w:color="auto" w:fill="auto"/>
                  <w:noWrap/>
                  <w:hideMark/>
                </w:tcPr>
                <w:p w14:paraId="06C91FF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14.0%</w:t>
                  </w:r>
                </w:p>
              </w:tc>
              <w:tc>
                <w:tcPr>
                  <w:tcW w:w="1200" w:type="dxa"/>
                  <w:tcBorders>
                    <w:top w:val="nil"/>
                    <w:left w:val="nil"/>
                    <w:bottom w:val="nil"/>
                    <w:right w:val="nil"/>
                  </w:tcBorders>
                  <w:shd w:val="clear" w:color="auto" w:fill="auto"/>
                  <w:noWrap/>
                  <w:hideMark/>
                </w:tcPr>
                <w:p w14:paraId="6CDCBF0A"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18BAD163" w14:textId="77777777" w:rsidTr="000E0F4C">
              <w:trPr>
                <w:trHeight w:val="72"/>
              </w:trPr>
              <w:tc>
                <w:tcPr>
                  <w:tcW w:w="1660" w:type="dxa"/>
                  <w:tcBorders>
                    <w:top w:val="nil"/>
                    <w:left w:val="nil"/>
                    <w:bottom w:val="nil"/>
                    <w:right w:val="nil"/>
                  </w:tcBorders>
                  <w:shd w:val="clear" w:color="auto" w:fill="auto"/>
                  <w:noWrap/>
                  <w:hideMark/>
                </w:tcPr>
                <w:p w14:paraId="0960C056"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Ohio</w:t>
                  </w:r>
                </w:p>
              </w:tc>
              <w:tc>
                <w:tcPr>
                  <w:tcW w:w="1400" w:type="dxa"/>
                  <w:tcBorders>
                    <w:top w:val="nil"/>
                    <w:left w:val="nil"/>
                    <w:bottom w:val="nil"/>
                    <w:right w:val="nil"/>
                  </w:tcBorders>
                  <w:shd w:val="clear" w:color="auto" w:fill="auto"/>
                  <w:noWrap/>
                  <w:hideMark/>
                </w:tcPr>
                <w:p w14:paraId="5FBF6B3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14.5%</w:t>
                  </w:r>
                </w:p>
              </w:tc>
              <w:tc>
                <w:tcPr>
                  <w:tcW w:w="1200" w:type="dxa"/>
                  <w:tcBorders>
                    <w:top w:val="nil"/>
                    <w:left w:val="nil"/>
                    <w:bottom w:val="nil"/>
                    <w:right w:val="nil"/>
                  </w:tcBorders>
                  <w:shd w:val="clear" w:color="auto" w:fill="auto"/>
                  <w:noWrap/>
                  <w:hideMark/>
                </w:tcPr>
                <w:p w14:paraId="4D823F14"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65C5AA89" w14:textId="77777777" w:rsidTr="000E0F4C">
              <w:trPr>
                <w:trHeight w:val="72"/>
              </w:trPr>
              <w:tc>
                <w:tcPr>
                  <w:tcW w:w="1660" w:type="dxa"/>
                  <w:tcBorders>
                    <w:top w:val="nil"/>
                    <w:left w:val="nil"/>
                    <w:bottom w:val="nil"/>
                    <w:right w:val="nil"/>
                  </w:tcBorders>
                  <w:shd w:val="clear" w:color="auto" w:fill="auto"/>
                  <w:noWrap/>
                  <w:hideMark/>
                </w:tcPr>
                <w:p w14:paraId="51FF84C0"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Illinois</w:t>
                  </w:r>
                </w:p>
              </w:tc>
              <w:tc>
                <w:tcPr>
                  <w:tcW w:w="1400" w:type="dxa"/>
                  <w:tcBorders>
                    <w:top w:val="nil"/>
                    <w:left w:val="nil"/>
                    <w:bottom w:val="nil"/>
                    <w:right w:val="nil"/>
                  </w:tcBorders>
                  <w:shd w:val="clear" w:color="auto" w:fill="auto"/>
                  <w:noWrap/>
                  <w:hideMark/>
                </w:tcPr>
                <w:p w14:paraId="5294A605"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13.0%</w:t>
                  </w:r>
                </w:p>
              </w:tc>
              <w:tc>
                <w:tcPr>
                  <w:tcW w:w="1200" w:type="dxa"/>
                  <w:tcBorders>
                    <w:top w:val="nil"/>
                    <w:left w:val="nil"/>
                    <w:bottom w:val="nil"/>
                    <w:right w:val="nil"/>
                  </w:tcBorders>
                  <w:shd w:val="clear" w:color="auto" w:fill="auto"/>
                  <w:noWrap/>
                  <w:hideMark/>
                </w:tcPr>
                <w:p w14:paraId="2BB1F9B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-0.8%</w:t>
                  </w:r>
                </w:p>
              </w:tc>
            </w:tr>
            <w:tr w:rsidR="00FA3808" w:rsidRPr="00FA3808" w14:paraId="3BA6A7DC" w14:textId="77777777" w:rsidTr="000E0F4C">
              <w:trPr>
                <w:trHeight w:val="72"/>
              </w:trPr>
              <w:tc>
                <w:tcPr>
                  <w:tcW w:w="1660" w:type="dxa"/>
                  <w:tcBorders>
                    <w:top w:val="nil"/>
                    <w:left w:val="nil"/>
                    <w:bottom w:val="nil"/>
                    <w:right w:val="nil"/>
                  </w:tcBorders>
                  <w:shd w:val="clear" w:color="auto" w:fill="auto"/>
                  <w:noWrap/>
                  <w:hideMark/>
                </w:tcPr>
                <w:p w14:paraId="6B2C276D"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Iowa</w:t>
                  </w:r>
                </w:p>
              </w:tc>
              <w:tc>
                <w:tcPr>
                  <w:tcW w:w="1400" w:type="dxa"/>
                  <w:tcBorders>
                    <w:top w:val="nil"/>
                    <w:left w:val="nil"/>
                    <w:bottom w:val="nil"/>
                    <w:right w:val="nil"/>
                  </w:tcBorders>
                  <w:shd w:val="clear" w:color="auto" w:fill="auto"/>
                  <w:noWrap/>
                  <w:hideMark/>
                </w:tcPr>
                <w:p w14:paraId="17F182C0"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11.7%</w:t>
                  </w:r>
                </w:p>
              </w:tc>
              <w:tc>
                <w:tcPr>
                  <w:tcW w:w="1200" w:type="dxa"/>
                  <w:tcBorders>
                    <w:top w:val="nil"/>
                    <w:left w:val="nil"/>
                    <w:bottom w:val="nil"/>
                    <w:right w:val="nil"/>
                  </w:tcBorders>
                  <w:shd w:val="clear" w:color="auto" w:fill="auto"/>
                  <w:noWrap/>
                  <w:hideMark/>
                </w:tcPr>
                <w:p w14:paraId="2731C6D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-0.8%</w:t>
                  </w:r>
                </w:p>
              </w:tc>
            </w:tr>
            <w:tr w:rsidR="00FA3808" w:rsidRPr="00FA3808" w14:paraId="4A11F330" w14:textId="77777777" w:rsidTr="000E0F4C">
              <w:trPr>
                <w:trHeight w:val="72"/>
              </w:trPr>
              <w:tc>
                <w:tcPr>
                  <w:tcW w:w="1660" w:type="dxa"/>
                  <w:tcBorders>
                    <w:top w:val="nil"/>
                    <w:left w:val="nil"/>
                    <w:bottom w:val="nil"/>
                    <w:right w:val="nil"/>
                  </w:tcBorders>
                  <w:shd w:val="clear" w:color="auto" w:fill="auto"/>
                  <w:noWrap/>
                  <w:hideMark/>
                </w:tcPr>
                <w:p w14:paraId="038276C5"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Kentucky</w:t>
                  </w:r>
                </w:p>
              </w:tc>
              <w:tc>
                <w:tcPr>
                  <w:tcW w:w="1400" w:type="dxa"/>
                  <w:tcBorders>
                    <w:top w:val="nil"/>
                    <w:left w:val="nil"/>
                    <w:bottom w:val="nil"/>
                    <w:right w:val="nil"/>
                  </w:tcBorders>
                  <w:shd w:val="clear" w:color="auto" w:fill="auto"/>
                  <w:noWrap/>
                  <w:hideMark/>
                </w:tcPr>
                <w:p w14:paraId="3F1320D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18.2%</w:t>
                  </w:r>
                </w:p>
              </w:tc>
              <w:tc>
                <w:tcPr>
                  <w:tcW w:w="1200" w:type="dxa"/>
                  <w:tcBorders>
                    <w:top w:val="nil"/>
                    <w:left w:val="nil"/>
                    <w:bottom w:val="nil"/>
                    <w:right w:val="nil"/>
                  </w:tcBorders>
                  <w:shd w:val="clear" w:color="auto" w:fill="auto"/>
                  <w:noWrap/>
                  <w:hideMark/>
                </w:tcPr>
                <w:p w14:paraId="5BE061BA"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-0.7%</w:t>
                  </w:r>
                </w:p>
              </w:tc>
            </w:tr>
            <w:tr w:rsidR="00FA3808" w:rsidRPr="00FA3808" w14:paraId="0FBE8C8F" w14:textId="77777777" w:rsidTr="000E0F4C">
              <w:trPr>
                <w:trHeight w:val="72"/>
              </w:trPr>
              <w:tc>
                <w:tcPr>
                  <w:tcW w:w="1660" w:type="dxa"/>
                  <w:tcBorders>
                    <w:top w:val="nil"/>
                    <w:left w:val="nil"/>
                    <w:bottom w:val="nil"/>
                    <w:right w:val="nil"/>
                  </w:tcBorders>
                  <w:shd w:val="clear" w:color="auto" w:fill="auto"/>
                  <w:noWrap/>
                  <w:hideMark/>
                </w:tcPr>
                <w:p w14:paraId="2DAB5161"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Oklahoma</w:t>
                  </w:r>
                </w:p>
              </w:tc>
              <w:tc>
                <w:tcPr>
                  <w:tcW w:w="1400" w:type="dxa"/>
                  <w:tcBorders>
                    <w:top w:val="nil"/>
                    <w:left w:val="nil"/>
                    <w:bottom w:val="nil"/>
                    <w:right w:val="nil"/>
                  </w:tcBorders>
                  <w:shd w:val="clear" w:color="auto" w:fill="auto"/>
                  <w:noWrap/>
                  <w:hideMark/>
                </w:tcPr>
                <w:p w14:paraId="205DC105"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16.1%</w:t>
                  </w:r>
                </w:p>
              </w:tc>
              <w:tc>
                <w:tcPr>
                  <w:tcW w:w="1200" w:type="dxa"/>
                  <w:tcBorders>
                    <w:top w:val="nil"/>
                    <w:left w:val="nil"/>
                    <w:bottom w:val="nil"/>
                    <w:right w:val="nil"/>
                  </w:tcBorders>
                  <w:shd w:val="clear" w:color="auto" w:fill="auto"/>
                  <w:noWrap/>
                  <w:hideMark/>
                </w:tcPr>
                <w:p w14:paraId="47C29AE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-0.7%</w:t>
                  </w:r>
                </w:p>
              </w:tc>
            </w:tr>
            <w:tr w:rsidR="00FA3808" w:rsidRPr="00FA3808" w14:paraId="7525BB26" w14:textId="77777777" w:rsidTr="000E0F4C">
              <w:trPr>
                <w:trHeight w:val="72"/>
              </w:trPr>
              <w:tc>
                <w:tcPr>
                  <w:tcW w:w="1660" w:type="dxa"/>
                  <w:tcBorders>
                    <w:top w:val="nil"/>
                    <w:left w:val="nil"/>
                    <w:bottom w:val="double" w:sz="6" w:space="0" w:color="auto"/>
                    <w:right w:val="nil"/>
                  </w:tcBorders>
                  <w:shd w:val="clear" w:color="auto" w:fill="auto"/>
                  <w:noWrap/>
                  <w:hideMark/>
                </w:tcPr>
                <w:p w14:paraId="1C22F33D"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Louisiana</w:t>
                  </w:r>
                </w:p>
              </w:tc>
              <w:tc>
                <w:tcPr>
                  <w:tcW w:w="1400" w:type="dxa"/>
                  <w:tcBorders>
                    <w:top w:val="nil"/>
                    <w:left w:val="nil"/>
                    <w:bottom w:val="double" w:sz="6" w:space="0" w:color="auto"/>
                    <w:right w:val="nil"/>
                  </w:tcBorders>
                  <w:shd w:val="clear" w:color="auto" w:fill="auto"/>
                  <w:noWrap/>
                  <w:hideMark/>
                </w:tcPr>
                <w:p w14:paraId="03DA21DD"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20.1%</w:t>
                  </w:r>
                </w:p>
              </w:tc>
              <w:tc>
                <w:tcPr>
                  <w:tcW w:w="1200" w:type="dxa"/>
                  <w:tcBorders>
                    <w:top w:val="nil"/>
                    <w:left w:val="nil"/>
                    <w:bottom w:val="double" w:sz="6" w:space="0" w:color="auto"/>
                    <w:right w:val="nil"/>
                  </w:tcBorders>
                  <w:shd w:val="clear" w:color="auto" w:fill="auto"/>
                  <w:noWrap/>
                  <w:hideMark/>
                </w:tcPr>
                <w:p w14:paraId="6251BF53"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1.2%</w:t>
                  </w:r>
                </w:p>
              </w:tc>
            </w:tr>
            <w:tr w:rsidR="00FA3808" w:rsidRPr="00FA3808" w14:paraId="2E7626B2" w14:textId="77777777" w:rsidTr="000E0F4C">
              <w:trPr>
                <w:trHeight w:val="72"/>
              </w:trPr>
              <w:tc>
                <w:tcPr>
                  <w:tcW w:w="1660" w:type="dxa"/>
                  <w:tcBorders>
                    <w:top w:val="nil"/>
                    <w:left w:val="nil"/>
                    <w:bottom w:val="nil"/>
                    <w:right w:val="nil"/>
                  </w:tcBorders>
                  <w:shd w:val="clear" w:color="auto" w:fill="auto"/>
                  <w:noWrap/>
                  <w:vAlign w:val="bottom"/>
                  <w:hideMark/>
                </w:tcPr>
                <w:p w14:paraId="4389A581" w14:textId="77777777" w:rsidR="00FA3808" w:rsidRPr="00FA3808" w:rsidRDefault="00FA3808" w:rsidP="00FA3808">
                  <w:pPr>
                    <w:spacing w:after="0" w:line="240" w:lineRule="auto"/>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Heartland</w:t>
                  </w:r>
                </w:p>
              </w:tc>
              <w:tc>
                <w:tcPr>
                  <w:tcW w:w="1400" w:type="dxa"/>
                  <w:tcBorders>
                    <w:top w:val="nil"/>
                    <w:left w:val="nil"/>
                    <w:bottom w:val="nil"/>
                    <w:right w:val="nil"/>
                  </w:tcBorders>
                  <w:shd w:val="clear" w:color="auto" w:fill="auto"/>
                  <w:noWrap/>
                  <w:vAlign w:val="bottom"/>
                  <w:hideMark/>
                </w:tcPr>
                <w:p w14:paraId="129F13B8"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14.6%</w:t>
                  </w:r>
                </w:p>
              </w:tc>
              <w:tc>
                <w:tcPr>
                  <w:tcW w:w="1200" w:type="dxa"/>
                  <w:tcBorders>
                    <w:top w:val="nil"/>
                    <w:left w:val="nil"/>
                    <w:bottom w:val="nil"/>
                    <w:right w:val="nil"/>
                  </w:tcBorders>
                  <w:shd w:val="clear" w:color="auto" w:fill="auto"/>
                  <w:noWrap/>
                  <w:vAlign w:val="bottom"/>
                  <w:hideMark/>
                </w:tcPr>
                <w:p w14:paraId="7BC422C0"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-1.2%</w:t>
                  </w:r>
                </w:p>
              </w:tc>
            </w:tr>
            <w:tr w:rsidR="00FA3808" w:rsidRPr="00FA3808" w14:paraId="45F79850" w14:textId="77777777" w:rsidTr="000E0F4C">
              <w:trPr>
                <w:trHeight w:val="72"/>
              </w:trPr>
              <w:tc>
                <w:tcPr>
                  <w:tcW w:w="1660" w:type="dxa"/>
                  <w:tcBorders>
                    <w:top w:val="nil"/>
                    <w:left w:val="nil"/>
                    <w:bottom w:val="nil"/>
                    <w:right w:val="nil"/>
                  </w:tcBorders>
                  <w:shd w:val="clear" w:color="auto" w:fill="auto"/>
                  <w:noWrap/>
                  <w:vAlign w:val="bottom"/>
                  <w:hideMark/>
                </w:tcPr>
                <w:p w14:paraId="05B759C0" w14:textId="77777777" w:rsidR="00FA3808" w:rsidRPr="00FA3808" w:rsidRDefault="00FA3808" w:rsidP="00FA3808">
                  <w:pPr>
                    <w:spacing w:after="0" w:line="240" w:lineRule="auto"/>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Non-Heartland</w:t>
                  </w:r>
                </w:p>
              </w:tc>
              <w:tc>
                <w:tcPr>
                  <w:tcW w:w="1400" w:type="dxa"/>
                  <w:tcBorders>
                    <w:top w:val="nil"/>
                    <w:left w:val="nil"/>
                    <w:bottom w:val="nil"/>
                    <w:right w:val="nil"/>
                  </w:tcBorders>
                  <w:shd w:val="clear" w:color="auto" w:fill="auto"/>
                  <w:noWrap/>
                  <w:vAlign w:val="bottom"/>
                  <w:hideMark/>
                </w:tcPr>
                <w:p w14:paraId="65FAE17B"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13.8%</w:t>
                  </w:r>
                </w:p>
              </w:tc>
              <w:tc>
                <w:tcPr>
                  <w:tcW w:w="1200" w:type="dxa"/>
                  <w:tcBorders>
                    <w:top w:val="nil"/>
                    <w:left w:val="nil"/>
                    <w:bottom w:val="nil"/>
                    <w:right w:val="nil"/>
                  </w:tcBorders>
                  <w:shd w:val="clear" w:color="auto" w:fill="auto"/>
                  <w:noWrap/>
                  <w:vAlign w:val="bottom"/>
                  <w:hideMark/>
                </w:tcPr>
                <w:p w14:paraId="64A91781"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-1.3%</w:t>
                  </w:r>
                </w:p>
              </w:tc>
            </w:tr>
            <w:tr w:rsidR="00FA3808" w:rsidRPr="00FA3808" w14:paraId="46C837E2" w14:textId="77777777" w:rsidTr="00FA3808">
              <w:trPr>
                <w:trHeight w:val="300"/>
              </w:trPr>
              <w:tc>
                <w:tcPr>
                  <w:tcW w:w="4260" w:type="dxa"/>
                  <w:gridSpan w:val="3"/>
                  <w:tcBorders>
                    <w:top w:val="nil"/>
                    <w:left w:val="nil"/>
                    <w:bottom w:val="nil"/>
                    <w:right w:val="nil"/>
                  </w:tcBorders>
                  <w:shd w:val="clear" w:color="auto" w:fill="auto"/>
                  <w:noWrap/>
                  <w:vAlign w:val="bottom"/>
                  <w:hideMark/>
                </w:tcPr>
                <w:p w14:paraId="469B16D8" w14:textId="77777777" w:rsidR="00FA3808" w:rsidRPr="00FA3808" w:rsidRDefault="00FA3808" w:rsidP="00FA3808">
                  <w:pPr>
                    <w:spacing w:after="0" w:line="240" w:lineRule="auto"/>
                    <w:rPr>
                      <w:rFonts w:ascii="Calibri" w:eastAsia="Times New Roman" w:hAnsi="Calibri" w:cs="Times New Roman"/>
                      <w:i/>
                      <w:iCs/>
                      <w:sz w:val="20"/>
                      <w:szCs w:val="20"/>
                    </w:rPr>
                  </w:pPr>
                  <w:r w:rsidRPr="00FA3808">
                    <w:rPr>
                      <w:rFonts w:ascii="Calibri" w:eastAsia="Times New Roman" w:hAnsi="Calibri" w:cs="Times New Roman"/>
                      <w:i/>
                      <w:iCs/>
                      <w:sz w:val="20"/>
                      <w:szCs w:val="20"/>
                    </w:rPr>
                    <w:t>Source: Brookings analysis of SAIPE estimates</w:t>
                  </w:r>
                </w:p>
              </w:tc>
            </w:tr>
          </w:tbl>
          <w:p w14:paraId="13CD2B45" w14:textId="77777777" w:rsidR="00FA3808" w:rsidRPr="00603D70" w:rsidDel="00FA3808" w:rsidRDefault="00FA3808" w:rsidP="00F44422">
            <w:pPr>
              <w:spacing w:after="0" w:line="240" w:lineRule="auto"/>
              <w:rPr>
                <w:rFonts w:ascii="Calibri" w:eastAsia="Times New Roman" w:hAnsi="Calibri" w:cs="Times New Roman"/>
                <w:i/>
                <w:iCs/>
                <w:sz w:val="20"/>
              </w:rPr>
            </w:pPr>
          </w:p>
        </w:tc>
      </w:tr>
    </w:tbl>
    <w:p w14:paraId="2CDEC62F" w14:textId="77777777" w:rsidR="000979DD" w:rsidRPr="00603D70" w:rsidRDefault="000979DD" w:rsidP="000979DD">
      <w:pPr>
        <w:rPr>
          <w:i/>
          <w:color w:val="FF0000"/>
        </w:rPr>
      </w:pPr>
    </w:p>
    <w:p w14:paraId="7965C68C" w14:textId="77777777" w:rsidR="000979DD" w:rsidRDefault="000979DD" w:rsidP="000979DD">
      <w:pPr>
        <w:rPr>
          <w:color w:val="FF0000"/>
        </w:rPr>
      </w:pPr>
      <w:r w:rsidRPr="00307394">
        <w:rPr>
          <w:noProof/>
        </w:rPr>
        <w:lastRenderedPageBreak/>
        <w:drawing>
          <wp:inline distT="0" distB="0" distL="0" distR="0" wp14:anchorId="1F2D3FBF" wp14:editId="25F3405B">
            <wp:extent cx="5518205" cy="4070706"/>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854" cy="4071922"/>
                    </a:xfrm>
                    <a:prstGeom prst="rect">
                      <a:avLst/>
                    </a:prstGeom>
                    <a:noFill/>
                    <a:ln>
                      <a:noFill/>
                    </a:ln>
                  </pic:spPr>
                </pic:pic>
              </a:graphicData>
            </a:graphic>
          </wp:inline>
        </w:drawing>
      </w:r>
    </w:p>
    <w:p w14:paraId="3C766FB5" w14:textId="317112FC" w:rsidR="00DF13FF" w:rsidRDefault="000979DD">
      <w:pPr>
        <w:rPr>
          <w:color w:val="FF0000"/>
        </w:rPr>
      </w:pPr>
      <w:r>
        <w:rPr>
          <w:noProof/>
        </w:rPr>
        <w:drawing>
          <wp:inline distT="0" distB="0" distL="0" distR="0" wp14:anchorId="7FF89ED9" wp14:editId="7FF2E915">
            <wp:extent cx="5943600" cy="3662045"/>
            <wp:effectExtent l="0" t="0" r="0"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DF13FF">
        <w:rPr>
          <w:color w:val="FF0000"/>
        </w:rPr>
        <w:br w:type="page"/>
      </w:r>
    </w:p>
    <w:p w14:paraId="74C7BB28" w14:textId="77777777" w:rsidR="00DF13FF" w:rsidRDefault="00DF13FF" w:rsidP="00DF13FF">
      <w:pPr>
        <w:rPr>
          <w:b/>
          <w:sz w:val="44"/>
          <w:szCs w:val="44"/>
        </w:rPr>
      </w:pPr>
    </w:p>
    <w:p w14:paraId="118C11B6" w14:textId="77777777" w:rsidR="00996881" w:rsidRDefault="00996881" w:rsidP="00996881">
      <w:pPr>
        <w:pStyle w:val="Heading2"/>
      </w:pPr>
      <w:bookmarkStart w:id="22" w:name="_Toc522092120"/>
      <w:commentRangeStart w:id="23"/>
      <w:r>
        <w:t>Drivers</w:t>
      </w:r>
      <w:bookmarkEnd w:id="22"/>
      <w:commentRangeEnd w:id="23"/>
      <w:r>
        <w:rPr>
          <w:rStyle w:val="CommentReference"/>
          <w:rFonts w:eastAsiaTheme="minorHAnsi" w:cstheme="minorBidi"/>
          <w:b w:val="0"/>
        </w:rPr>
        <w:commentReference w:id="23"/>
      </w:r>
    </w:p>
    <w:p w14:paraId="683CF4FA" w14:textId="058F011A" w:rsidR="00DF13FF" w:rsidRDefault="00DF13FF">
      <w:pPr>
        <w:rPr>
          <w:b/>
          <w:sz w:val="44"/>
          <w:szCs w:val="44"/>
        </w:rPr>
      </w:pPr>
      <w:r>
        <w:rPr>
          <w:b/>
          <w:sz w:val="44"/>
          <w:szCs w:val="44"/>
        </w:rPr>
        <w:br w:type="page"/>
      </w:r>
    </w:p>
    <w:p w14:paraId="68821BC7" w14:textId="77777777" w:rsidR="00996881" w:rsidRPr="00FE3126" w:rsidRDefault="00996881" w:rsidP="00996881">
      <w:pPr>
        <w:pStyle w:val="Heading3"/>
      </w:pPr>
      <w:bookmarkStart w:id="24" w:name="_Toc522092121"/>
      <w:r>
        <w:lastRenderedPageBreak/>
        <w:t>Tradeable industries</w:t>
      </w:r>
      <w:bookmarkEnd w:id="24"/>
    </w:p>
    <w:p w14:paraId="6270932C" w14:textId="77777777" w:rsidR="00996881" w:rsidRPr="006832E3" w:rsidRDefault="00996881" w:rsidP="00996881">
      <w:r>
        <w:rPr>
          <w:sz w:val="28"/>
          <w:szCs w:val="28"/>
        </w:rPr>
        <w:t>Measures from the factbook show that tr</w:t>
      </w:r>
      <w:r w:rsidRPr="00E02BFE">
        <w:rPr>
          <w:sz w:val="28"/>
          <w:szCs w:val="28"/>
        </w:rPr>
        <w:t xml:space="preserve">adeable </w:t>
      </w:r>
      <w:r w:rsidRPr="00E6319A">
        <w:rPr>
          <w:noProof/>
          <w:sz w:val="28"/>
          <w:szCs w:val="28"/>
        </w:rPr>
        <w:t>industries</w:t>
      </w:r>
      <w:r>
        <w:rPr>
          <w:sz w:val="28"/>
          <w:szCs w:val="28"/>
        </w:rPr>
        <w:t xml:space="preserve">, the type of export-oriented </w:t>
      </w:r>
      <w:r w:rsidRPr="00A025EF">
        <w:rPr>
          <w:noProof/>
          <w:sz w:val="28"/>
          <w:szCs w:val="28"/>
        </w:rPr>
        <w:t>industries</w:t>
      </w:r>
      <w:r>
        <w:rPr>
          <w:sz w:val="28"/>
          <w:szCs w:val="28"/>
        </w:rPr>
        <w:t xml:space="preserve"> that undergird regional competitiveness,</w:t>
      </w:r>
      <w:r w:rsidRPr="00E02BFE">
        <w:rPr>
          <w:sz w:val="28"/>
          <w:szCs w:val="28"/>
        </w:rPr>
        <w:t xml:space="preserve"> are a bright spot for the Heartland. </w:t>
      </w:r>
      <w:r>
        <w:rPr>
          <w:sz w:val="28"/>
          <w:szCs w:val="28"/>
        </w:rPr>
        <w:t xml:space="preserve">The region excels especially in </w:t>
      </w:r>
      <w:r w:rsidRPr="00A025EF">
        <w:rPr>
          <w:noProof/>
          <w:sz w:val="28"/>
          <w:szCs w:val="28"/>
        </w:rPr>
        <w:t>high-tech advanced</w:t>
      </w:r>
      <w:r>
        <w:rPr>
          <w:sz w:val="28"/>
          <w:szCs w:val="28"/>
        </w:rPr>
        <w:t xml:space="preserve"> manufacturing, and several eastern </w:t>
      </w:r>
      <w:r w:rsidRPr="00657D77">
        <w:rPr>
          <w:sz w:val="28"/>
          <w:szCs w:val="28"/>
        </w:rPr>
        <w:t>Heartland states</w:t>
      </w:r>
      <w:r>
        <w:rPr>
          <w:sz w:val="28"/>
          <w:szCs w:val="28"/>
        </w:rPr>
        <w:t>,</w:t>
      </w:r>
      <w:r w:rsidRPr="00657D77">
        <w:rPr>
          <w:sz w:val="28"/>
          <w:szCs w:val="28"/>
        </w:rPr>
        <w:t xml:space="preserve"> </w:t>
      </w:r>
      <w:r>
        <w:rPr>
          <w:sz w:val="28"/>
          <w:szCs w:val="28"/>
        </w:rPr>
        <w:t>including</w:t>
      </w:r>
      <w:r w:rsidRPr="00657D77">
        <w:rPr>
          <w:sz w:val="28"/>
          <w:szCs w:val="28"/>
        </w:rPr>
        <w:t xml:space="preserve"> Indiana, Michigan, Kentucky, and Alabama</w:t>
      </w:r>
      <w:r>
        <w:rPr>
          <w:sz w:val="28"/>
          <w:szCs w:val="28"/>
        </w:rPr>
        <w:t>,</w:t>
      </w:r>
      <w:r w:rsidRPr="00657D77">
        <w:rPr>
          <w:sz w:val="28"/>
          <w:szCs w:val="28"/>
        </w:rPr>
        <w:t xml:space="preserve"> are national leaders </w:t>
      </w:r>
      <w:r>
        <w:rPr>
          <w:sz w:val="28"/>
          <w:szCs w:val="28"/>
        </w:rPr>
        <w:t xml:space="preserve">on both </w:t>
      </w:r>
      <w:r w:rsidRPr="00A025EF">
        <w:rPr>
          <w:noProof/>
          <w:sz w:val="28"/>
          <w:szCs w:val="28"/>
        </w:rPr>
        <w:t>advanced</w:t>
      </w:r>
      <w:r w:rsidRPr="00657D77">
        <w:rPr>
          <w:sz w:val="28"/>
          <w:szCs w:val="28"/>
        </w:rPr>
        <w:t xml:space="preserve"> manufacturing output and employment</w:t>
      </w:r>
      <w:r>
        <w:rPr>
          <w:sz w:val="28"/>
          <w:szCs w:val="28"/>
        </w:rPr>
        <w:t>.</w:t>
      </w:r>
    </w:p>
    <w:p w14:paraId="13CAF380" w14:textId="77777777" w:rsidR="00996881" w:rsidRPr="006A69F2" w:rsidRDefault="00996881" w:rsidP="00996881">
      <w:r w:rsidRPr="00E02BFE">
        <w:rPr>
          <w:sz w:val="28"/>
          <w:szCs w:val="28"/>
        </w:rPr>
        <w:t xml:space="preserve">Moving west, the region becomes </w:t>
      </w:r>
      <w:r>
        <w:rPr>
          <w:sz w:val="28"/>
          <w:szCs w:val="28"/>
        </w:rPr>
        <w:t xml:space="preserve">more </w:t>
      </w:r>
      <w:r w:rsidRPr="00E02BFE">
        <w:rPr>
          <w:sz w:val="28"/>
          <w:szCs w:val="28"/>
        </w:rPr>
        <w:t xml:space="preserve">the </w:t>
      </w:r>
      <w:r>
        <w:rPr>
          <w:sz w:val="28"/>
          <w:szCs w:val="28"/>
        </w:rPr>
        <w:t xml:space="preserve">nation’s </w:t>
      </w:r>
      <w:r w:rsidRPr="00E02BFE">
        <w:rPr>
          <w:sz w:val="28"/>
          <w:szCs w:val="28"/>
        </w:rPr>
        <w:t xml:space="preserve">bread basket </w:t>
      </w:r>
      <w:r>
        <w:rPr>
          <w:sz w:val="28"/>
          <w:szCs w:val="28"/>
        </w:rPr>
        <w:t>and an important source of its energy output.</w:t>
      </w:r>
      <w:r w:rsidRPr="00E02BFE">
        <w:rPr>
          <w:sz w:val="28"/>
          <w:szCs w:val="28"/>
        </w:rPr>
        <w:t xml:space="preserve"> All in</w:t>
      </w:r>
      <w:r>
        <w:rPr>
          <w:sz w:val="28"/>
          <w:szCs w:val="28"/>
        </w:rPr>
        <w:t xml:space="preserve"> all</w:t>
      </w:r>
      <w:r w:rsidRPr="00E02BFE">
        <w:rPr>
          <w:sz w:val="28"/>
          <w:szCs w:val="28"/>
        </w:rPr>
        <w:t>, the Heartland produces over half of the country’s agricultural output</w:t>
      </w:r>
      <w:r>
        <w:rPr>
          <w:sz w:val="28"/>
          <w:szCs w:val="28"/>
        </w:rPr>
        <w:t xml:space="preserve">, with anchors of production in </w:t>
      </w:r>
      <w:r w:rsidRPr="00E02BFE">
        <w:rPr>
          <w:sz w:val="28"/>
          <w:szCs w:val="28"/>
        </w:rPr>
        <w:t xml:space="preserve">Iowa, Nebraska, and Minnesota. Some of this output </w:t>
      </w:r>
      <w:r>
        <w:rPr>
          <w:sz w:val="28"/>
          <w:szCs w:val="28"/>
        </w:rPr>
        <w:t xml:space="preserve">is used to produce biofuels, which </w:t>
      </w:r>
      <w:r w:rsidRPr="00E02BFE">
        <w:rPr>
          <w:sz w:val="28"/>
          <w:szCs w:val="28"/>
        </w:rPr>
        <w:t xml:space="preserve">has helped turn Iowa into a major source of </w:t>
      </w:r>
      <w:r>
        <w:rPr>
          <w:sz w:val="28"/>
          <w:szCs w:val="28"/>
        </w:rPr>
        <w:t>energy</w:t>
      </w:r>
      <w:r w:rsidRPr="00E02BFE">
        <w:rPr>
          <w:sz w:val="28"/>
          <w:szCs w:val="28"/>
        </w:rPr>
        <w:t xml:space="preserve"> production. Other Heartland states, such as Oklahoma and Kansas, are pioneering U.S. wind energy</w:t>
      </w:r>
      <w:r>
        <w:rPr>
          <w:sz w:val="28"/>
          <w:szCs w:val="28"/>
        </w:rPr>
        <w:t xml:space="preserve">, while </w:t>
      </w:r>
      <w:r w:rsidRPr="00E02BFE">
        <w:rPr>
          <w:sz w:val="28"/>
          <w:szCs w:val="28"/>
        </w:rPr>
        <w:t xml:space="preserve">North Dakota and Oklahoma </w:t>
      </w:r>
      <w:r>
        <w:rPr>
          <w:sz w:val="28"/>
          <w:szCs w:val="28"/>
        </w:rPr>
        <w:t xml:space="preserve">are </w:t>
      </w:r>
      <w:r w:rsidRPr="00E02BFE">
        <w:rPr>
          <w:sz w:val="28"/>
          <w:szCs w:val="28"/>
        </w:rPr>
        <w:t>major players in the fracking revolution.</w:t>
      </w:r>
    </w:p>
    <w:p w14:paraId="6BEC3A48" w14:textId="77777777" w:rsidR="00996881" w:rsidRDefault="00996881" w:rsidP="00996881">
      <w:r>
        <w:rPr>
          <w:sz w:val="28"/>
          <w:szCs w:val="28"/>
        </w:rPr>
        <w:t>This economic activity produces strong exports that bring wealth into the region from outside.</w:t>
      </w:r>
      <w:r w:rsidRPr="00E02BFE">
        <w:rPr>
          <w:sz w:val="28"/>
          <w:szCs w:val="28"/>
        </w:rPr>
        <w:t xml:space="preserve"> </w:t>
      </w:r>
      <w:r>
        <w:rPr>
          <w:sz w:val="28"/>
          <w:szCs w:val="28"/>
        </w:rPr>
        <w:t>A</w:t>
      </w:r>
      <w:r w:rsidRPr="00E02BFE">
        <w:rPr>
          <w:sz w:val="28"/>
          <w:szCs w:val="28"/>
        </w:rPr>
        <w:t xml:space="preserve">ll but two Heartland states exceeded the non-Heartland average for </w:t>
      </w:r>
      <w:r w:rsidRPr="00A025EF">
        <w:rPr>
          <w:noProof/>
          <w:sz w:val="28"/>
          <w:szCs w:val="28"/>
        </w:rPr>
        <w:t>exports</w:t>
      </w:r>
      <w:r w:rsidRPr="00E02BFE">
        <w:rPr>
          <w:sz w:val="28"/>
          <w:szCs w:val="28"/>
        </w:rPr>
        <w:t xml:space="preserve"> as a share of gross state product in 2017.</w:t>
      </w:r>
    </w:p>
    <w:p w14:paraId="1566E880" w14:textId="77777777" w:rsidR="00DF13FF" w:rsidRDefault="00DF13FF">
      <w:r>
        <w:br w:type="page"/>
      </w:r>
    </w:p>
    <w:p w14:paraId="20AB2679" w14:textId="77777777" w:rsidR="00996881" w:rsidRPr="00FE3126" w:rsidRDefault="00996881" w:rsidP="00996881">
      <w:pPr>
        <w:pStyle w:val="Heading4"/>
      </w:pPr>
      <w:bookmarkStart w:id="25" w:name="_Toc522092122"/>
      <w:r>
        <w:lastRenderedPageBreak/>
        <w:t>Advanced industries</w:t>
      </w:r>
      <w:bookmarkEnd w:id="25"/>
    </w:p>
    <w:p w14:paraId="60EFBD22" w14:textId="77777777" w:rsidR="00996881" w:rsidRDefault="00996881" w:rsidP="00996881">
      <w:pPr>
        <w:rPr>
          <w:sz w:val="28"/>
          <w:szCs w:val="28"/>
        </w:rPr>
      </w:pPr>
      <w:r>
        <w:rPr>
          <w:sz w:val="28"/>
          <w:szCs w:val="28"/>
        </w:rPr>
        <w:t xml:space="preserve">Advanced industries are the </w:t>
      </w:r>
      <w:r w:rsidRPr="00894A21">
        <w:rPr>
          <w:sz w:val="28"/>
          <w:szCs w:val="28"/>
        </w:rPr>
        <w:t>50 manufacturing, energy, and services</w:t>
      </w:r>
      <w:r w:rsidRPr="00894A21">
        <w:t xml:space="preserve"> </w:t>
      </w:r>
      <w:r w:rsidRPr="00894A21">
        <w:rPr>
          <w:sz w:val="28"/>
          <w:szCs w:val="28"/>
        </w:rPr>
        <w:t xml:space="preserve">industries </w:t>
      </w:r>
      <w:r>
        <w:rPr>
          <w:sz w:val="28"/>
          <w:szCs w:val="28"/>
        </w:rPr>
        <w:t xml:space="preserve">that </w:t>
      </w:r>
      <w:r w:rsidRPr="00894A21">
        <w:rPr>
          <w:sz w:val="28"/>
          <w:szCs w:val="28"/>
        </w:rPr>
        <w:t xml:space="preserve">conduct </w:t>
      </w:r>
      <w:r>
        <w:rPr>
          <w:sz w:val="28"/>
          <w:szCs w:val="28"/>
        </w:rPr>
        <w:t>the</w:t>
      </w:r>
      <w:r w:rsidRPr="00894A21">
        <w:rPr>
          <w:sz w:val="28"/>
          <w:szCs w:val="28"/>
        </w:rPr>
        <w:t xml:space="preserve"> </w:t>
      </w:r>
      <w:r>
        <w:rPr>
          <w:sz w:val="28"/>
          <w:szCs w:val="28"/>
        </w:rPr>
        <w:t>most private-sector</w:t>
      </w:r>
      <w:r w:rsidRPr="00894A21">
        <w:rPr>
          <w:sz w:val="28"/>
          <w:szCs w:val="28"/>
        </w:rPr>
        <w:t xml:space="preserve"> R&amp;D and </w:t>
      </w:r>
      <w:r>
        <w:rPr>
          <w:sz w:val="28"/>
          <w:szCs w:val="28"/>
        </w:rPr>
        <w:t>rely most heavily on</w:t>
      </w:r>
      <w:r w:rsidRPr="00894A21">
        <w:rPr>
          <w:sz w:val="28"/>
          <w:szCs w:val="28"/>
        </w:rPr>
        <w:t xml:space="preserve"> STEM workers</w:t>
      </w:r>
      <w:r>
        <w:rPr>
          <w:sz w:val="28"/>
          <w:szCs w:val="28"/>
        </w:rPr>
        <w:t>.</w:t>
      </w:r>
      <w:r>
        <w:rPr>
          <w:rStyle w:val="FootnoteReference"/>
          <w:sz w:val="28"/>
          <w:szCs w:val="28"/>
        </w:rPr>
        <w:footnoteReference w:id="1"/>
      </w:r>
      <w:r>
        <w:rPr>
          <w:sz w:val="28"/>
          <w:szCs w:val="28"/>
        </w:rPr>
        <w:t xml:space="preserve"> While the Heartland</w:t>
      </w:r>
      <w:r w:rsidRPr="00996CA5">
        <w:t xml:space="preserve"> </w:t>
      </w:r>
      <w:r w:rsidRPr="00996CA5">
        <w:rPr>
          <w:sz w:val="28"/>
          <w:szCs w:val="28"/>
        </w:rPr>
        <w:t xml:space="preserve">notably lags </w:t>
      </w:r>
      <w:r>
        <w:rPr>
          <w:sz w:val="28"/>
          <w:szCs w:val="28"/>
        </w:rPr>
        <w:t xml:space="preserve">the remainder of the nation </w:t>
      </w:r>
      <w:r w:rsidRPr="00996CA5">
        <w:rPr>
          <w:sz w:val="28"/>
          <w:szCs w:val="28"/>
        </w:rPr>
        <w:t>on advanced—often digital—services</w:t>
      </w:r>
      <w:r>
        <w:rPr>
          <w:sz w:val="28"/>
          <w:szCs w:val="28"/>
        </w:rPr>
        <w:t xml:space="preserve"> employment, it is slightly </w:t>
      </w:r>
      <w:r w:rsidRPr="0020546B">
        <w:rPr>
          <w:sz w:val="28"/>
          <w:szCs w:val="28"/>
        </w:rPr>
        <w:t>more</w:t>
      </w:r>
      <w:r w:rsidRPr="001D662A">
        <w:rPr>
          <w:sz w:val="28"/>
          <w:szCs w:val="28"/>
        </w:rPr>
        <w:t xml:space="preserve"> </w:t>
      </w:r>
      <w:r>
        <w:rPr>
          <w:sz w:val="28"/>
          <w:szCs w:val="28"/>
        </w:rPr>
        <w:t xml:space="preserve">specialized in advanced industries activity as a whole than the rest of the country in terms output and </w:t>
      </w:r>
      <w:r w:rsidRPr="00E6319A">
        <w:rPr>
          <w:noProof/>
          <w:sz w:val="28"/>
          <w:szCs w:val="28"/>
        </w:rPr>
        <w:t>employment</w:t>
      </w:r>
      <w:r>
        <w:rPr>
          <w:sz w:val="28"/>
          <w:szCs w:val="28"/>
        </w:rPr>
        <w:t xml:space="preserve">, and it </w:t>
      </w:r>
      <w:r w:rsidRPr="00D86743">
        <w:rPr>
          <w:noProof/>
          <w:sz w:val="28"/>
          <w:szCs w:val="28"/>
        </w:rPr>
        <w:t>sees</w:t>
      </w:r>
      <w:r>
        <w:rPr>
          <w:sz w:val="28"/>
          <w:szCs w:val="28"/>
        </w:rPr>
        <w:t xml:space="preserve"> </w:t>
      </w:r>
      <w:r w:rsidRPr="00D86743">
        <w:rPr>
          <w:noProof/>
          <w:sz w:val="28"/>
          <w:szCs w:val="28"/>
        </w:rPr>
        <w:t>slightly</w:t>
      </w:r>
      <w:r>
        <w:rPr>
          <w:sz w:val="28"/>
          <w:szCs w:val="28"/>
        </w:rPr>
        <w:t xml:space="preserve"> </w:t>
      </w:r>
      <w:r w:rsidRPr="0020546B">
        <w:rPr>
          <w:sz w:val="28"/>
          <w:szCs w:val="28"/>
        </w:rPr>
        <w:t>faster</w:t>
      </w:r>
      <w:r>
        <w:rPr>
          <w:sz w:val="28"/>
          <w:szCs w:val="28"/>
        </w:rPr>
        <w:t xml:space="preserve"> growth of the overall sector.</w:t>
      </w:r>
    </w:p>
    <w:p w14:paraId="68379EA3" w14:textId="77777777" w:rsidR="00996881" w:rsidRDefault="00996881" w:rsidP="00996881">
      <w:pPr>
        <w:rPr>
          <w:sz w:val="28"/>
          <w:szCs w:val="28"/>
        </w:rPr>
      </w:pPr>
      <w:r>
        <w:rPr>
          <w:sz w:val="28"/>
          <w:szCs w:val="28"/>
        </w:rPr>
        <w:t xml:space="preserve">Especially </w:t>
      </w:r>
      <w:r w:rsidRPr="001342EC">
        <w:rPr>
          <w:noProof/>
          <w:sz w:val="28"/>
          <w:szCs w:val="28"/>
        </w:rPr>
        <w:t>important</w:t>
      </w:r>
      <w:r>
        <w:rPr>
          <w:sz w:val="28"/>
          <w:szCs w:val="28"/>
        </w:rPr>
        <w:t xml:space="preserve"> here is the Heartland’s heavy focus on advanced manufacturing, which </w:t>
      </w:r>
      <w:r w:rsidRPr="001342EC">
        <w:rPr>
          <w:noProof/>
          <w:sz w:val="28"/>
          <w:szCs w:val="28"/>
        </w:rPr>
        <w:t>greatly</w:t>
      </w:r>
      <w:r>
        <w:rPr>
          <w:sz w:val="28"/>
          <w:szCs w:val="28"/>
        </w:rPr>
        <w:t xml:space="preserve"> exceeds that elsewhere.</w:t>
      </w:r>
    </w:p>
    <w:p w14:paraId="38CDB286" w14:textId="77777777" w:rsidR="00996881" w:rsidRDefault="00996881" w:rsidP="00996881">
      <w:pPr>
        <w:rPr>
          <w:sz w:val="28"/>
          <w:szCs w:val="28"/>
        </w:rPr>
      </w:pPr>
      <w:r w:rsidRPr="001342EC">
        <w:rPr>
          <w:noProof/>
          <w:sz w:val="28"/>
          <w:szCs w:val="28"/>
        </w:rPr>
        <w:t>This</w:t>
      </w:r>
      <w:r>
        <w:rPr>
          <w:sz w:val="28"/>
          <w:szCs w:val="28"/>
        </w:rPr>
        <w:t xml:space="preserve"> is a good </w:t>
      </w:r>
      <w:r w:rsidRPr="001342EC">
        <w:rPr>
          <w:noProof/>
          <w:sz w:val="28"/>
          <w:szCs w:val="28"/>
        </w:rPr>
        <w:t>thing,</w:t>
      </w:r>
      <w:r>
        <w:rPr>
          <w:sz w:val="28"/>
          <w:szCs w:val="28"/>
        </w:rPr>
        <w:t xml:space="preserve"> because the 37 advanced manufacturing industries—ranging from motor vehicles and aerospace to medical devices and pharmaceuticals—are the high-tech vanguard of U.S. manufacturing and export activity and support strong industrial innovation, </w:t>
      </w:r>
      <w:r w:rsidRPr="001342EC">
        <w:rPr>
          <w:noProof/>
          <w:sz w:val="28"/>
          <w:szCs w:val="28"/>
        </w:rPr>
        <w:t>long</w:t>
      </w:r>
      <w:r>
        <w:rPr>
          <w:sz w:val="28"/>
          <w:szCs w:val="28"/>
        </w:rPr>
        <w:t xml:space="preserve"> supply chains, and good-paying jobs for workers of varied skill levels.</w:t>
      </w:r>
    </w:p>
    <w:p w14:paraId="46469A51" w14:textId="77777777" w:rsidR="00996881" w:rsidRDefault="00996881" w:rsidP="00996881">
      <w:pPr>
        <w:rPr>
          <w:sz w:val="28"/>
          <w:szCs w:val="28"/>
        </w:rPr>
      </w:pPr>
      <w:r>
        <w:rPr>
          <w:sz w:val="28"/>
          <w:szCs w:val="28"/>
        </w:rPr>
        <w:t xml:space="preserve">Advanced manufacturing industries generated </w:t>
      </w:r>
      <w:r w:rsidRPr="00115A22">
        <w:rPr>
          <w:b/>
          <w:sz w:val="28"/>
          <w:szCs w:val="28"/>
        </w:rPr>
        <w:t>9.8 percent</w:t>
      </w:r>
      <w:r>
        <w:rPr>
          <w:sz w:val="28"/>
          <w:szCs w:val="28"/>
        </w:rPr>
        <w:t xml:space="preserve"> of the Heartland’s economic output and </w:t>
      </w:r>
      <w:r w:rsidRPr="00115A22">
        <w:rPr>
          <w:b/>
          <w:sz w:val="28"/>
          <w:szCs w:val="28"/>
        </w:rPr>
        <w:t>5.4 percent</w:t>
      </w:r>
      <w:r>
        <w:rPr>
          <w:sz w:val="28"/>
          <w:szCs w:val="28"/>
        </w:rPr>
        <w:t xml:space="preserve"> of its </w:t>
      </w:r>
      <w:r w:rsidRPr="002574A7">
        <w:rPr>
          <w:sz w:val="28"/>
          <w:szCs w:val="28"/>
        </w:rPr>
        <w:t>employment in 2016</w:t>
      </w:r>
      <w:r>
        <w:rPr>
          <w:sz w:val="28"/>
          <w:szCs w:val="28"/>
        </w:rPr>
        <w:t xml:space="preserve">, compared to just 6.3 percent and 3.2 percent shares in the rest of the country. </w:t>
      </w:r>
      <w:r w:rsidRPr="00434113">
        <w:rPr>
          <w:sz w:val="28"/>
          <w:szCs w:val="28"/>
        </w:rPr>
        <w:t xml:space="preserve">It is also important to note that Heartland advanced manufacturing industries have been growing faster than those in the rest of the </w:t>
      </w:r>
      <w:r w:rsidRPr="00E6319A">
        <w:rPr>
          <w:noProof/>
          <w:sz w:val="28"/>
          <w:szCs w:val="28"/>
        </w:rPr>
        <w:t>country</w:t>
      </w:r>
      <w:r w:rsidRPr="00434113">
        <w:rPr>
          <w:sz w:val="28"/>
          <w:szCs w:val="28"/>
        </w:rPr>
        <w:t xml:space="preserve"> both since 2010 and since 2016.</w:t>
      </w:r>
    </w:p>
    <w:p w14:paraId="1D9AF4E3" w14:textId="77777777" w:rsidR="00996881" w:rsidRDefault="00996881" w:rsidP="00996881">
      <w:pPr>
        <w:rPr>
          <w:color w:val="FF0000"/>
          <w:sz w:val="28"/>
          <w:szCs w:val="28"/>
        </w:rPr>
      </w:pPr>
      <w:r w:rsidRPr="001342EC">
        <w:rPr>
          <w:noProof/>
          <w:sz w:val="28"/>
          <w:szCs w:val="28"/>
        </w:rPr>
        <w:t>Especially</w:t>
      </w:r>
      <w:r w:rsidRPr="006867F9">
        <w:rPr>
          <w:sz w:val="28"/>
          <w:szCs w:val="28"/>
        </w:rPr>
        <w:t xml:space="preserve"> strong centers of advanced manufacturing activity </w:t>
      </w:r>
      <w:r w:rsidRPr="001342EC">
        <w:rPr>
          <w:noProof/>
          <w:sz w:val="28"/>
          <w:szCs w:val="28"/>
        </w:rPr>
        <w:t>include:</w:t>
      </w:r>
      <w:r w:rsidRPr="006867F9">
        <w:rPr>
          <w:sz w:val="28"/>
          <w:szCs w:val="28"/>
        </w:rPr>
        <w:t xml:space="preserve"> </w:t>
      </w:r>
      <w:r w:rsidRPr="006867F9">
        <w:rPr>
          <w:b/>
          <w:sz w:val="28"/>
          <w:szCs w:val="28"/>
        </w:rPr>
        <w:t>Indiana</w:t>
      </w:r>
      <w:r w:rsidRPr="006867F9">
        <w:rPr>
          <w:sz w:val="28"/>
          <w:szCs w:val="28"/>
        </w:rPr>
        <w:t xml:space="preserve">, </w:t>
      </w:r>
      <w:r w:rsidRPr="006867F9">
        <w:rPr>
          <w:b/>
          <w:sz w:val="28"/>
          <w:szCs w:val="28"/>
        </w:rPr>
        <w:t>Michigan</w:t>
      </w:r>
      <w:r w:rsidRPr="006867F9">
        <w:rPr>
          <w:sz w:val="28"/>
          <w:szCs w:val="28"/>
        </w:rPr>
        <w:t xml:space="preserve">, </w:t>
      </w:r>
      <w:r w:rsidRPr="006867F9">
        <w:rPr>
          <w:b/>
          <w:sz w:val="28"/>
          <w:szCs w:val="28"/>
        </w:rPr>
        <w:t>Kentucky</w:t>
      </w:r>
      <w:r w:rsidRPr="006867F9">
        <w:rPr>
          <w:sz w:val="28"/>
          <w:szCs w:val="28"/>
        </w:rPr>
        <w:t xml:space="preserve">, and </w:t>
      </w:r>
      <w:r w:rsidRPr="006867F9">
        <w:rPr>
          <w:b/>
          <w:sz w:val="28"/>
          <w:szCs w:val="28"/>
        </w:rPr>
        <w:t>Alabama</w:t>
      </w:r>
      <w:r w:rsidRPr="006867F9">
        <w:rPr>
          <w:sz w:val="28"/>
          <w:szCs w:val="28"/>
        </w:rPr>
        <w:t xml:space="preserve">, </w:t>
      </w:r>
      <w:r>
        <w:rPr>
          <w:sz w:val="28"/>
          <w:szCs w:val="28"/>
        </w:rPr>
        <w:t>each with more than 10 percent of output and 6 percent of employment driven by advanced manufacturing</w:t>
      </w:r>
      <w:r w:rsidRPr="006867F9">
        <w:rPr>
          <w:sz w:val="28"/>
          <w:szCs w:val="28"/>
        </w:rPr>
        <w:t>.</w:t>
      </w:r>
      <w:r>
        <w:rPr>
          <w:sz w:val="28"/>
          <w:szCs w:val="28"/>
        </w:rPr>
        <w:t xml:space="preserve"> </w:t>
      </w:r>
      <w:r w:rsidRPr="001342EC">
        <w:rPr>
          <w:noProof/>
          <w:sz w:val="28"/>
          <w:szCs w:val="28"/>
        </w:rPr>
        <w:t>In terms of</w:t>
      </w:r>
      <w:r>
        <w:rPr>
          <w:sz w:val="28"/>
          <w:szCs w:val="28"/>
        </w:rPr>
        <w:t xml:space="preserve"> growth, </w:t>
      </w:r>
      <w:r w:rsidRPr="00662226">
        <w:rPr>
          <w:b/>
          <w:sz w:val="28"/>
          <w:szCs w:val="28"/>
        </w:rPr>
        <w:t xml:space="preserve">Kentucky </w:t>
      </w:r>
      <w:r>
        <w:rPr>
          <w:sz w:val="28"/>
          <w:szCs w:val="28"/>
        </w:rPr>
        <w:t xml:space="preserve">has led the nation in both advanced manufacturing output and employment growth since 2010, with annual output growth of 6.9 percent and annual employment growth of 4.8 percent during that time. On the output side, </w:t>
      </w:r>
      <w:r w:rsidRPr="00662226">
        <w:rPr>
          <w:b/>
          <w:sz w:val="28"/>
          <w:szCs w:val="28"/>
        </w:rPr>
        <w:t>Missouri</w:t>
      </w:r>
      <w:r>
        <w:rPr>
          <w:sz w:val="28"/>
          <w:szCs w:val="28"/>
        </w:rPr>
        <w:t xml:space="preserve">, </w:t>
      </w:r>
      <w:r w:rsidRPr="00662226">
        <w:rPr>
          <w:b/>
          <w:sz w:val="28"/>
          <w:szCs w:val="28"/>
        </w:rPr>
        <w:t>Michigan</w:t>
      </w:r>
      <w:r>
        <w:rPr>
          <w:sz w:val="28"/>
          <w:szCs w:val="28"/>
        </w:rPr>
        <w:t xml:space="preserve">, and </w:t>
      </w:r>
      <w:r w:rsidRPr="00662226">
        <w:rPr>
          <w:b/>
          <w:sz w:val="28"/>
          <w:szCs w:val="28"/>
        </w:rPr>
        <w:t>North Dakota</w:t>
      </w:r>
      <w:r>
        <w:rPr>
          <w:sz w:val="28"/>
          <w:szCs w:val="28"/>
        </w:rPr>
        <w:t xml:space="preserve"> rounded out the top four nationally, each with annual advanced manufacturing output growth above 5 </w:t>
      </w:r>
      <w:r>
        <w:rPr>
          <w:sz w:val="28"/>
          <w:szCs w:val="28"/>
        </w:rPr>
        <w:lastRenderedPageBreak/>
        <w:t xml:space="preserve">percent, while </w:t>
      </w:r>
      <w:r w:rsidRPr="00662226">
        <w:rPr>
          <w:b/>
          <w:sz w:val="28"/>
          <w:szCs w:val="28"/>
        </w:rPr>
        <w:t>Tennessee</w:t>
      </w:r>
      <w:r>
        <w:rPr>
          <w:sz w:val="28"/>
          <w:szCs w:val="28"/>
        </w:rPr>
        <w:t xml:space="preserve"> and </w:t>
      </w:r>
      <w:r w:rsidRPr="00662226">
        <w:rPr>
          <w:b/>
          <w:sz w:val="28"/>
          <w:szCs w:val="28"/>
        </w:rPr>
        <w:t>Michigan</w:t>
      </w:r>
      <w:r>
        <w:rPr>
          <w:sz w:val="28"/>
          <w:szCs w:val="28"/>
        </w:rPr>
        <w:t xml:space="preserve"> trailed only Kentucky for fastest </w:t>
      </w:r>
      <w:r w:rsidRPr="001342EC">
        <w:rPr>
          <w:noProof/>
          <w:sz w:val="28"/>
          <w:szCs w:val="28"/>
        </w:rPr>
        <w:t>advanced</w:t>
      </w:r>
      <w:r>
        <w:rPr>
          <w:sz w:val="28"/>
          <w:szCs w:val="28"/>
        </w:rPr>
        <w:t xml:space="preserve"> manufacturing employment growth, with annual growth rates of 4.7 percent and 4.6 percent, respectively. </w:t>
      </w:r>
    </w:p>
    <w:p w14:paraId="5AC9168D" w14:textId="77777777" w:rsidR="00DF13FF" w:rsidRPr="004250AE" w:rsidRDefault="00DF13FF" w:rsidP="00DF13FF">
      <w:pPr>
        <w:rPr>
          <w:color w:val="FF0000"/>
          <w:sz w:val="28"/>
          <w:szCs w:val="28"/>
        </w:rPr>
      </w:pPr>
      <w:r>
        <w:rPr>
          <w:color w:val="FF0000"/>
          <w:sz w:val="28"/>
          <w:szCs w:val="28"/>
        </w:rPr>
        <w:br w:type="page"/>
      </w:r>
    </w:p>
    <w:p w14:paraId="6F72F5FD" w14:textId="77777777" w:rsidR="00DF13FF" w:rsidRDefault="00DF13FF" w:rsidP="00DF13FF">
      <w:r>
        <w:rPr>
          <w:noProof/>
        </w:rPr>
        <w:lastRenderedPageBreak/>
        <w:drawing>
          <wp:inline distT="0" distB="0" distL="0" distR="0" wp14:anchorId="5D9D173A" wp14:editId="6E90FE42">
            <wp:extent cx="5029200" cy="444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Share_v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4448370"/>
                    </a:xfrm>
                    <a:prstGeom prst="rect">
                      <a:avLst/>
                    </a:prstGeom>
                  </pic:spPr>
                </pic:pic>
              </a:graphicData>
            </a:graphic>
          </wp:inline>
        </w:drawing>
      </w:r>
    </w:p>
    <w:p w14:paraId="2853D1CA" w14:textId="77777777" w:rsidR="00DF13FF" w:rsidRPr="009E01C6" w:rsidRDefault="00DF13FF" w:rsidP="00DF13FF">
      <w:pPr>
        <w:rPr>
          <w:rFonts w:ascii="Arial" w:hAnsi="Arial" w:cs="Arial"/>
          <w:i/>
          <w:sz w:val="20"/>
        </w:rPr>
      </w:pPr>
      <w:r w:rsidRPr="009E01C6">
        <w:rPr>
          <w:rFonts w:ascii="Arial" w:hAnsi="Arial" w:cs="Arial"/>
          <w:i/>
          <w:sz w:val="20"/>
        </w:rPr>
        <w:t>Source: Brookings analysis of Emsi data</w:t>
      </w:r>
    </w:p>
    <w:tbl>
      <w:tblPr>
        <w:tblW w:w="9466" w:type="dxa"/>
        <w:tblLook w:val="04A0" w:firstRow="1" w:lastRow="0" w:firstColumn="1" w:lastColumn="0" w:noHBand="0" w:noVBand="1"/>
      </w:tblPr>
      <w:tblGrid>
        <w:gridCol w:w="2531"/>
        <w:gridCol w:w="1519"/>
        <w:gridCol w:w="1530"/>
        <w:gridCol w:w="1620"/>
        <w:gridCol w:w="2266"/>
      </w:tblGrid>
      <w:tr w:rsidR="00DF13FF" w:rsidRPr="00F01C69" w14:paraId="541E1CC7" w14:textId="77777777" w:rsidTr="00F44422">
        <w:trPr>
          <w:trHeight w:val="600"/>
        </w:trPr>
        <w:tc>
          <w:tcPr>
            <w:tcW w:w="2531" w:type="dxa"/>
            <w:tcBorders>
              <w:top w:val="nil"/>
              <w:left w:val="nil"/>
              <w:bottom w:val="nil"/>
              <w:right w:val="nil"/>
            </w:tcBorders>
            <w:shd w:val="clear" w:color="auto" w:fill="auto"/>
            <w:noWrap/>
            <w:vAlign w:val="bottom"/>
            <w:hideMark/>
          </w:tcPr>
          <w:p w14:paraId="32A3F4FF" w14:textId="77777777" w:rsidR="00DF13FF" w:rsidRPr="00F01C69" w:rsidRDefault="00DF13FF" w:rsidP="00F44422">
            <w:pPr>
              <w:spacing w:after="0" w:line="240" w:lineRule="auto"/>
              <w:rPr>
                <w:rFonts w:ascii="Times New Roman" w:eastAsia="Times New Roman" w:hAnsi="Times New Roman" w:cs="Times New Roman"/>
                <w:sz w:val="24"/>
                <w:szCs w:val="24"/>
              </w:rPr>
            </w:pPr>
          </w:p>
        </w:tc>
        <w:tc>
          <w:tcPr>
            <w:tcW w:w="1519" w:type="dxa"/>
            <w:tcBorders>
              <w:top w:val="nil"/>
              <w:left w:val="nil"/>
              <w:bottom w:val="nil"/>
              <w:right w:val="nil"/>
            </w:tcBorders>
            <w:shd w:val="clear" w:color="auto" w:fill="auto"/>
            <w:hideMark/>
          </w:tcPr>
          <w:p w14:paraId="56FAA078"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Output, ($mil) 2016</w:t>
            </w:r>
          </w:p>
        </w:tc>
        <w:tc>
          <w:tcPr>
            <w:tcW w:w="1530" w:type="dxa"/>
            <w:tcBorders>
              <w:top w:val="nil"/>
              <w:left w:val="nil"/>
              <w:bottom w:val="nil"/>
              <w:right w:val="nil"/>
            </w:tcBorders>
            <w:shd w:val="clear" w:color="auto" w:fill="auto"/>
            <w:hideMark/>
          </w:tcPr>
          <w:p w14:paraId="67EB0085"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Employment, 2016</w:t>
            </w:r>
          </w:p>
        </w:tc>
        <w:tc>
          <w:tcPr>
            <w:tcW w:w="1620" w:type="dxa"/>
            <w:tcBorders>
              <w:top w:val="nil"/>
              <w:left w:val="nil"/>
              <w:bottom w:val="nil"/>
              <w:right w:val="nil"/>
            </w:tcBorders>
            <w:shd w:val="clear" w:color="auto" w:fill="auto"/>
            <w:hideMark/>
          </w:tcPr>
          <w:p w14:paraId="3D7FE1DB"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Output CAGR, 2010-16</w:t>
            </w:r>
          </w:p>
        </w:tc>
        <w:tc>
          <w:tcPr>
            <w:tcW w:w="2266" w:type="dxa"/>
            <w:tcBorders>
              <w:top w:val="nil"/>
              <w:left w:val="nil"/>
              <w:bottom w:val="nil"/>
              <w:right w:val="nil"/>
            </w:tcBorders>
            <w:shd w:val="clear" w:color="auto" w:fill="auto"/>
            <w:hideMark/>
          </w:tcPr>
          <w:p w14:paraId="6E086BD8"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Employment CAGR, 2010-16</w:t>
            </w:r>
          </w:p>
        </w:tc>
      </w:tr>
      <w:tr w:rsidR="00DF13FF" w:rsidRPr="00F01C69" w14:paraId="6CEFB420" w14:textId="77777777" w:rsidTr="00F44422">
        <w:trPr>
          <w:trHeight w:val="300"/>
        </w:trPr>
        <w:tc>
          <w:tcPr>
            <w:tcW w:w="2531" w:type="dxa"/>
            <w:tcBorders>
              <w:top w:val="nil"/>
              <w:left w:val="nil"/>
              <w:bottom w:val="nil"/>
              <w:right w:val="nil"/>
            </w:tcBorders>
            <w:shd w:val="clear" w:color="auto" w:fill="auto"/>
            <w:noWrap/>
            <w:hideMark/>
          </w:tcPr>
          <w:p w14:paraId="2242D9EF"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Advanced manufacturing</w:t>
            </w:r>
          </w:p>
        </w:tc>
        <w:tc>
          <w:tcPr>
            <w:tcW w:w="1519" w:type="dxa"/>
            <w:tcBorders>
              <w:top w:val="nil"/>
              <w:left w:val="nil"/>
              <w:bottom w:val="nil"/>
              <w:right w:val="nil"/>
            </w:tcBorders>
            <w:shd w:val="clear" w:color="auto" w:fill="auto"/>
            <w:noWrap/>
            <w:hideMark/>
          </w:tcPr>
          <w:p w14:paraId="79AF5EEB" w14:textId="77777777" w:rsidR="00DF13FF" w:rsidRPr="00F01C69" w:rsidRDefault="00DF13FF" w:rsidP="00F44422">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57D946F2"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hideMark/>
          </w:tcPr>
          <w:p w14:paraId="45838935"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hideMark/>
          </w:tcPr>
          <w:p w14:paraId="6233812E"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r>
      <w:tr w:rsidR="006C23E0" w:rsidRPr="00F01C69" w14:paraId="69B4AA6A" w14:textId="77777777" w:rsidTr="00F44422">
        <w:trPr>
          <w:trHeight w:val="300"/>
        </w:trPr>
        <w:tc>
          <w:tcPr>
            <w:tcW w:w="2531" w:type="dxa"/>
            <w:tcBorders>
              <w:top w:val="nil"/>
              <w:left w:val="nil"/>
              <w:bottom w:val="nil"/>
              <w:right w:val="nil"/>
            </w:tcBorders>
            <w:shd w:val="clear" w:color="auto" w:fill="auto"/>
            <w:noWrap/>
            <w:hideMark/>
          </w:tcPr>
          <w:p w14:paraId="42DE177A"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Heartland</w:t>
            </w:r>
          </w:p>
        </w:tc>
        <w:tc>
          <w:tcPr>
            <w:tcW w:w="1519" w:type="dxa"/>
            <w:tcBorders>
              <w:top w:val="nil"/>
              <w:left w:val="nil"/>
              <w:bottom w:val="nil"/>
              <w:right w:val="nil"/>
            </w:tcBorders>
            <w:shd w:val="clear" w:color="auto" w:fill="auto"/>
            <w:noWrap/>
            <w:hideMark/>
          </w:tcPr>
          <w:p w14:paraId="5D3773DE" w14:textId="2EA607F2"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$479,654</w:t>
            </w:r>
          </w:p>
        </w:tc>
        <w:tc>
          <w:tcPr>
            <w:tcW w:w="1530" w:type="dxa"/>
            <w:tcBorders>
              <w:top w:val="nil"/>
              <w:left w:val="nil"/>
              <w:bottom w:val="nil"/>
              <w:right w:val="nil"/>
            </w:tcBorders>
            <w:shd w:val="clear" w:color="auto" w:fill="auto"/>
            <w:noWrap/>
            <w:hideMark/>
          </w:tcPr>
          <w:p w14:paraId="3364EF9B" w14:textId="3EA784FD"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2,376,000</w:t>
            </w:r>
          </w:p>
        </w:tc>
        <w:tc>
          <w:tcPr>
            <w:tcW w:w="1620" w:type="dxa"/>
            <w:tcBorders>
              <w:top w:val="nil"/>
              <w:left w:val="nil"/>
              <w:bottom w:val="nil"/>
              <w:right w:val="nil"/>
            </w:tcBorders>
            <w:shd w:val="clear" w:color="auto" w:fill="auto"/>
            <w:noWrap/>
            <w:hideMark/>
          </w:tcPr>
          <w:p w14:paraId="4248CCA0"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2.5%</w:t>
            </w:r>
          </w:p>
        </w:tc>
        <w:tc>
          <w:tcPr>
            <w:tcW w:w="2266" w:type="dxa"/>
            <w:tcBorders>
              <w:top w:val="nil"/>
              <w:left w:val="nil"/>
              <w:bottom w:val="nil"/>
              <w:right w:val="nil"/>
            </w:tcBorders>
            <w:shd w:val="clear" w:color="auto" w:fill="auto"/>
            <w:noWrap/>
            <w:hideMark/>
          </w:tcPr>
          <w:p w14:paraId="7DDEDC41"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2.2%</w:t>
            </w:r>
          </w:p>
        </w:tc>
      </w:tr>
      <w:tr w:rsidR="006C23E0" w:rsidRPr="00F01C69" w14:paraId="1D591BB1" w14:textId="77777777" w:rsidTr="00F44422">
        <w:trPr>
          <w:trHeight w:val="300"/>
        </w:trPr>
        <w:tc>
          <w:tcPr>
            <w:tcW w:w="2531" w:type="dxa"/>
            <w:tcBorders>
              <w:top w:val="nil"/>
              <w:left w:val="nil"/>
              <w:bottom w:val="nil"/>
              <w:right w:val="nil"/>
            </w:tcBorders>
            <w:shd w:val="clear" w:color="auto" w:fill="auto"/>
            <w:noWrap/>
            <w:hideMark/>
          </w:tcPr>
          <w:p w14:paraId="52FA87A3"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Non-Heartland</w:t>
            </w:r>
          </w:p>
        </w:tc>
        <w:tc>
          <w:tcPr>
            <w:tcW w:w="1519" w:type="dxa"/>
            <w:tcBorders>
              <w:top w:val="nil"/>
              <w:left w:val="nil"/>
              <w:bottom w:val="nil"/>
              <w:right w:val="nil"/>
            </w:tcBorders>
            <w:shd w:val="clear" w:color="auto" w:fill="auto"/>
            <w:noWrap/>
            <w:hideMark/>
          </w:tcPr>
          <w:p w14:paraId="70325DF7" w14:textId="7CF236FF"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$810,346</w:t>
            </w:r>
          </w:p>
        </w:tc>
        <w:tc>
          <w:tcPr>
            <w:tcW w:w="1530" w:type="dxa"/>
            <w:tcBorders>
              <w:top w:val="nil"/>
              <w:left w:val="nil"/>
              <w:bottom w:val="nil"/>
              <w:right w:val="nil"/>
            </w:tcBorders>
            <w:shd w:val="clear" w:color="auto" w:fill="auto"/>
            <w:noWrap/>
            <w:hideMark/>
          </w:tcPr>
          <w:p w14:paraId="574BC032" w14:textId="60224B70"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3,152,000</w:t>
            </w:r>
          </w:p>
        </w:tc>
        <w:tc>
          <w:tcPr>
            <w:tcW w:w="1620" w:type="dxa"/>
            <w:tcBorders>
              <w:top w:val="nil"/>
              <w:left w:val="nil"/>
              <w:bottom w:val="nil"/>
              <w:right w:val="nil"/>
            </w:tcBorders>
            <w:shd w:val="clear" w:color="auto" w:fill="auto"/>
            <w:noWrap/>
            <w:vAlign w:val="bottom"/>
            <w:hideMark/>
          </w:tcPr>
          <w:p w14:paraId="1019148F"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0.6%</w:t>
            </w:r>
          </w:p>
        </w:tc>
        <w:tc>
          <w:tcPr>
            <w:tcW w:w="2266" w:type="dxa"/>
            <w:tcBorders>
              <w:top w:val="nil"/>
              <w:left w:val="nil"/>
              <w:bottom w:val="nil"/>
              <w:right w:val="nil"/>
            </w:tcBorders>
            <w:shd w:val="clear" w:color="auto" w:fill="auto"/>
            <w:noWrap/>
            <w:vAlign w:val="bottom"/>
            <w:hideMark/>
          </w:tcPr>
          <w:p w14:paraId="2D3675FC"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0.5%</w:t>
            </w:r>
          </w:p>
        </w:tc>
      </w:tr>
      <w:tr w:rsidR="006C23E0" w:rsidRPr="00F01C69" w14:paraId="5407BA8E" w14:textId="77777777" w:rsidTr="00F44422">
        <w:trPr>
          <w:trHeight w:val="300"/>
        </w:trPr>
        <w:tc>
          <w:tcPr>
            <w:tcW w:w="2531" w:type="dxa"/>
            <w:tcBorders>
              <w:top w:val="nil"/>
              <w:left w:val="nil"/>
              <w:bottom w:val="nil"/>
              <w:right w:val="nil"/>
            </w:tcBorders>
            <w:shd w:val="clear" w:color="auto" w:fill="auto"/>
            <w:noWrap/>
            <w:hideMark/>
          </w:tcPr>
          <w:p w14:paraId="7E88124A"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Advanced energy</w:t>
            </w:r>
          </w:p>
        </w:tc>
        <w:tc>
          <w:tcPr>
            <w:tcW w:w="1519" w:type="dxa"/>
            <w:tcBorders>
              <w:top w:val="nil"/>
              <w:left w:val="nil"/>
              <w:bottom w:val="nil"/>
              <w:right w:val="nil"/>
            </w:tcBorders>
            <w:shd w:val="clear" w:color="auto" w:fill="auto"/>
            <w:noWrap/>
            <w:hideMark/>
          </w:tcPr>
          <w:p w14:paraId="45329B8A" w14:textId="77777777" w:rsidR="006C23E0" w:rsidRPr="00F01C69" w:rsidRDefault="006C23E0" w:rsidP="006C23E0">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4185E44F" w14:textId="77777777" w:rsidR="006C23E0" w:rsidRPr="00F01C69" w:rsidRDefault="006C23E0" w:rsidP="006C23E0">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4894891C" w14:textId="77777777" w:rsidR="006C23E0" w:rsidRPr="00F01C69" w:rsidRDefault="006C23E0" w:rsidP="006C23E0">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vAlign w:val="bottom"/>
            <w:hideMark/>
          </w:tcPr>
          <w:p w14:paraId="055CCBEB" w14:textId="77777777" w:rsidR="006C23E0" w:rsidRPr="00F01C69" w:rsidRDefault="006C23E0" w:rsidP="006C23E0">
            <w:pPr>
              <w:spacing w:after="0" w:line="240" w:lineRule="auto"/>
              <w:rPr>
                <w:rFonts w:ascii="Times New Roman" w:eastAsia="Times New Roman" w:hAnsi="Times New Roman" w:cs="Times New Roman"/>
                <w:sz w:val="20"/>
                <w:szCs w:val="20"/>
              </w:rPr>
            </w:pPr>
          </w:p>
        </w:tc>
      </w:tr>
      <w:tr w:rsidR="006C23E0" w:rsidRPr="00F01C69" w14:paraId="69A9C923" w14:textId="77777777" w:rsidTr="00F44422">
        <w:trPr>
          <w:trHeight w:val="300"/>
        </w:trPr>
        <w:tc>
          <w:tcPr>
            <w:tcW w:w="2531" w:type="dxa"/>
            <w:tcBorders>
              <w:top w:val="nil"/>
              <w:left w:val="nil"/>
              <w:bottom w:val="nil"/>
              <w:right w:val="nil"/>
            </w:tcBorders>
            <w:shd w:val="clear" w:color="auto" w:fill="auto"/>
            <w:noWrap/>
            <w:hideMark/>
          </w:tcPr>
          <w:p w14:paraId="478CBEAA"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Heartland</w:t>
            </w:r>
          </w:p>
        </w:tc>
        <w:tc>
          <w:tcPr>
            <w:tcW w:w="1519" w:type="dxa"/>
            <w:tcBorders>
              <w:top w:val="nil"/>
              <w:left w:val="nil"/>
              <w:bottom w:val="nil"/>
              <w:right w:val="nil"/>
            </w:tcBorders>
            <w:shd w:val="clear" w:color="auto" w:fill="auto"/>
            <w:noWrap/>
            <w:hideMark/>
          </w:tcPr>
          <w:p w14:paraId="7D7B5ADE" w14:textId="4D3C1560"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$115,063</w:t>
            </w:r>
          </w:p>
        </w:tc>
        <w:tc>
          <w:tcPr>
            <w:tcW w:w="1530" w:type="dxa"/>
            <w:tcBorders>
              <w:top w:val="nil"/>
              <w:left w:val="nil"/>
              <w:bottom w:val="nil"/>
              <w:right w:val="nil"/>
            </w:tcBorders>
            <w:shd w:val="clear" w:color="auto" w:fill="auto"/>
            <w:noWrap/>
            <w:hideMark/>
          </w:tcPr>
          <w:p w14:paraId="0059F20F" w14:textId="1D50BD4D"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192,000</w:t>
            </w:r>
          </w:p>
        </w:tc>
        <w:tc>
          <w:tcPr>
            <w:tcW w:w="1620" w:type="dxa"/>
            <w:tcBorders>
              <w:top w:val="nil"/>
              <w:left w:val="nil"/>
              <w:bottom w:val="nil"/>
              <w:right w:val="nil"/>
            </w:tcBorders>
            <w:shd w:val="clear" w:color="auto" w:fill="auto"/>
            <w:noWrap/>
            <w:hideMark/>
          </w:tcPr>
          <w:p w14:paraId="15A7E339"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-2.8%</w:t>
            </w:r>
          </w:p>
        </w:tc>
        <w:tc>
          <w:tcPr>
            <w:tcW w:w="2266" w:type="dxa"/>
            <w:tcBorders>
              <w:top w:val="nil"/>
              <w:left w:val="nil"/>
              <w:bottom w:val="nil"/>
              <w:right w:val="nil"/>
            </w:tcBorders>
            <w:shd w:val="clear" w:color="auto" w:fill="auto"/>
            <w:noWrap/>
            <w:hideMark/>
          </w:tcPr>
          <w:p w14:paraId="64C4B6E8"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-0.2%</w:t>
            </w:r>
          </w:p>
        </w:tc>
      </w:tr>
      <w:tr w:rsidR="006C23E0" w:rsidRPr="00F01C69" w14:paraId="31C992D6" w14:textId="77777777" w:rsidTr="00F44422">
        <w:trPr>
          <w:trHeight w:val="300"/>
        </w:trPr>
        <w:tc>
          <w:tcPr>
            <w:tcW w:w="2531" w:type="dxa"/>
            <w:tcBorders>
              <w:top w:val="nil"/>
              <w:left w:val="nil"/>
              <w:bottom w:val="nil"/>
              <w:right w:val="nil"/>
            </w:tcBorders>
            <w:shd w:val="clear" w:color="auto" w:fill="auto"/>
            <w:noWrap/>
            <w:hideMark/>
          </w:tcPr>
          <w:p w14:paraId="3196347C"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Non-Heartland</w:t>
            </w:r>
          </w:p>
        </w:tc>
        <w:tc>
          <w:tcPr>
            <w:tcW w:w="1519" w:type="dxa"/>
            <w:tcBorders>
              <w:top w:val="nil"/>
              <w:left w:val="nil"/>
              <w:bottom w:val="nil"/>
              <w:right w:val="nil"/>
            </w:tcBorders>
            <w:shd w:val="clear" w:color="auto" w:fill="auto"/>
            <w:noWrap/>
            <w:hideMark/>
          </w:tcPr>
          <w:p w14:paraId="6A683AAF" w14:textId="17B5AF1C"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$274,651</w:t>
            </w:r>
          </w:p>
        </w:tc>
        <w:tc>
          <w:tcPr>
            <w:tcW w:w="1530" w:type="dxa"/>
            <w:tcBorders>
              <w:top w:val="nil"/>
              <w:left w:val="nil"/>
              <w:bottom w:val="nil"/>
              <w:right w:val="nil"/>
            </w:tcBorders>
            <w:shd w:val="clear" w:color="auto" w:fill="auto"/>
            <w:noWrap/>
            <w:hideMark/>
          </w:tcPr>
          <w:p w14:paraId="3BA029E9" w14:textId="32CA2EB4"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414,000</w:t>
            </w:r>
          </w:p>
        </w:tc>
        <w:tc>
          <w:tcPr>
            <w:tcW w:w="1620" w:type="dxa"/>
            <w:tcBorders>
              <w:top w:val="nil"/>
              <w:left w:val="nil"/>
              <w:bottom w:val="nil"/>
              <w:right w:val="nil"/>
            </w:tcBorders>
            <w:shd w:val="clear" w:color="auto" w:fill="auto"/>
            <w:noWrap/>
            <w:vAlign w:val="bottom"/>
            <w:hideMark/>
          </w:tcPr>
          <w:p w14:paraId="0A749D6C"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-2.4%</w:t>
            </w:r>
          </w:p>
        </w:tc>
        <w:tc>
          <w:tcPr>
            <w:tcW w:w="2266" w:type="dxa"/>
            <w:tcBorders>
              <w:top w:val="nil"/>
              <w:left w:val="nil"/>
              <w:bottom w:val="nil"/>
              <w:right w:val="nil"/>
            </w:tcBorders>
            <w:shd w:val="clear" w:color="auto" w:fill="auto"/>
            <w:noWrap/>
            <w:vAlign w:val="bottom"/>
            <w:hideMark/>
          </w:tcPr>
          <w:p w14:paraId="36C8008B"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0.8%</w:t>
            </w:r>
          </w:p>
        </w:tc>
      </w:tr>
      <w:tr w:rsidR="006C23E0" w:rsidRPr="00F01C69" w14:paraId="7C5FDFD8" w14:textId="77777777" w:rsidTr="00F44422">
        <w:trPr>
          <w:trHeight w:val="300"/>
        </w:trPr>
        <w:tc>
          <w:tcPr>
            <w:tcW w:w="2531" w:type="dxa"/>
            <w:tcBorders>
              <w:top w:val="nil"/>
              <w:left w:val="nil"/>
              <w:bottom w:val="nil"/>
              <w:right w:val="nil"/>
            </w:tcBorders>
            <w:shd w:val="clear" w:color="auto" w:fill="auto"/>
            <w:noWrap/>
            <w:hideMark/>
          </w:tcPr>
          <w:p w14:paraId="1D12FA61"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Advanced services</w:t>
            </w:r>
          </w:p>
        </w:tc>
        <w:tc>
          <w:tcPr>
            <w:tcW w:w="1519" w:type="dxa"/>
            <w:tcBorders>
              <w:top w:val="nil"/>
              <w:left w:val="nil"/>
              <w:bottom w:val="nil"/>
              <w:right w:val="nil"/>
            </w:tcBorders>
            <w:shd w:val="clear" w:color="auto" w:fill="auto"/>
            <w:noWrap/>
            <w:hideMark/>
          </w:tcPr>
          <w:p w14:paraId="7C1C1E85" w14:textId="77777777" w:rsidR="006C23E0" w:rsidRPr="00F01C69" w:rsidRDefault="006C23E0" w:rsidP="006C23E0">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5DCBD8DD" w14:textId="77777777" w:rsidR="006C23E0" w:rsidRPr="00F01C69" w:rsidRDefault="006C23E0" w:rsidP="006C23E0">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hideMark/>
          </w:tcPr>
          <w:p w14:paraId="704B7C8F" w14:textId="77777777" w:rsidR="006C23E0" w:rsidRPr="00F01C69" w:rsidRDefault="006C23E0" w:rsidP="006C23E0">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hideMark/>
          </w:tcPr>
          <w:p w14:paraId="1AF677D5" w14:textId="77777777" w:rsidR="006C23E0" w:rsidRPr="00F01C69" w:rsidRDefault="006C23E0" w:rsidP="006C23E0">
            <w:pPr>
              <w:spacing w:after="0" w:line="240" w:lineRule="auto"/>
              <w:jc w:val="right"/>
              <w:rPr>
                <w:rFonts w:ascii="Times New Roman" w:eastAsia="Times New Roman" w:hAnsi="Times New Roman" w:cs="Times New Roman"/>
                <w:sz w:val="20"/>
                <w:szCs w:val="20"/>
              </w:rPr>
            </w:pPr>
          </w:p>
        </w:tc>
      </w:tr>
      <w:tr w:rsidR="006C23E0" w:rsidRPr="00F01C69" w14:paraId="68B60530" w14:textId="77777777" w:rsidTr="00F44422">
        <w:trPr>
          <w:trHeight w:val="300"/>
        </w:trPr>
        <w:tc>
          <w:tcPr>
            <w:tcW w:w="2531" w:type="dxa"/>
            <w:tcBorders>
              <w:top w:val="nil"/>
              <w:left w:val="nil"/>
              <w:bottom w:val="nil"/>
              <w:right w:val="nil"/>
            </w:tcBorders>
            <w:shd w:val="clear" w:color="auto" w:fill="auto"/>
            <w:noWrap/>
            <w:hideMark/>
          </w:tcPr>
          <w:p w14:paraId="051B6DE3"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Heartland</w:t>
            </w:r>
          </w:p>
        </w:tc>
        <w:tc>
          <w:tcPr>
            <w:tcW w:w="1519" w:type="dxa"/>
            <w:tcBorders>
              <w:top w:val="nil"/>
              <w:left w:val="nil"/>
              <w:bottom w:val="nil"/>
              <w:right w:val="nil"/>
            </w:tcBorders>
            <w:shd w:val="clear" w:color="auto" w:fill="auto"/>
            <w:noWrap/>
            <w:hideMark/>
          </w:tcPr>
          <w:p w14:paraId="0853603B" w14:textId="02AB87A8"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$260,555</w:t>
            </w:r>
          </w:p>
        </w:tc>
        <w:tc>
          <w:tcPr>
            <w:tcW w:w="1530" w:type="dxa"/>
            <w:tcBorders>
              <w:top w:val="nil"/>
              <w:left w:val="nil"/>
              <w:bottom w:val="nil"/>
              <w:right w:val="nil"/>
            </w:tcBorders>
            <w:shd w:val="clear" w:color="auto" w:fill="auto"/>
            <w:noWrap/>
            <w:hideMark/>
          </w:tcPr>
          <w:p w14:paraId="019F64D8" w14:textId="578AFA01"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1,742,000</w:t>
            </w:r>
          </w:p>
        </w:tc>
        <w:tc>
          <w:tcPr>
            <w:tcW w:w="1620" w:type="dxa"/>
            <w:tcBorders>
              <w:top w:val="nil"/>
              <w:left w:val="nil"/>
              <w:bottom w:val="nil"/>
              <w:right w:val="nil"/>
            </w:tcBorders>
            <w:shd w:val="clear" w:color="auto" w:fill="auto"/>
            <w:noWrap/>
            <w:hideMark/>
          </w:tcPr>
          <w:p w14:paraId="5AEC68CA"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1.8%</w:t>
            </w:r>
          </w:p>
        </w:tc>
        <w:tc>
          <w:tcPr>
            <w:tcW w:w="2266" w:type="dxa"/>
            <w:tcBorders>
              <w:top w:val="nil"/>
              <w:left w:val="nil"/>
              <w:bottom w:val="nil"/>
              <w:right w:val="nil"/>
            </w:tcBorders>
            <w:shd w:val="clear" w:color="auto" w:fill="auto"/>
            <w:noWrap/>
            <w:hideMark/>
          </w:tcPr>
          <w:p w14:paraId="3A7D01AC"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2.9%</w:t>
            </w:r>
          </w:p>
        </w:tc>
      </w:tr>
      <w:tr w:rsidR="006C23E0" w:rsidRPr="00F01C69" w14:paraId="7F0E0591" w14:textId="77777777" w:rsidTr="00F44422">
        <w:trPr>
          <w:trHeight w:val="300"/>
        </w:trPr>
        <w:tc>
          <w:tcPr>
            <w:tcW w:w="2531" w:type="dxa"/>
            <w:tcBorders>
              <w:top w:val="nil"/>
              <w:left w:val="nil"/>
              <w:bottom w:val="single" w:sz="4" w:space="0" w:color="auto"/>
              <w:right w:val="nil"/>
            </w:tcBorders>
            <w:shd w:val="clear" w:color="auto" w:fill="auto"/>
            <w:noWrap/>
            <w:hideMark/>
          </w:tcPr>
          <w:p w14:paraId="29F1FD3F" w14:textId="77777777" w:rsidR="006C23E0" w:rsidRPr="00F01C69" w:rsidRDefault="006C23E0" w:rsidP="006C23E0">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Non-Heartland</w:t>
            </w:r>
          </w:p>
        </w:tc>
        <w:tc>
          <w:tcPr>
            <w:tcW w:w="1519" w:type="dxa"/>
            <w:tcBorders>
              <w:top w:val="nil"/>
              <w:left w:val="nil"/>
              <w:bottom w:val="single" w:sz="4" w:space="0" w:color="auto"/>
              <w:right w:val="nil"/>
            </w:tcBorders>
            <w:shd w:val="clear" w:color="auto" w:fill="auto"/>
            <w:noWrap/>
            <w:hideMark/>
          </w:tcPr>
          <w:p w14:paraId="438D2890" w14:textId="21E7C486"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$1,113,859</w:t>
            </w:r>
          </w:p>
        </w:tc>
        <w:tc>
          <w:tcPr>
            <w:tcW w:w="1530" w:type="dxa"/>
            <w:tcBorders>
              <w:top w:val="nil"/>
              <w:left w:val="nil"/>
              <w:bottom w:val="single" w:sz="4" w:space="0" w:color="auto"/>
              <w:right w:val="nil"/>
            </w:tcBorders>
            <w:shd w:val="clear" w:color="auto" w:fill="auto"/>
            <w:noWrap/>
            <w:hideMark/>
          </w:tcPr>
          <w:p w14:paraId="1959EB84" w14:textId="38C02F19" w:rsidR="006C23E0" w:rsidRPr="00F01C69" w:rsidRDefault="006C23E0" w:rsidP="006C23E0">
            <w:pPr>
              <w:spacing w:after="0" w:line="240" w:lineRule="auto"/>
              <w:jc w:val="right"/>
              <w:rPr>
                <w:rFonts w:ascii="Calibri" w:eastAsia="Times New Roman" w:hAnsi="Calibri" w:cs="Times New Roman"/>
                <w:color w:val="000000"/>
              </w:rPr>
            </w:pPr>
            <w:r>
              <w:rPr>
                <w:rFonts w:ascii="Calibri" w:hAnsi="Calibri"/>
                <w:color w:val="000000"/>
              </w:rPr>
              <w:t>5,715,000</w:t>
            </w:r>
          </w:p>
        </w:tc>
        <w:tc>
          <w:tcPr>
            <w:tcW w:w="1620" w:type="dxa"/>
            <w:tcBorders>
              <w:top w:val="nil"/>
              <w:left w:val="nil"/>
              <w:bottom w:val="single" w:sz="4" w:space="0" w:color="auto"/>
              <w:right w:val="nil"/>
            </w:tcBorders>
            <w:shd w:val="clear" w:color="auto" w:fill="auto"/>
            <w:noWrap/>
            <w:vAlign w:val="bottom"/>
            <w:hideMark/>
          </w:tcPr>
          <w:p w14:paraId="29ACDA35"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3.3%</w:t>
            </w:r>
          </w:p>
        </w:tc>
        <w:tc>
          <w:tcPr>
            <w:tcW w:w="2266" w:type="dxa"/>
            <w:tcBorders>
              <w:top w:val="nil"/>
              <w:left w:val="nil"/>
              <w:bottom w:val="single" w:sz="4" w:space="0" w:color="auto"/>
              <w:right w:val="nil"/>
            </w:tcBorders>
            <w:shd w:val="clear" w:color="auto" w:fill="auto"/>
            <w:noWrap/>
            <w:vAlign w:val="bottom"/>
            <w:hideMark/>
          </w:tcPr>
          <w:p w14:paraId="673BE005" w14:textId="77777777" w:rsidR="006C23E0" w:rsidRPr="00F01C69" w:rsidRDefault="006C23E0" w:rsidP="006C23E0">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3.1%</w:t>
            </w:r>
          </w:p>
        </w:tc>
      </w:tr>
      <w:tr w:rsidR="006C23E0" w:rsidRPr="00431F1B" w14:paraId="7BD7F972" w14:textId="77777777" w:rsidTr="00F44422">
        <w:trPr>
          <w:trHeight w:val="300"/>
        </w:trPr>
        <w:tc>
          <w:tcPr>
            <w:tcW w:w="2531" w:type="dxa"/>
            <w:tcBorders>
              <w:top w:val="nil"/>
              <w:left w:val="nil"/>
              <w:bottom w:val="nil"/>
              <w:right w:val="nil"/>
            </w:tcBorders>
            <w:shd w:val="clear" w:color="auto" w:fill="auto"/>
            <w:noWrap/>
            <w:hideMark/>
          </w:tcPr>
          <w:p w14:paraId="57F87F24" w14:textId="77777777" w:rsidR="006C23E0" w:rsidRPr="00431F1B" w:rsidRDefault="006C23E0" w:rsidP="006C23E0">
            <w:pPr>
              <w:spacing w:after="0" w:line="240" w:lineRule="auto"/>
              <w:rPr>
                <w:rFonts w:ascii="Calibri" w:eastAsia="Times New Roman" w:hAnsi="Calibri" w:cs="Times New Roman"/>
                <w:color w:val="000000"/>
              </w:rPr>
            </w:pPr>
            <w:r w:rsidRPr="00431F1B">
              <w:rPr>
                <w:rFonts w:ascii="Calibri" w:eastAsia="Times New Roman" w:hAnsi="Calibri" w:cs="Times New Roman"/>
                <w:color w:val="000000"/>
              </w:rPr>
              <w:t>Advanced industries</w:t>
            </w:r>
          </w:p>
        </w:tc>
        <w:tc>
          <w:tcPr>
            <w:tcW w:w="1519" w:type="dxa"/>
            <w:tcBorders>
              <w:top w:val="nil"/>
              <w:left w:val="nil"/>
              <w:bottom w:val="nil"/>
              <w:right w:val="nil"/>
            </w:tcBorders>
            <w:shd w:val="clear" w:color="auto" w:fill="auto"/>
            <w:noWrap/>
            <w:hideMark/>
          </w:tcPr>
          <w:p w14:paraId="73325E78" w14:textId="77777777" w:rsidR="006C23E0" w:rsidRPr="00431F1B" w:rsidRDefault="006C23E0" w:rsidP="006C23E0">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6E5F0BFD" w14:textId="77777777" w:rsidR="006C23E0" w:rsidRPr="00431F1B" w:rsidRDefault="006C23E0" w:rsidP="006C23E0">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hideMark/>
          </w:tcPr>
          <w:p w14:paraId="4F5BE66A" w14:textId="77777777" w:rsidR="006C23E0" w:rsidRPr="00431F1B" w:rsidRDefault="006C23E0" w:rsidP="006C23E0">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hideMark/>
          </w:tcPr>
          <w:p w14:paraId="13A353F1" w14:textId="77777777" w:rsidR="006C23E0" w:rsidRPr="00431F1B" w:rsidRDefault="006C23E0" w:rsidP="006C23E0">
            <w:pPr>
              <w:spacing w:after="0" w:line="240" w:lineRule="auto"/>
              <w:jc w:val="right"/>
              <w:rPr>
                <w:rFonts w:ascii="Times New Roman" w:eastAsia="Times New Roman" w:hAnsi="Times New Roman" w:cs="Times New Roman"/>
                <w:sz w:val="20"/>
                <w:szCs w:val="20"/>
              </w:rPr>
            </w:pPr>
          </w:p>
        </w:tc>
      </w:tr>
      <w:tr w:rsidR="006C23E0" w:rsidRPr="00431F1B" w14:paraId="5640EB1A" w14:textId="77777777" w:rsidTr="00F44422">
        <w:trPr>
          <w:trHeight w:val="300"/>
        </w:trPr>
        <w:tc>
          <w:tcPr>
            <w:tcW w:w="2531" w:type="dxa"/>
            <w:tcBorders>
              <w:top w:val="nil"/>
              <w:left w:val="nil"/>
              <w:bottom w:val="nil"/>
              <w:right w:val="nil"/>
            </w:tcBorders>
            <w:shd w:val="clear" w:color="auto" w:fill="auto"/>
            <w:noWrap/>
            <w:hideMark/>
          </w:tcPr>
          <w:p w14:paraId="278993C2" w14:textId="77777777" w:rsidR="006C23E0" w:rsidRPr="000407B7" w:rsidRDefault="006C23E0" w:rsidP="006C23E0">
            <w:pPr>
              <w:spacing w:after="0" w:line="240" w:lineRule="auto"/>
              <w:rPr>
                <w:rFonts w:ascii="Calibri" w:eastAsia="Times New Roman" w:hAnsi="Calibri" w:cs="Times New Roman"/>
                <w:b/>
                <w:color w:val="000000"/>
              </w:rPr>
            </w:pPr>
            <w:r w:rsidRPr="000407B7">
              <w:rPr>
                <w:rFonts w:ascii="Calibri" w:eastAsia="Times New Roman" w:hAnsi="Calibri" w:cs="Times New Roman"/>
                <w:b/>
                <w:color w:val="000000"/>
              </w:rPr>
              <w:t xml:space="preserve">  Heartland</w:t>
            </w:r>
          </w:p>
        </w:tc>
        <w:tc>
          <w:tcPr>
            <w:tcW w:w="1519" w:type="dxa"/>
            <w:tcBorders>
              <w:top w:val="nil"/>
              <w:left w:val="nil"/>
              <w:bottom w:val="nil"/>
              <w:right w:val="nil"/>
            </w:tcBorders>
            <w:shd w:val="clear" w:color="auto" w:fill="auto"/>
            <w:noWrap/>
            <w:hideMark/>
          </w:tcPr>
          <w:p w14:paraId="63F6515E" w14:textId="399567BB" w:rsidR="006C23E0" w:rsidRPr="000407B7" w:rsidRDefault="006C23E0" w:rsidP="006C23E0">
            <w:pPr>
              <w:spacing w:after="0" w:line="240" w:lineRule="auto"/>
              <w:jc w:val="right"/>
              <w:rPr>
                <w:rFonts w:ascii="Calibri" w:eastAsia="Times New Roman" w:hAnsi="Calibri" w:cs="Times New Roman"/>
                <w:b/>
                <w:color w:val="000000"/>
              </w:rPr>
            </w:pPr>
            <w:r>
              <w:rPr>
                <w:rFonts w:ascii="Calibri" w:hAnsi="Calibri"/>
                <w:b/>
                <w:bCs/>
                <w:color w:val="000000"/>
              </w:rPr>
              <w:t>$855,272</w:t>
            </w:r>
          </w:p>
        </w:tc>
        <w:tc>
          <w:tcPr>
            <w:tcW w:w="1530" w:type="dxa"/>
            <w:tcBorders>
              <w:top w:val="nil"/>
              <w:left w:val="nil"/>
              <w:bottom w:val="nil"/>
              <w:right w:val="nil"/>
            </w:tcBorders>
            <w:shd w:val="clear" w:color="auto" w:fill="auto"/>
            <w:noWrap/>
            <w:hideMark/>
          </w:tcPr>
          <w:p w14:paraId="7B9C5F75" w14:textId="69D2493B" w:rsidR="006C23E0" w:rsidRPr="000407B7" w:rsidRDefault="006C23E0" w:rsidP="006C23E0">
            <w:pPr>
              <w:spacing w:after="0" w:line="240" w:lineRule="auto"/>
              <w:jc w:val="right"/>
              <w:rPr>
                <w:rFonts w:ascii="Calibri" w:eastAsia="Times New Roman" w:hAnsi="Calibri" w:cs="Times New Roman"/>
                <w:b/>
                <w:color w:val="000000"/>
              </w:rPr>
            </w:pPr>
            <w:r>
              <w:rPr>
                <w:rFonts w:ascii="Calibri" w:hAnsi="Calibri"/>
                <w:b/>
                <w:bCs/>
                <w:color w:val="000000"/>
              </w:rPr>
              <w:t>4,309,000</w:t>
            </w:r>
          </w:p>
        </w:tc>
        <w:tc>
          <w:tcPr>
            <w:tcW w:w="1620" w:type="dxa"/>
            <w:tcBorders>
              <w:top w:val="nil"/>
              <w:left w:val="nil"/>
              <w:bottom w:val="nil"/>
              <w:right w:val="nil"/>
            </w:tcBorders>
            <w:shd w:val="clear" w:color="auto" w:fill="auto"/>
            <w:noWrap/>
            <w:hideMark/>
          </w:tcPr>
          <w:p w14:paraId="39070351" w14:textId="77777777" w:rsidR="006C23E0" w:rsidRPr="000407B7" w:rsidRDefault="006C23E0" w:rsidP="006C23E0">
            <w:pPr>
              <w:spacing w:after="0" w:line="240" w:lineRule="auto"/>
              <w:jc w:val="right"/>
              <w:rPr>
                <w:rFonts w:ascii="Calibri" w:eastAsia="Times New Roman" w:hAnsi="Calibri" w:cs="Times New Roman"/>
                <w:b/>
                <w:color w:val="000000"/>
              </w:rPr>
            </w:pPr>
            <w:r w:rsidRPr="000407B7">
              <w:rPr>
                <w:rFonts w:ascii="Calibri" w:eastAsia="Times New Roman" w:hAnsi="Calibri" w:cs="Times New Roman"/>
                <w:b/>
                <w:color w:val="000000"/>
              </w:rPr>
              <w:t>1.5%</w:t>
            </w:r>
          </w:p>
        </w:tc>
        <w:tc>
          <w:tcPr>
            <w:tcW w:w="2266" w:type="dxa"/>
            <w:tcBorders>
              <w:top w:val="nil"/>
              <w:left w:val="nil"/>
              <w:bottom w:val="nil"/>
              <w:right w:val="nil"/>
            </w:tcBorders>
            <w:shd w:val="clear" w:color="auto" w:fill="auto"/>
            <w:noWrap/>
            <w:hideMark/>
          </w:tcPr>
          <w:p w14:paraId="5D16FEFC" w14:textId="77777777" w:rsidR="006C23E0" w:rsidRPr="000407B7" w:rsidRDefault="006C23E0" w:rsidP="006C23E0">
            <w:pPr>
              <w:spacing w:after="0" w:line="240" w:lineRule="auto"/>
              <w:jc w:val="right"/>
              <w:rPr>
                <w:rFonts w:ascii="Calibri" w:eastAsia="Times New Roman" w:hAnsi="Calibri" w:cs="Times New Roman"/>
                <w:b/>
                <w:color w:val="000000"/>
              </w:rPr>
            </w:pPr>
            <w:r w:rsidRPr="000407B7">
              <w:rPr>
                <w:rFonts w:ascii="Calibri" w:eastAsia="Times New Roman" w:hAnsi="Calibri" w:cs="Times New Roman"/>
                <w:b/>
                <w:color w:val="000000"/>
              </w:rPr>
              <w:t>2.3%</w:t>
            </w:r>
          </w:p>
        </w:tc>
      </w:tr>
      <w:tr w:rsidR="006C23E0" w:rsidRPr="00431F1B" w14:paraId="4AF866B7" w14:textId="77777777" w:rsidTr="00F44422">
        <w:trPr>
          <w:trHeight w:val="300"/>
        </w:trPr>
        <w:tc>
          <w:tcPr>
            <w:tcW w:w="2531" w:type="dxa"/>
            <w:tcBorders>
              <w:top w:val="nil"/>
              <w:left w:val="nil"/>
              <w:bottom w:val="nil"/>
              <w:right w:val="nil"/>
            </w:tcBorders>
            <w:shd w:val="clear" w:color="auto" w:fill="auto"/>
            <w:noWrap/>
            <w:hideMark/>
          </w:tcPr>
          <w:p w14:paraId="13883152" w14:textId="77777777" w:rsidR="006C23E0" w:rsidRPr="0018381F" w:rsidRDefault="006C23E0" w:rsidP="006C23E0">
            <w:pPr>
              <w:spacing w:after="0" w:line="240" w:lineRule="auto"/>
              <w:rPr>
                <w:rFonts w:ascii="Calibri" w:eastAsia="Times New Roman" w:hAnsi="Calibri" w:cs="Times New Roman"/>
                <w:b/>
                <w:color w:val="000000"/>
              </w:rPr>
            </w:pPr>
            <w:r w:rsidRPr="0018381F">
              <w:rPr>
                <w:rFonts w:ascii="Calibri" w:eastAsia="Times New Roman" w:hAnsi="Calibri" w:cs="Times New Roman"/>
                <w:b/>
                <w:color w:val="000000"/>
              </w:rPr>
              <w:t xml:space="preserve">  Non-Heartland</w:t>
            </w:r>
          </w:p>
        </w:tc>
        <w:tc>
          <w:tcPr>
            <w:tcW w:w="1519" w:type="dxa"/>
            <w:tcBorders>
              <w:top w:val="nil"/>
              <w:left w:val="nil"/>
              <w:bottom w:val="nil"/>
              <w:right w:val="nil"/>
            </w:tcBorders>
            <w:shd w:val="clear" w:color="auto" w:fill="auto"/>
            <w:noWrap/>
            <w:hideMark/>
          </w:tcPr>
          <w:p w14:paraId="6AD8C757" w14:textId="0C6CAA5B" w:rsidR="006C23E0" w:rsidRPr="0018381F" w:rsidRDefault="006C23E0" w:rsidP="006C23E0">
            <w:pPr>
              <w:spacing w:after="0" w:line="240" w:lineRule="auto"/>
              <w:jc w:val="right"/>
              <w:rPr>
                <w:rFonts w:ascii="Calibri" w:eastAsia="Times New Roman" w:hAnsi="Calibri" w:cs="Times New Roman"/>
                <w:b/>
                <w:color w:val="000000"/>
              </w:rPr>
            </w:pPr>
            <w:r>
              <w:rPr>
                <w:rFonts w:ascii="Calibri" w:hAnsi="Calibri"/>
                <w:b/>
                <w:bCs/>
                <w:color w:val="000000"/>
              </w:rPr>
              <w:t>$2,198,856</w:t>
            </w:r>
          </w:p>
        </w:tc>
        <w:tc>
          <w:tcPr>
            <w:tcW w:w="1530" w:type="dxa"/>
            <w:tcBorders>
              <w:top w:val="nil"/>
              <w:left w:val="nil"/>
              <w:bottom w:val="nil"/>
              <w:right w:val="nil"/>
            </w:tcBorders>
            <w:shd w:val="clear" w:color="auto" w:fill="auto"/>
            <w:noWrap/>
            <w:hideMark/>
          </w:tcPr>
          <w:p w14:paraId="1964496C" w14:textId="7B387F51" w:rsidR="006C23E0" w:rsidRPr="0018381F" w:rsidRDefault="006C23E0" w:rsidP="006C23E0">
            <w:pPr>
              <w:spacing w:after="0" w:line="240" w:lineRule="auto"/>
              <w:jc w:val="right"/>
              <w:rPr>
                <w:rFonts w:ascii="Calibri" w:eastAsia="Times New Roman" w:hAnsi="Calibri" w:cs="Times New Roman"/>
                <w:b/>
                <w:color w:val="000000"/>
              </w:rPr>
            </w:pPr>
            <w:r>
              <w:rPr>
                <w:rFonts w:ascii="Calibri" w:hAnsi="Calibri"/>
                <w:b/>
                <w:bCs/>
                <w:color w:val="000000"/>
              </w:rPr>
              <w:t>9,281,000</w:t>
            </w:r>
          </w:p>
        </w:tc>
        <w:tc>
          <w:tcPr>
            <w:tcW w:w="1620" w:type="dxa"/>
            <w:tcBorders>
              <w:top w:val="nil"/>
              <w:left w:val="nil"/>
              <w:bottom w:val="nil"/>
              <w:right w:val="nil"/>
            </w:tcBorders>
            <w:shd w:val="clear" w:color="auto" w:fill="auto"/>
            <w:noWrap/>
            <w:hideMark/>
          </w:tcPr>
          <w:p w14:paraId="37616E9B" w14:textId="77777777" w:rsidR="006C23E0" w:rsidRPr="0018381F" w:rsidRDefault="006C23E0" w:rsidP="006C23E0">
            <w:pPr>
              <w:spacing w:after="0" w:line="240" w:lineRule="auto"/>
              <w:jc w:val="right"/>
              <w:rPr>
                <w:rFonts w:ascii="Calibri" w:eastAsia="Times New Roman" w:hAnsi="Calibri" w:cs="Times New Roman"/>
                <w:b/>
                <w:color w:val="000000"/>
              </w:rPr>
            </w:pPr>
            <w:r w:rsidRPr="0018381F">
              <w:rPr>
                <w:rFonts w:ascii="Calibri" w:eastAsia="Times New Roman" w:hAnsi="Calibri" w:cs="Times New Roman"/>
                <w:b/>
                <w:color w:val="000000"/>
              </w:rPr>
              <w:t>1.5%</w:t>
            </w:r>
          </w:p>
        </w:tc>
        <w:tc>
          <w:tcPr>
            <w:tcW w:w="2266" w:type="dxa"/>
            <w:tcBorders>
              <w:top w:val="nil"/>
              <w:left w:val="nil"/>
              <w:bottom w:val="nil"/>
              <w:right w:val="nil"/>
            </w:tcBorders>
            <w:shd w:val="clear" w:color="auto" w:fill="auto"/>
            <w:noWrap/>
            <w:hideMark/>
          </w:tcPr>
          <w:p w14:paraId="2FDCF6E4" w14:textId="77777777" w:rsidR="006C23E0" w:rsidRPr="0018381F" w:rsidRDefault="006C23E0" w:rsidP="006C23E0">
            <w:pPr>
              <w:spacing w:after="0" w:line="240" w:lineRule="auto"/>
              <w:jc w:val="right"/>
              <w:rPr>
                <w:rFonts w:ascii="Calibri" w:eastAsia="Times New Roman" w:hAnsi="Calibri" w:cs="Times New Roman"/>
                <w:b/>
                <w:color w:val="000000"/>
              </w:rPr>
            </w:pPr>
            <w:r w:rsidRPr="0018381F">
              <w:rPr>
                <w:rFonts w:ascii="Calibri" w:eastAsia="Times New Roman" w:hAnsi="Calibri" w:cs="Times New Roman"/>
                <w:b/>
                <w:color w:val="000000"/>
              </w:rPr>
              <w:t>2.1%</w:t>
            </w:r>
          </w:p>
        </w:tc>
      </w:tr>
      <w:tr w:rsidR="00DF13FF" w:rsidRPr="00F01C69" w14:paraId="4B219A3B" w14:textId="77777777" w:rsidTr="00F44422">
        <w:trPr>
          <w:trHeight w:val="300"/>
        </w:trPr>
        <w:tc>
          <w:tcPr>
            <w:tcW w:w="9466" w:type="dxa"/>
            <w:gridSpan w:val="5"/>
            <w:tcBorders>
              <w:top w:val="nil"/>
              <w:left w:val="nil"/>
              <w:bottom w:val="nil"/>
              <w:right w:val="nil"/>
            </w:tcBorders>
            <w:shd w:val="clear" w:color="auto" w:fill="auto"/>
            <w:noWrap/>
            <w:vAlign w:val="bottom"/>
          </w:tcPr>
          <w:p w14:paraId="368944CF" w14:textId="77777777" w:rsidR="00DF13FF" w:rsidRPr="00F01C69" w:rsidRDefault="00DF13FF" w:rsidP="00F44422">
            <w:pPr>
              <w:spacing w:after="0" w:line="240" w:lineRule="auto"/>
              <w:rPr>
                <w:rFonts w:ascii="Calibri" w:eastAsia="Times New Roman" w:hAnsi="Calibri" w:cs="Times New Roman"/>
                <w:i/>
                <w:color w:val="000000"/>
              </w:rPr>
            </w:pPr>
            <w:r w:rsidRPr="00F01C69">
              <w:rPr>
                <w:rFonts w:ascii="Calibri" w:eastAsia="Times New Roman" w:hAnsi="Calibri" w:cs="Times New Roman"/>
                <w:i/>
                <w:color w:val="000000"/>
              </w:rPr>
              <w:t>Source: Brookings analysis of Emsi data</w:t>
            </w:r>
          </w:p>
        </w:tc>
      </w:tr>
    </w:tbl>
    <w:p w14:paraId="071E2EE2" w14:textId="133895BD" w:rsidR="00DF13FF" w:rsidRDefault="00DF13FF" w:rsidP="00C95EC9"/>
    <w:p w14:paraId="7CD52A81" w14:textId="77777777" w:rsidR="00DF13FF" w:rsidRDefault="00DF13FF">
      <w:r>
        <w:br w:type="page"/>
      </w:r>
    </w:p>
    <w:p w14:paraId="26AEB9F6" w14:textId="77777777" w:rsidR="006F0244" w:rsidRPr="00EB2494" w:rsidRDefault="006F0244" w:rsidP="006F0244">
      <w:pPr>
        <w:pStyle w:val="Heading4"/>
      </w:pPr>
      <w:bookmarkStart w:id="26" w:name="_Toc522092123"/>
      <w:r>
        <w:lastRenderedPageBreak/>
        <w:t>Exports</w:t>
      </w:r>
      <w:bookmarkEnd w:id="26"/>
      <w:r>
        <w:t xml:space="preserve"> </w:t>
      </w:r>
    </w:p>
    <w:p w14:paraId="1820D1AF" w14:textId="77777777" w:rsidR="006F0244" w:rsidRDefault="006F0244" w:rsidP="006F0244">
      <w:pPr>
        <w:rPr>
          <w:sz w:val="28"/>
          <w:szCs w:val="28"/>
        </w:rPr>
      </w:pPr>
      <w:r>
        <w:rPr>
          <w:sz w:val="28"/>
          <w:szCs w:val="28"/>
        </w:rPr>
        <w:t>Exports drive prosperity, and the Heartland generates a higher share of its GDP from exports than does the rest of the nation.</w:t>
      </w:r>
      <w:r>
        <w:rPr>
          <w:rStyle w:val="EndnoteReference"/>
          <w:sz w:val="28"/>
          <w:szCs w:val="28"/>
        </w:rPr>
        <w:endnoteReference w:id="15"/>
      </w:r>
    </w:p>
    <w:p w14:paraId="3E18ECB5" w14:textId="77777777" w:rsidR="006F0244" w:rsidRDefault="006F0244" w:rsidP="006F0244">
      <w:pPr>
        <w:rPr>
          <w:sz w:val="28"/>
          <w:szCs w:val="28"/>
        </w:rPr>
      </w:pPr>
      <w:r>
        <w:rPr>
          <w:sz w:val="28"/>
          <w:szCs w:val="28"/>
        </w:rPr>
        <w:t xml:space="preserve">In 2017, for example, the average export share of gross state product in the Heartland was </w:t>
      </w:r>
      <w:r>
        <w:rPr>
          <w:b/>
          <w:sz w:val="28"/>
          <w:szCs w:val="28"/>
        </w:rPr>
        <w:t>12.3</w:t>
      </w:r>
      <w:r w:rsidRPr="004B5EBE">
        <w:rPr>
          <w:b/>
          <w:sz w:val="28"/>
          <w:szCs w:val="28"/>
        </w:rPr>
        <w:t xml:space="preserve"> percent</w:t>
      </w:r>
      <w:r>
        <w:rPr>
          <w:sz w:val="28"/>
          <w:szCs w:val="28"/>
        </w:rPr>
        <w:t xml:space="preserve">, compared to </w:t>
      </w:r>
      <w:r>
        <w:rPr>
          <w:b/>
          <w:sz w:val="28"/>
          <w:szCs w:val="28"/>
        </w:rPr>
        <w:t>9.6</w:t>
      </w:r>
      <w:r w:rsidRPr="004B5EBE">
        <w:rPr>
          <w:b/>
          <w:sz w:val="28"/>
          <w:szCs w:val="28"/>
        </w:rPr>
        <w:t xml:space="preserve"> percent </w:t>
      </w:r>
      <w:r>
        <w:rPr>
          <w:sz w:val="28"/>
          <w:szCs w:val="28"/>
        </w:rPr>
        <w:t xml:space="preserve">elsewhere in the United States—a differential that reflects the strong connections Heartland states have with international markets, whether through manufacturing, agriculture, or energy. </w:t>
      </w:r>
      <w:r w:rsidRPr="009814B6">
        <w:rPr>
          <w:sz w:val="28"/>
          <w:szCs w:val="28"/>
        </w:rPr>
        <w:t xml:space="preserve">Overall, </w:t>
      </w:r>
      <w:r>
        <w:rPr>
          <w:sz w:val="28"/>
          <w:szCs w:val="28"/>
        </w:rPr>
        <w:t xml:space="preserve">in fact, </w:t>
      </w:r>
      <w:r w:rsidRPr="007F78C8">
        <w:rPr>
          <w:sz w:val="28"/>
          <w:szCs w:val="28"/>
        </w:rPr>
        <w:t>Heartland states exported $658 billion in goods and services in 2017</w:t>
      </w:r>
      <w:r>
        <w:rPr>
          <w:sz w:val="28"/>
          <w:szCs w:val="28"/>
        </w:rPr>
        <w:t xml:space="preserve">, a 13-percent increase since 2010. </w:t>
      </w:r>
      <w:r w:rsidRPr="00E6319A">
        <w:rPr>
          <w:noProof/>
          <w:sz w:val="28"/>
          <w:szCs w:val="28"/>
        </w:rPr>
        <w:t>This</w:t>
      </w:r>
      <w:r>
        <w:rPr>
          <w:sz w:val="28"/>
          <w:szCs w:val="28"/>
        </w:rPr>
        <w:t xml:space="preserve"> compares with non-Heartland exports of $1.3 trillion in </w:t>
      </w:r>
      <w:r w:rsidRPr="00D86743">
        <w:rPr>
          <w:noProof/>
          <w:sz w:val="28"/>
          <w:szCs w:val="28"/>
        </w:rPr>
        <w:t>2017</w:t>
      </w:r>
      <w:r>
        <w:rPr>
          <w:sz w:val="28"/>
          <w:szCs w:val="28"/>
        </w:rPr>
        <w:t xml:space="preserve"> and an increase of 17 percent since 2010.</w:t>
      </w:r>
    </w:p>
    <w:p w14:paraId="5D3DB631" w14:textId="77777777" w:rsidR="006F0244" w:rsidRDefault="006F0244" w:rsidP="006F0244">
      <w:pPr>
        <w:rPr>
          <w:sz w:val="28"/>
          <w:szCs w:val="28"/>
        </w:rPr>
      </w:pPr>
      <w:r>
        <w:rPr>
          <w:sz w:val="28"/>
          <w:szCs w:val="28"/>
        </w:rPr>
        <w:t xml:space="preserve">At the same time, Heartland states vary significantly </w:t>
      </w:r>
      <w:r w:rsidRPr="001342EC">
        <w:rPr>
          <w:noProof/>
          <w:sz w:val="28"/>
          <w:szCs w:val="28"/>
        </w:rPr>
        <w:t>in terms of</w:t>
      </w:r>
      <w:r>
        <w:rPr>
          <w:sz w:val="28"/>
          <w:szCs w:val="28"/>
        </w:rPr>
        <w:t xml:space="preserve"> both their absolute levels of export output and the shares of their gross state product tied to exporting. </w:t>
      </w:r>
    </w:p>
    <w:p w14:paraId="238358DC" w14:textId="77777777" w:rsidR="006F0244" w:rsidRDefault="006F0244" w:rsidP="006F0244">
      <w:pPr>
        <w:rPr>
          <w:sz w:val="28"/>
          <w:szCs w:val="28"/>
        </w:rPr>
      </w:pPr>
      <w:r w:rsidRPr="00951966">
        <w:rPr>
          <w:b/>
          <w:sz w:val="28"/>
          <w:szCs w:val="28"/>
        </w:rPr>
        <w:t>Illinois</w:t>
      </w:r>
      <w:r>
        <w:rPr>
          <w:sz w:val="28"/>
          <w:szCs w:val="28"/>
        </w:rPr>
        <w:t xml:space="preserve"> produced the most exports in absolute terms, </w:t>
      </w:r>
      <w:r w:rsidRPr="009814B6">
        <w:rPr>
          <w:sz w:val="28"/>
          <w:szCs w:val="28"/>
        </w:rPr>
        <w:t xml:space="preserve">at </w:t>
      </w:r>
      <w:r w:rsidRPr="000F363E">
        <w:rPr>
          <w:sz w:val="28"/>
          <w:szCs w:val="28"/>
        </w:rPr>
        <w:t>$80 billion</w:t>
      </w:r>
      <w:r w:rsidRPr="009814B6">
        <w:rPr>
          <w:sz w:val="28"/>
          <w:szCs w:val="28"/>
        </w:rPr>
        <w:t>,</w:t>
      </w:r>
      <w:r>
        <w:rPr>
          <w:sz w:val="28"/>
          <w:szCs w:val="28"/>
        </w:rPr>
        <w:t xml:space="preserve"> followed by </w:t>
      </w:r>
      <w:r w:rsidRPr="00951966">
        <w:rPr>
          <w:b/>
          <w:sz w:val="28"/>
          <w:szCs w:val="28"/>
        </w:rPr>
        <w:t>Ohio</w:t>
      </w:r>
      <w:r>
        <w:rPr>
          <w:b/>
          <w:sz w:val="28"/>
          <w:szCs w:val="28"/>
        </w:rPr>
        <w:t xml:space="preserve"> </w:t>
      </w:r>
      <w:r>
        <w:rPr>
          <w:sz w:val="28"/>
          <w:szCs w:val="28"/>
        </w:rPr>
        <w:t xml:space="preserve">at $79 billion, </w:t>
      </w:r>
      <w:r w:rsidRPr="00951966">
        <w:rPr>
          <w:b/>
          <w:sz w:val="28"/>
          <w:szCs w:val="28"/>
        </w:rPr>
        <w:t>Michigan</w:t>
      </w:r>
      <w:r>
        <w:rPr>
          <w:sz w:val="28"/>
          <w:szCs w:val="28"/>
        </w:rPr>
        <w:t xml:space="preserve"> at $75 billion, and </w:t>
      </w:r>
      <w:r w:rsidRPr="00951966">
        <w:rPr>
          <w:b/>
          <w:sz w:val="28"/>
          <w:szCs w:val="28"/>
        </w:rPr>
        <w:t>Indiana</w:t>
      </w:r>
      <w:r>
        <w:rPr>
          <w:sz w:val="28"/>
          <w:szCs w:val="28"/>
        </w:rPr>
        <w:t xml:space="preserve"> at $64 billion, demonstrating the impact of advanced manufacturing exports in the eastern Heartland.</w:t>
      </w:r>
    </w:p>
    <w:p w14:paraId="00F4A859" w14:textId="77777777" w:rsidR="006F0244" w:rsidRDefault="006F0244" w:rsidP="006F0244">
      <w:pPr>
        <w:rPr>
          <w:b/>
        </w:rPr>
      </w:pPr>
      <w:r w:rsidRPr="001342EC">
        <w:rPr>
          <w:noProof/>
          <w:sz w:val="28"/>
          <w:szCs w:val="28"/>
        </w:rPr>
        <w:t>In terms of</w:t>
      </w:r>
      <w:r>
        <w:rPr>
          <w:sz w:val="28"/>
          <w:szCs w:val="28"/>
        </w:rPr>
        <w:t xml:space="preserve"> export concentrations, Heartland states significantly outperform the rest of the country. Overall, all but two Heartland states exceeded the non-Heartland </w:t>
      </w:r>
      <w:r w:rsidRPr="000F363E">
        <w:rPr>
          <w:sz w:val="28"/>
          <w:szCs w:val="28"/>
        </w:rPr>
        <w:t xml:space="preserve">average </w:t>
      </w:r>
      <w:r>
        <w:rPr>
          <w:sz w:val="28"/>
          <w:szCs w:val="28"/>
        </w:rPr>
        <w:t xml:space="preserve">for </w:t>
      </w:r>
      <w:r w:rsidRPr="000F363E">
        <w:rPr>
          <w:sz w:val="28"/>
          <w:szCs w:val="28"/>
        </w:rPr>
        <w:t>export</w:t>
      </w:r>
      <w:r>
        <w:rPr>
          <w:sz w:val="28"/>
          <w:szCs w:val="28"/>
        </w:rPr>
        <w:t xml:space="preserve"> concentration. </w:t>
      </w:r>
      <w:r w:rsidRPr="00951966">
        <w:rPr>
          <w:b/>
          <w:sz w:val="28"/>
          <w:szCs w:val="28"/>
        </w:rPr>
        <w:t>Louisiana</w:t>
      </w:r>
      <w:r>
        <w:rPr>
          <w:sz w:val="28"/>
          <w:szCs w:val="28"/>
        </w:rPr>
        <w:t xml:space="preserve"> led the way, with exports accounting for 19.2 percent of gross state product, </w:t>
      </w:r>
      <w:r w:rsidRPr="00E6319A">
        <w:rPr>
          <w:noProof/>
          <w:sz w:val="28"/>
          <w:szCs w:val="28"/>
        </w:rPr>
        <w:t>driven largely</w:t>
      </w:r>
      <w:r>
        <w:rPr>
          <w:sz w:val="28"/>
          <w:szCs w:val="28"/>
        </w:rPr>
        <w:t xml:space="preserve"> by exports of energy and agricultural products. It was followed by </w:t>
      </w:r>
      <w:r w:rsidRPr="00951966">
        <w:rPr>
          <w:b/>
          <w:sz w:val="28"/>
          <w:szCs w:val="28"/>
        </w:rPr>
        <w:t>Indiana</w:t>
      </w:r>
      <w:r>
        <w:rPr>
          <w:sz w:val="28"/>
          <w:szCs w:val="28"/>
        </w:rPr>
        <w:t xml:space="preserve"> at 17.8 percent, with its focus on medical and automotive products, </w:t>
      </w:r>
      <w:r w:rsidRPr="00951966">
        <w:rPr>
          <w:b/>
          <w:sz w:val="28"/>
          <w:szCs w:val="28"/>
        </w:rPr>
        <w:t>Michigan</w:t>
      </w:r>
      <w:r>
        <w:rPr>
          <w:sz w:val="28"/>
          <w:szCs w:val="28"/>
        </w:rPr>
        <w:t xml:space="preserve"> at 14.5 percent, primarily in automotive, and </w:t>
      </w:r>
      <w:r w:rsidRPr="00951966">
        <w:rPr>
          <w:b/>
          <w:sz w:val="28"/>
          <w:szCs w:val="28"/>
        </w:rPr>
        <w:t>Iowa</w:t>
      </w:r>
      <w:r>
        <w:rPr>
          <w:sz w:val="28"/>
          <w:szCs w:val="28"/>
        </w:rPr>
        <w:t xml:space="preserve"> at 14.4 percent, mostly agricultural and agribusiness products.</w:t>
      </w:r>
      <w:r>
        <w:rPr>
          <w:color w:val="FF0000"/>
          <w:sz w:val="28"/>
          <w:szCs w:val="28"/>
        </w:rPr>
        <w:t xml:space="preserve"> </w:t>
      </w:r>
      <w:r>
        <w:rPr>
          <w:sz w:val="28"/>
          <w:szCs w:val="28"/>
        </w:rPr>
        <w:t xml:space="preserve">Such specializations in manufacturing and agriculture are a plus, </w:t>
      </w:r>
      <w:r w:rsidRPr="001342EC">
        <w:rPr>
          <w:noProof/>
          <w:sz w:val="28"/>
          <w:szCs w:val="28"/>
        </w:rPr>
        <w:t>but</w:t>
      </w:r>
      <w:r>
        <w:rPr>
          <w:sz w:val="28"/>
          <w:szCs w:val="28"/>
        </w:rPr>
        <w:t xml:space="preserve"> it bears noting that with them come particular exposure to the ramifications of trade policy changes both at home and abroad.</w:t>
      </w:r>
      <w:r>
        <w:rPr>
          <w:rStyle w:val="EndnoteReference"/>
          <w:sz w:val="28"/>
          <w:szCs w:val="28"/>
        </w:rPr>
        <w:endnoteReference w:id="16"/>
      </w:r>
      <w:r w:rsidRPr="00BD0B13">
        <w:rPr>
          <w:noProof/>
        </w:rPr>
        <w:t xml:space="preserve"> </w:t>
      </w:r>
    </w:p>
    <w:p w14:paraId="1F5ECCDD" w14:textId="77777777" w:rsidR="00DF13FF" w:rsidRPr="001C1000" w:rsidRDefault="00DF13FF" w:rsidP="00DF13FF">
      <w:pPr>
        <w:jc w:val="right"/>
        <w:rPr>
          <w:i/>
          <w:sz w:val="20"/>
          <w:szCs w:val="20"/>
        </w:rPr>
      </w:pPr>
    </w:p>
    <w:p w14:paraId="12E60405" w14:textId="77777777" w:rsidR="00DF13FF" w:rsidRDefault="00DF13FF" w:rsidP="00DF13FF">
      <w:pPr>
        <w:jc w:val="both"/>
        <w:rPr>
          <w:i/>
          <w:sz w:val="20"/>
          <w:szCs w:val="20"/>
        </w:rPr>
      </w:pPr>
      <w:r>
        <w:rPr>
          <w:i/>
          <w:noProof/>
          <w:sz w:val="20"/>
          <w:szCs w:val="20"/>
        </w:rPr>
        <w:lastRenderedPageBreak/>
        <w:drawing>
          <wp:inline distT="0" distB="0" distL="0" distR="0" wp14:anchorId="232EBC7E" wp14:editId="5301E5BE">
            <wp:extent cx="4114800" cy="41754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rtShare_v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4800" cy="4175467"/>
                    </a:xfrm>
                    <a:prstGeom prst="rect">
                      <a:avLst/>
                    </a:prstGeom>
                  </pic:spPr>
                </pic:pic>
              </a:graphicData>
            </a:graphic>
          </wp:inline>
        </w:drawing>
      </w:r>
    </w:p>
    <w:p w14:paraId="1D34DD1B" w14:textId="77777777" w:rsidR="00DF13FF" w:rsidRPr="002E2AA8" w:rsidRDefault="00DF13FF" w:rsidP="00DF13FF">
      <w:pPr>
        <w:jc w:val="both"/>
        <w:rPr>
          <w:rFonts w:ascii="Arial" w:hAnsi="Arial" w:cs="Arial"/>
          <w:i/>
          <w:sz w:val="20"/>
          <w:szCs w:val="20"/>
        </w:rPr>
      </w:pPr>
      <w:r w:rsidRPr="002E2AA8">
        <w:rPr>
          <w:rFonts w:ascii="Arial" w:hAnsi="Arial" w:cs="Arial"/>
          <w:i/>
          <w:sz w:val="20"/>
          <w:szCs w:val="20"/>
        </w:rPr>
        <w:t>Source: Brookings, “Export Monitor 2018,” April 2018</w:t>
      </w:r>
    </w:p>
    <w:p w14:paraId="10130B82" w14:textId="2E52A10E" w:rsidR="00DF13FF" w:rsidRPr="00C55FF5" w:rsidRDefault="002E2AA8" w:rsidP="00DF13FF">
      <w:pPr>
        <w:jc w:val="both"/>
        <w:rPr>
          <w:sz w:val="20"/>
          <w:szCs w:val="20"/>
        </w:rPr>
      </w:pPr>
      <w:r>
        <w:rPr>
          <w:noProof/>
        </w:rPr>
        <w:drawing>
          <wp:inline distT="0" distB="0" distL="0" distR="0" wp14:anchorId="32F96CA1" wp14:editId="1EA79FE4">
            <wp:extent cx="59436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5AD44A1" w14:textId="67AD49FD" w:rsidR="002E2AA8" w:rsidRDefault="002E2AA8">
      <w:pPr>
        <w:rPr>
          <w:noProof/>
        </w:rPr>
      </w:pPr>
      <w:r>
        <w:rPr>
          <w:noProof/>
        </w:rPr>
        <w:br w:type="page"/>
      </w:r>
    </w:p>
    <w:p w14:paraId="46316C8D" w14:textId="77777777" w:rsidR="006A7A59" w:rsidRPr="00EB2494" w:rsidRDefault="006A7A59" w:rsidP="006A7A59">
      <w:pPr>
        <w:pStyle w:val="Heading4"/>
      </w:pPr>
      <w:bookmarkStart w:id="27" w:name="_Toc522092124"/>
      <w:r>
        <w:lastRenderedPageBreak/>
        <w:t>Agriculture</w:t>
      </w:r>
      <w:bookmarkEnd w:id="27"/>
    </w:p>
    <w:p w14:paraId="711E2620" w14:textId="77777777" w:rsidR="006A7A59" w:rsidRDefault="006A7A59" w:rsidP="006A7A59">
      <w:pPr>
        <w:rPr>
          <w:sz w:val="28"/>
          <w:szCs w:val="28"/>
        </w:rPr>
      </w:pPr>
      <w:r>
        <w:rPr>
          <w:sz w:val="28"/>
          <w:szCs w:val="28"/>
        </w:rPr>
        <w:t xml:space="preserve">Agriculture is also an </w:t>
      </w:r>
      <w:r w:rsidRPr="00E6319A">
        <w:rPr>
          <w:noProof/>
          <w:sz w:val="28"/>
          <w:szCs w:val="28"/>
        </w:rPr>
        <w:t>important</w:t>
      </w:r>
      <w:r>
        <w:rPr>
          <w:sz w:val="28"/>
          <w:szCs w:val="28"/>
        </w:rPr>
        <w:t xml:space="preserve"> source of output and </w:t>
      </w:r>
      <w:r w:rsidRPr="00D86743">
        <w:rPr>
          <w:noProof/>
          <w:sz w:val="28"/>
          <w:szCs w:val="28"/>
        </w:rPr>
        <w:t>employment</w:t>
      </w:r>
      <w:r>
        <w:rPr>
          <w:sz w:val="28"/>
          <w:szCs w:val="28"/>
        </w:rPr>
        <w:t xml:space="preserve"> and with them prosperity.</w:t>
      </w:r>
      <w:r>
        <w:rPr>
          <w:rStyle w:val="EndnoteReference"/>
          <w:sz w:val="28"/>
          <w:szCs w:val="28"/>
        </w:rPr>
        <w:endnoteReference w:id="17"/>
      </w:r>
      <w:r>
        <w:rPr>
          <w:sz w:val="28"/>
          <w:szCs w:val="28"/>
        </w:rPr>
        <w:t xml:space="preserve"> While farming itself accounts for around 1 percent of GDP and less than 2 percent of U.S. employment, it forms the basis of a $1 trillion agri-food chain that accounts for some 11 percent of U.S. employment, including as much as 20 percent of rural </w:t>
      </w:r>
      <w:r w:rsidRPr="001342EC">
        <w:rPr>
          <w:noProof/>
          <w:sz w:val="28"/>
          <w:szCs w:val="28"/>
        </w:rPr>
        <w:t>employment</w:t>
      </w:r>
      <w:r>
        <w:rPr>
          <w:sz w:val="28"/>
          <w:szCs w:val="28"/>
        </w:rPr>
        <w:t>.</w:t>
      </w:r>
      <w:r>
        <w:rPr>
          <w:rStyle w:val="EndnoteReference"/>
          <w:sz w:val="28"/>
          <w:szCs w:val="28"/>
        </w:rPr>
        <w:endnoteReference w:id="18"/>
      </w:r>
    </w:p>
    <w:p w14:paraId="2CA98FB7" w14:textId="77777777" w:rsidR="006A7A59" w:rsidRDefault="006A7A59" w:rsidP="006A7A59">
      <w:pPr>
        <w:rPr>
          <w:sz w:val="28"/>
          <w:szCs w:val="28"/>
        </w:rPr>
      </w:pPr>
      <w:r>
        <w:rPr>
          <w:sz w:val="28"/>
          <w:szCs w:val="28"/>
        </w:rPr>
        <w:t xml:space="preserve">The U.S. Heartland anchors this economic engine. In 2016, Heartland states generated nearly </w:t>
      </w:r>
      <w:r w:rsidRPr="00B46D1A">
        <w:rPr>
          <w:b/>
          <w:sz w:val="28"/>
          <w:szCs w:val="28"/>
        </w:rPr>
        <w:t>55 percent</w:t>
      </w:r>
      <w:r>
        <w:rPr>
          <w:sz w:val="28"/>
          <w:szCs w:val="28"/>
        </w:rPr>
        <w:t xml:space="preserve"> of the nation’s agricultural output, a full percentage point increase since 2010. From 2010 to 2016, the Heartland’s </w:t>
      </w:r>
      <w:r w:rsidRPr="00D86743">
        <w:rPr>
          <w:noProof/>
          <w:sz w:val="28"/>
          <w:szCs w:val="28"/>
        </w:rPr>
        <w:t>agrarian</w:t>
      </w:r>
      <w:r>
        <w:rPr>
          <w:noProof/>
          <w:sz w:val="28"/>
          <w:szCs w:val="28"/>
        </w:rPr>
        <w:t xml:space="preserve"> </w:t>
      </w:r>
      <w:r w:rsidRPr="001342EC">
        <w:rPr>
          <w:noProof/>
          <w:sz w:val="28"/>
          <w:szCs w:val="28"/>
        </w:rPr>
        <w:t>output</w:t>
      </w:r>
      <w:r>
        <w:rPr>
          <w:sz w:val="28"/>
          <w:szCs w:val="28"/>
        </w:rPr>
        <w:t xml:space="preserve"> grew by </w:t>
      </w:r>
      <w:r w:rsidRPr="00B46D1A">
        <w:rPr>
          <w:b/>
          <w:sz w:val="28"/>
          <w:szCs w:val="28"/>
        </w:rPr>
        <w:t>1.2 percent</w:t>
      </w:r>
      <w:r>
        <w:rPr>
          <w:sz w:val="28"/>
          <w:szCs w:val="28"/>
        </w:rPr>
        <w:t xml:space="preserve"> per year, over twice as fast as non-Heartland states’ </w:t>
      </w:r>
      <w:r w:rsidRPr="00B46D1A">
        <w:rPr>
          <w:b/>
          <w:sz w:val="28"/>
          <w:szCs w:val="28"/>
        </w:rPr>
        <w:t>0.5 percent</w:t>
      </w:r>
      <w:r>
        <w:rPr>
          <w:sz w:val="28"/>
          <w:szCs w:val="28"/>
        </w:rPr>
        <w:t xml:space="preserve"> annual growth.</w:t>
      </w:r>
    </w:p>
    <w:p w14:paraId="7FFB1D25" w14:textId="77777777" w:rsidR="006A7A59" w:rsidRDefault="006A7A59" w:rsidP="006A7A59">
      <w:pPr>
        <w:rPr>
          <w:sz w:val="28"/>
          <w:szCs w:val="28"/>
        </w:rPr>
      </w:pPr>
      <w:r>
        <w:rPr>
          <w:sz w:val="28"/>
          <w:szCs w:val="28"/>
        </w:rPr>
        <w:t xml:space="preserve">Looking within the Heartland bread basket, states in the northern Heartland are significantly more agriculturally-oriented, which </w:t>
      </w:r>
      <w:r w:rsidRPr="001342EC">
        <w:rPr>
          <w:noProof/>
          <w:sz w:val="28"/>
          <w:szCs w:val="28"/>
        </w:rPr>
        <w:t>is reflected</w:t>
      </w:r>
      <w:r>
        <w:rPr>
          <w:sz w:val="28"/>
          <w:szCs w:val="28"/>
        </w:rPr>
        <w:t xml:space="preserve"> in both agricultural output and growth. </w:t>
      </w:r>
      <w:r w:rsidRPr="00FC63AF">
        <w:rPr>
          <w:b/>
          <w:sz w:val="28"/>
          <w:szCs w:val="28"/>
        </w:rPr>
        <w:t>Iowa</w:t>
      </w:r>
      <w:r>
        <w:rPr>
          <w:sz w:val="28"/>
          <w:szCs w:val="28"/>
        </w:rPr>
        <w:t xml:space="preserve"> leads the Heartland with $29 billion </w:t>
      </w:r>
      <w:r w:rsidRPr="001342EC">
        <w:rPr>
          <w:noProof/>
          <w:sz w:val="28"/>
          <w:szCs w:val="28"/>
        </w:rPr>
        <w:t>in agricultural output</w:t>
      </w:r>
      <w:r>
        <w:rPr>
          <w:sz w:val="28"/>
          <w:szCs w:val="28"/>
        </w:rPr>
        <w:t xml:space="preserve">, accounting for 7.1 percent of the nation’s total agricultural </w:t>
      </w:r>
      <w:r w:rsidRPr="001342EC">
        <w:rPr>
          <w:noProof/>
          <w:sz w:val="28"/>
          <w:szCs w:val="28"/>
        </w:rPr>
        <w:t>output</w:t>
      </w:r>
      <w:r>
        <w:rPr>
          <w:sz w:val="28"/>
          <w:szCs w:val="28"/>
        </w:rPr>
        <w:t xml:space="preserve">. </w:t>
      </w:r>
      <w:r>
        <w:rPr>
          <w:noProof/>
          <w:sz w:val="28"/>
          <w:szCs w:val="28"/>
        </w:rPr>
        <w:t xml:space="preserve">Nebraska follows </w:t>
      </w:r>
      <w:r w:rsidRPr="00D86743">
        <w:rPr>
          <w:noProof/>
          <w:sz w:val="28"/>
          <w:szCs w:val="28"/>
        </w:rPr>
        <w:t>it</w:t>
      </w:r>
      <w:r>
        <w:rPr>
          <w:sz w:val="28"/>
          <w:szCs w:val="28"/>
        </w:rPr>
        <w:t xml:space="preserve"> with $23 billion in output (a national share of 5.7 percent), and </w:t>
      </w:r>
      <w:r w:rsidRPr="00762855">
        <w:rPr>
          <w:b/>
          <w:sz w:val="28"/>
          <w:szCs w:val="28"/>
        </w:rPr>
        <w:t>Minnesota</w:t>
      </w:r>
      <w:r>
        <w:rPr>
          <w:sz w:val="28"/>
          <w:szCs w:val="28"/>
        </w:rPr>
        <w:t xml:space="preserve"> with $19 billion in output (</w:t>
      </w:r>
      <w:r w:rsidRPr="001342EC">
        <w:rPr>
          <w:noProof/>
          <w:sz w:val="28"/>
          <w:szCs w:val="28"/>
        </w:rPr>
        <w:t>a national</w:t>
      </w:r>
      <w:r>
        <w:rPr>
          <w:sz w:val="28"/>
          <w:szCs w:val="28"/>
        </w:rPr>
        <w:t xml:space="preserve"> </w:t>
      </w:r>
      <w:r w:rsidRPr="001342EC">
        <w:rPr>
          <w:noProof/>
          <w:sz w:val="28"/>
          <w:szCs w:val="28"/>
        </w:rPr>
        <w:t>share</w:t>
      </w:r>
      <w:r>
        <w:rPr>
          <w:sz w:val="28"/>
          <w:szCs w:val="28"/>
        </w:rPr>
        <w:t xml:space="preserve"> of 4.6 percent). All three are major corn and soy producers, with Nebraska and Minnesota also producing significant amounts of wheat. Meanwhile, </w:t>
      </w:r>
      <w:r w:rsidRPr="001D3AF6">
        <w:rPr>
          <w:b/>
          <w:sz w:val="28"/>
          <w:szCs w:val="28"/>
        </w:rPr>
        <w:t>Kentucky</w:t>
      </w:r>
      <w:r>
        <w:rPr>
          <w:sz w:val="28"/>
          <w:szCs w:val="28"/>
        </w:rPr>
        <w:t xml:space="preserve"> has seen the fastest growth in the Heartland ag sector since 2010, with an annual growth rate of 3.1 percent, followed by </w:t>
      </w:r>
      <w:r w:rsidRPr="001D3AF6">
        <w:rPr>
          <w:b/>
          <w:sz w:val="28"/>
          <w:szCs w:val="28"/>
        </w:rPr>
        <w:t>Nebraska</w:t>
      </w:r>
      <w:r>
        <w:rPr>
          <w:sz w:val="28"/>
          <w:szCs w:val="28"/>
        </w:rPr>
        <w:t xml:space="preserve"> and </w:t>
      </w:r>
      <w:r w:rsidRPr="001D3AF6">
        <w:rPr>
          <w:b/>
          <w:sz w:val="28"/>
          <w:szCs w:val="28"/>
        </w:rPr>
        <w:t>South</w:t>
      </w:r>
      <w:r>
        <w:rPr>
          <w:sz w:val="28"/>
          <w:szCs w:val="28"/>
        </w:rPr>
        <w:t xml:space="preserve"> </w:t>
      </w:r>
      <w:r w:rsidRPr="00611A83">
        <w:rPr>
          <w:b/>
          <w:sz w:val="28"/>
          <w:szCs w:val="28"/>
        </w:rPr>
        <w:t>Dakota</w:t>
      </w:r>
      <w:r>
        <w:rPr>
          <w:sz w:val="28"/>
          <w:szCs w:val="28"/>
        </w:rPr>
        <w:t xml:space="preserve">, both at 2.7 percent. In all three states, soybean production accounted for the majority of growth in real cash receipts over the period. By contrast, five states, including </w:t>
      </w:r>
      <w:r w:rsidRPr="00A74FEF">
        <w:rPr>
          <w:b/>
          <w:sz w:val="28"/>
          <w:szCs w:val="28"/>
        </w:rPr>
        <w:t>Louisiana</w:t>
      </w:r>
      <w:r>
        <w:rPr>
          <w:sz w:val="28"/>
          <w:szCs w:val="28"/>
        </w:rPr>
        <w:t xml:space="preserve">, </w:t>
      </w:r>
      <w:r w:rsidRPr="00A74FEF">
        <w:rPr>
          <w:b/>
          <w:sz w:val="28"/>
          <w:szCs w:val="28"/>
        </w:rPr>
        <w:t>Mississippi</w:t>
      </w:r>
      <w:r>
        <w:rPr>
          <w:sz w:val="28"/>
          <w:szCs w:val="28"/>
        </w:rPr>
        <w:t xml:space="preserve">, </w:t>
      </w:r>
      <w:r w:rsidRPr="00A74FEF">
        <w:rPr>
          <w:b/>
          <w:sz w:val="28"/>
          <w:szCs w:val="28"/>
        </w:rPr>
        <w:t>Tennessee</w:t>
      </w:r>
      <w:r>
        <w:rPr>
          <w:sz w:val="28"/>
          <w:szCs w:val="28"/>
        </w:rPr>
        <w:t xml:space="preserve">, </w:t>
      </w:r>
      <w:r w:rsidRPr="00A74FEF">
        <w:rPr>
          <w:b/>
          <w:sz w:val="28"/>
          <w:szCs w:val="28"/>
        </w:rPr>
        <w:t>Arkansas</w:t>
      </w:r>
      <w:r>
        <w:rPr>
          <w:sz w:val="28"/>
          <w:szCs w:val="28"/>
        </w:rPr>
        <w:t xml:space="preserve">, and </w:t>
      </w:r>
      <w:r w:rsidRPr="00A74FEF">
        <w:rPr>
          <w:b/>
          <w:sz w:val="28"/>
          <w:szCs w:val="28"/>
        </w:rPr>
        <w:t>Alabama</w:t>
      </w:r>
      <w:r>
        <w:rPr>
          <w:sz w:val="28"/>
          <w:szCs w:val="28"/>
        </w:rPr>
        <w:t xml:space="preserve">, saw negative growth between 2010 and 2016. Falling cash receipts in these states was overwhelming due to contractions in poultry raising and rice and cotton cultivation. </w:t>
      </w:r>
    </w:p>
    <w:p w14:paraId="09E13AA3" w14:textId="5F9A0116" w:rsidR="006F0244" w:rsidRDefault="006A7A59" w:rsidP="006A7A59">
      <w:pPr>
        <w:rPr>
          <w:sz w:val="28"/>
          <w:szCs w:val="28"/>
        </w:rPr>
      </w:pPr>
      <w:r>
        <w:rPr>
          <w:sz w:val="28"/>
          <w:szCs w:val="28"/>
        </w:rPr>
        <w:t>Escalating trade hostilities could impose additional downside risk for Heartland economies.</w:t>
      </w:r>
      <w:r>
        <w:rPr>
          <w:rStyle w:val="EndnoteReference"/>
          <w:sz w:val="28"/>
          <w:szCs w:val="28"/>
        </w:rPr>
        <w:endnoteReference w:id="19"/>
      </w:r>
      <w:r w:rsidR="006F0244">
        <w:rPr>
          <w:sz w:val="28"/>
          <w:szCs w:val="28"/>
        </w:rPr>
        <w:br w:type="page"/>
      </w:r>
    </w:p>
    <w:p w14:paraId="1672178B" w14:textId="0D9947F0" w:rsidR="00DF13FF" w:rsidRDefault="00DF13FF" w:rsidP="00DF13FF">
      <w:pPr>
        <w:rPr>
          <w:b/>
          <w:sz w:val="32"/>
          <w:szCs w:val="32"/>
        </w:rPr>
      </w:pPr>
      <w:r>
        <w:rPr>
          <w:noProof/>
        </w:rPr>
        <w:lastRenderedPageBreak/>
        <w:drawing>
          <wp:inline distT="0" distB="0" distL="0" distR="0" wp14:anchorId="792DC3A0" wp14:editId="6BB6BF91">
            <wp:extent cx="59436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FDE359" w14:textId="77777777" w:rsidR="00DF13FF" w:rsidRDefault="00DF13FF" w:rsidP="00DF13FF">
      <w:pPr>
        <w:rPr>
          <w:b/>
        </w:rPr>
      </w:pPr>
    </w:p>
    <w:p w14:paraId="74079B7B" w14:textId="77777777" w:rsidR="00DF13FF" w:rsidRPr="002A24AE" w:rsidRDefault="00DF13FF" w:rsidP="00DF13FF">
      <w:r>
        <w:rPr>
          <w:noProof/>
        </w:rPr>
        <w:drawing>
          <wp:inline distT="0" distB="0" distL="0" distR="0" wp14:anchorId="5CE013FC" wp14:editId="1B6BA38F">
            <wp:extent cx="59436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D8F72EC" w14:textId="24B79D76" w:rsidR="007A6F4A" w:rsidRDefault="007A6F4A">
      <w:r>
        <w:br w:type="page"/>
      </w:r>
    </w:p>
    <w:p w14:paraId="61789BAB" w14:textId="77777777" w:rsidR="0002335E" w:rsidRPr="00EB2494" w:rsidRDefault="0002335E" w:rsidP="0002335E">
      <w:pPr>
        <w:pStyle w:val="Heading4"/>
      </w:pPr>
      <w:bookmarkStart w:id="28" w:name="_Toc522092125"/>
      <w:r>
        <w:lastRenderedPageBreak/>
        <w:t>Energy</w:t>
      </w:r>
      <w:bookmarkEnd w:id="28"/>
    </w:p>
    <w:p w14:paraId="6AF8C7FC" w14:textId="77777777" w:rsidR="0002335E" w:rsidRDefault="0002335E" w:rsidP="0002335E">
      <w:pPr>
        <w:rPr>
          <w:sz w:val="28"/>
          <w:szCs w:val="28"/>
        </w:rPr>
      </w:pPr>
      <w:r>
        <w:rPr>
          <w:sz w:val="28"/>
          <w:szCs w:val="28"/>
        </w:rPr>
        <w:t xml:space="preserve">Energy development is another facet of the region’s </w:t>
      </w:r>
      <w:r w:rsidRPr="00E6319A">
        <w:rPr>
          <w:noProof/>
          <w:sz w:val="28"/>
          <w:szCs w:val="28"/>
        </w:rPr>
        <w:t>solid</w:t>
      </w:r>
      <w:r>
        <w:rPr>
          <w:sz w:val="28"/>
          <w:szCs w:val="28"/>
        </w:rPr>
        <w:t xml:space="preserve"> presence in the tradeable economy. </w:t>
      </w:r>
    </w:p>
    <w:p w14:paraId="651CF8B8" w14:textId="77777777" w:rsidR="0002335E" w:rsidRDefault="0002335E" w:rsidP="0002335E">
      <w:pPr>
        <w:rPr>
          <w:sz w:val="28"/>
          <w:szCs w:val="28"/>
        </w:rPr>
      </w:pPr>
      <w:r>
        <w:rPr>
          <w:sz w:val="28"/>
          <w:szCs w:val="28"/>
        </w:rPr>
        <w:t xml:space="preserve">In 2016, Heartland states accounted for </w:t>
      </w:r>
      <w:r w:rsidRPr="00045F3C">
        <w:rPr>
          <w:b/>
          <w:sz w:val="28"/>
          <w:szCs w:val="28"/>
        </w:rPr>
        <w:t>30 percent</w:t>
      </w:r>
      <w:r>
        <w:rPr>
          <w:sz w:val="28"/>
          <w:szCs w:val="28"/>
        </w:rPr>
        <w:t xml:space="preserve"> of the nation’s energy production, a slight decline since 2010. The Heartland’s overall energy production grew at an annual rate of </w:t>
      </w:r>
      <w:r w:rsidRPr="00EA4B82">
        <w:rPr>
          <w:b/>
          <w:sz w:val="28"/>
          <w:szCs w:val="28"/>
        </w:rPr>
        <w:t>2.0 percent</w:t>
      </w:r>
      <w:r>
        <w:rPr>
          <w:sz w:val="28"/>
          <w:szCs w:val="28"/>
        </w:rPr>
        <w:t xml:space="preserve"> during that time, meanwhile, but that pace lagged the rest of the nation’s 2.6 percent </w:t>
      </w:r>
      <w:r w:rsidRPr="001342EC">
        <w:rPr>
          <w:noProof/>
          <w:sz w:val="28"/>
          <w:szCs w:val="28"/>
        </w:rPr>
        <w:t>annual</w:t>
      </w:r>
      <w:r>
        <w:rPr>
          <w:sz w:val="28"/>
          <w:szCs w:val="28"/>
        </w:rPr>
        <w:t xml:space="preserve"> growth. </w:t>
      </w:r>
    </w:p>
    <w:p w14:paraId="237E9385" w14:textId="77777777" w:rsidR="0002335E" w:rsidRDefault="0002335E" w:rsidP="0002335E">
      <w:pPr>
        <w:rPr>
          <w:sz w:val="28"/>
          <w:szCs w:val="28"/>
        </w:rPr>
      </w:pPr>
      <w:r>
        <w:rPr>
          <w:sz w:val="28"/>
          <w:szCs w:val="28"/>
        </w:rPr>
        <w:t xml:space="preserve">With that said, key Heartland states have been hotspots of the decade’s energy boom, including renewables. On that front, the Heartland now produces </w:t>
      </w:r>
      <w:r w:rsidRPr="00045F3C">
        <w:rPr>
          <w:b/>
          <w:sz w:val="28"/>
          <w:szCs w:val="28"/>
        </w:rPr>
        <w:t>4</w:t>
      </w:r>
      <w:r>
        <w:rPr>
          <w:b/>
          <w:sz w:val="28"/>
          <w:szCs w:val="28"/>
        </w:rPr>
        <w:t>2</w:t>
      </w:r>
      <w:r w:rsidRPr="00045F3C">
        <w:rPr>
          <w:b/>
          <w:sz w:val="28"/>
          <w:szCs w:val="28"/>
        </w:rPr>
        <w:t xml:space="preserve"> percent</w:t>
      </w:r>
      <w:r>
        <w:rPr>
          <w:sz w:val="28"/>
          <w:szCs w:val="28"/>
        </w:rPr>
        <w:t xml:space="preserve"> of U.S. renewable energy, primarily biofuels, biomass, and wind energy. Since 2010, renewables have seen a </w:t>
      </w:r>
      <w:r w:rsidRPr="00477F04">
        <w:rPr>
          <w:b/>
          <w:sz w:val="28"/>
          <w:szCs w:val="28"/>
        </w:rPr>
        <w:t>3.5 percent</w:t>
      </w:r>
      <w:r>
        <w:rPr>
          <w:sz w:val="28"/>
          <w:szCs w:val="28"/>
        </w:rPr>
        <w:t xml:space="preserve"> annual growth rate in the Heartland, nearly on par with the rest of the nation’s 3.7 percent rate.</w:t>
      </w:r>
    </w:p>
    <w:p w14:paraId="49EE25A4" w14:textId="77777777" w:rsidR="0002335E" w:rsidRDefault="0002335E" w:rsidP="0002335E">
      <w:pPr>
        <w:rPr>
          <w:sz w:val="28"/>
          <w:szCs w:val="28"/>
        </w:rPr>
      </w:pPr>
      <w:r>
        <w:rPr>
          <w:sz w:val="28"/>
          <w:szCs w:val="28"/>
        </w:rPr>
        <w:t xml:space="preserve">States with </w:t>
      </w:r>
      <w:r w:rsidRPr="00E6319A">
        <w:rPr>
          <w:noProof/>
          <w:sz w:val="28"/>
          <w:szCs w:val="28"/>
        </w:rPr>
        <w:t>strong</w:t>
      </w:r>
      <w:r>
        <w:rPr>
          <w:sz w:val="28"/>
          <w:szCs w:val="28"/>
        </w:rPr>
        <w:t xml:space="preserve"> fossil fuel extraction led the Heartland in energy production and growth. </w:t>
      </w:r>
      <w:r w:rsidRPr="00045F3C">
        <w:rPr>
          <w:b/>
          <w:sz w:val="28"/>
          <w:szCs w:val="28"/>
        </w:rPr>
        <w:t>Oklahoma</w:t>
      </w:r>
      <w:r>
        <w:rPr>
          <w:sz w:val="28"/>
          <w:szCs w:val="28"/>
        </w:rPr>
        <w:t xml:space="preserve"> led the way, contributing 5.0 percent of the nation’s overall energy supply, followed by </w:t>
      </w:r>
      <w:r w:rsidRPr="00045F3C">
        <w:rPr>
          <w:b/>
          <w:sz w:val="28"/>
          <w:szCs w:val="28"/>
        </w:rPr>
        <w:t>North Dakota</w:t>
      </w:r>
      <w:r>
        <w:rPr>
          <w:sz w:val="28"/>
          <w:szCs w:val="28"/>
        </w:rPr>
        <w:t xml:space="preserve"> at 4.4 percent. North Dakota’s energy production growth of 19 percent per year between 2010 and 2016 was the fastest among Heartland states. Other rapidly growing </w:t>
      </w:r>
      <w:r w:rsidRPr="001342EC">
        <w:rPr>
          <w:noProof/>
          <w:sz w:val="28"/>
          <w:szCs w:val="28"/>
        </w:rPr>
        <w:t>states</w:t>
      </w:r>
      <w:r>
        <w:rPr>
          <w:sz w:val="28"/>
          <w:szCs w:val="28"/>
        </w:rPr>
        <w:t xml:space="preserve"> have included </w:t>
      </w:r>
      <w:r w:rsidRPr="00045F3C">
        <w:rPr>
          <w:b/>
          <w:sz w:val="28"/>
          <w:szCs w:val="28"/>
        </w:rPr>
        <w:t>Ohio</w:t>
      </w:r>
      <w:r>
        <w:rPr>
          <w:sz w:val="28"/>
          <w:szCs w:val="28"/>
        </w:rPr>
        <w:t xml:space="preserve"> at 15 percent annual growth and </w:t>
      </w:r>
      <w:r w:rsidRPr="00045F3C">
        <w:rPr>
          <w:b/>
          <w:sz w:val="28"/>
          <w:szCs w:val="28"/>
        </w:rPr>
        <w:t>Oklahoma</w:t>
      </w:r>
      <w:r>
        <w:rPr>
          <w:sz w:val="28"/>
          <w:szCs w:val="28"/>
        </w:rPr>
        <w:t xml:space="preserve"> at over 7 percent. All three </w:t>
      </w:r>
      <w:r w:rsidRPr="001342EC">
        <w:rPr>
          <w:noProof/>
          <w:sz w:val="28"/>
          <w:szCs w:val="28"/>
        </w:rPr>
        <w:t>states</w:t>
      </w:r>
      <w:r>
        <w:rPr>
          <w:sz w:val="28"/>
          <w:szCs w:val="28"/>
        </w:rPr>
        <w:t xml:space="preserve"> have become </w:t>
      </w:r>
      <w:r w:rsidRPr="001342EC">
        <w:rPr>
          <w:noProof/>
          <w:sz w:val="28"/>
          <w:szCs w:val="28"/>
        </w:rPr>
        <w:t>major</w:t>
      </w:r>
      <w:r>
        <w:rPr>
          <w:sz w:val="28"/>
          <w:szCs w:val="28"/>
        </w:rPr>
        <w:t xml:space="preserve"> centers of oil and gas production since the start of the “shale revolution” a decade ago. Coal producing states, on the other hand, have suffered, and energy production in </w:t>
      </w:r>
      <w:r w:rsidRPr="005D03EA">
        <w:rPr>
          <w:b/>
          <w:sz w:val="28"/>
          <w:szCs w:val="28"/>
        </w:rPr>
        <w:t>Kentucky</w:t>
      </w:r>
      <w:r>
        <w:rPr>
          <w:sz w:val="28"/>
          <w:szCs w:val="28"/>
        </w:rPr>
        <w:t xml:space="preserve"> has shrunk by nearly 13 percent per year since 2010.</w:t>
      </w:r>
    </w:p>
    <w:p w14:paraId="5026D3A0" w14:textId="77777777" w:rsidR="0002335E" w:rsidRDefault="0002335E" w:rsidP="0002335E">
      <w:pPr>
        <w:rPr>
          <w:sz w:val="28"/>
          <w:szCs w:val="28"/>
        </w:rPr>
      </w:pPr>
      <w:r>
        <w:rPr>
          <w:sz w:val="28"/>
          <w:szCs w:val="28"/>
        </w:rPr>
        <w:t xml:space="preserve">On the renewables front, </w:t>
      </w:r>
      <w:r w:rsidRPr="00CC6D18">
        <w:rPr>
          <w:b/>
          <w:sz w:val="28"/>
          <w:szCs w:val="28"/>
        </w:rPr>
        <w:t>Iowa</w:t>
      </w:r>
      <w:r>
        <w:rPr>
          <w:sz w:val="28"/>
          <w:szCs w:val="28"/>
        </w:rPr>
        <w:t xml:space="preserve"> leads the Heartland with a national share of almost 8 percent, buoyed by the </w:t>
      </w:r>
      <w:r w:rsidRPr="001342EC">
        <w:rPr>
          <w:noProof/>
          <w:sz w:val="28"/>
          <w:szCs w:val="28"/>
        </w:rPr>
        <w:t>production</w:t>
      </w:r>
      <w:r>
        <w:rPr>
          <w:sz w:val="28"/>
          <w:szCs w:val="28"/>
        </w:rPr>
        <w:t xml:space="preserve"> of corn-based biofuels. And several Heartland states have seen rapid growth in </w:t>
      </w:r>
      <w:r w:rsidRPr="001342EC">
        <w:rPr>
          <w:noProof/>
          <w:sz w:val="28"/>
          <w:szCs w:val="28"/>
        </w:rPr>
        <w:t>production</w:t>
      </w:r>
      <w:r>
        <w:rPr>
          <w:sz w:val="28"/>
          <w:szCs w:val="28"/>
        </w:rPr>
        <w:t xml:space="preserve"> of renewables, mostly wind energy, including </w:t>
      </w:r>
      <w:r w:rsidRPr="00CC6D18">
        <w:rPr>
          <w:b/>
          <w:sz w:val="28"/>
          <w:szCs w:val="28"/>
        </w:rPr>
        <w:t>Oklahoma</w:t>
      </w:r>
      <w:r>
        <w:rPr>
          <w:sz w:val="28"/>
          <w:szCs w:val="28"/>
        </w:rPr>
        <w:t xml:space="preserve"> at 17 percent annual growth, and</w:t>
      </w:r>
      <w:r w:rsidRPr="00CC6D18">
        <w:rPr>
          <w:b/>
          <w:sz w:val="28"/>
          <w:szCs w:val="28"/>
        </w:rPr>
        <w:t xml:space="preserve"> Kansas</w:t>
      </w:r>
      <w:r>
        <w:rPr>
          <w:sz w:val="28"/>
          <w:szCs w:val="28"/>
        </w:rPr>
        <w:t xml:space="preserve"> at 12 percent.</w:t>
      </w:r>
    </w:p>
    <w:p w14:paraId="5AA84EEF" w14:textId="77777777" w:rsidR="007A6F4A" w:rsidRDefault="007A6F4A" w:rsidP="007A6F4A">
      <w:pPr>
        <w:rPr>
          <w:b/>
          <w:noProof/>
        </w:rPr>
      </w:pPr>
      <w:r>
        <w:rPr>
          <w:b/>
          <w:noProof/>
        </w:rPr>
        <w:br w:type="page"/>
      </w:r>
    </w:p>
    <w:p w14:paraId="05E911E7" w14:textId="77777777" w:rsidR="007A6F4A" w:rsidRDefault="007A6F4A" w:rsidP="007A6F4A">
      <w:pPr>
        <w:rPr>
          <w:b/>
        </w:rPr>
      </w:pPr>
      <w:r>
        <w:rPr>
          <w:b/>
          <w:noProof/>
        </w:rPr>
        <w:lastRenderedPageBreak/>
        <w:drawing>
          <wp:inline distT="0" distB="0" distL="0" distR="0" wp14:anchorId="76ED1D8E" wp14:editId="0193BE5C">
            <wp:extent cx="4114800" cy="37442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tEnergy_v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4800" cy="3744204"/>
                    </a:xfrm>
                    <a:prstGeom prst="rect">
                      <a:avLst/>
                    </a:prstGeom>
                  </pic:spPr>
                </pic:pic>
              </a:graphicData>
            </a:graphic>
          </wp:inline>
        </w:drawing>
      </w:r>
    </w:p>
    <w:p w14:paraId="59606DAF" w14:textId="77777777" w:rsidR="007A6F4A" w:rsidRPr="00BB502B" w:rsidRDefault="007A6F4A" w:rsidP="007A6F4A">
      <w:pPr>
        <w:rPr>
          <w:i/>
        </w:rPr>
      </w:pPr>
      <w:r w:rsidRPr="00BB502B">
        <w:rPr>
          <w:i/>
        </w:rPr>
        <w:t>Source: Brookings analysis of EIA-SEDS data</w:t>
      </w:r>
    </w:p>
    <w:p w14:paraId="635CB733" w14:textId="6EDD7262" w:rsidR="007A6F4A" w:rsidRPr="0045737E" w:rsidRDefault="00657D9E" w:rsidP="007A6F4A">
      <w:r>
        <w:rPr>
          <w:noProof/>
        </w:rPr>
        <w:drawing>
          <wp:inline distT="0" distB="0" distL="0" distR="0" wp14:anchorId="247BD989" wp14:editId="1E5FF581">
            <wp:extent cx="5953125" cy="3429000"/>
            <wp:effectExtent l="0" t="0" r="9525" b="0"/>
            <wp:docPr id="11" name="Chart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3207C81" w14:textId="61FF9318" w:rsidR="007A6F4A" w:rsidRDefault="007A6F4A">
      <w:r>
        <w:br w:type="page"/>
      </w:r>
    </w:p>
    <w:p w14:paraId="5C5CDB75" w14:textId="77777777" w:rsidR="007A6F4A" w:rsidRDefault="007A6F4A" w:rsidP="007A6F4A">
      <w:pPr>
        <w:rPr>
          <w:b/>
          <w:sz w:val="40"/>
          <w:szCs w:val="40"/>
        </w:rPr>
      </w:pPr>
    </w:p>
    <w:p w14:paraId="73E76EA7" w14:textId="5AE48837" w:rsidR="00794D3B" w:rsidRPr="00850E41" w:rsidRDefault="00794D3B" w:rsidP="00850E41">
      <w:pPr>
        <w:rPr>
          <w:b/>
          <w:color w:val="FF0000"/>
          <w:sz w:val="24"/>
          <w:szCs w:val="24"/>
        </w:rPr>
      </w:pPr>
      <w:r w:rsidRPr="00850E41">
        <w:rPr>
          <w:color w:val="FF0000"/>
          <w:sz w:val="24"/>
          <w:szCs w:val="24"/>
        </w:rPr>
        <w:t>Facing page</w:t>
      </w:r>
    </w:p>
    <w:p w14:paraId="469E67DB" w14:textId="77777777" w:rsidR="0002335E" w:rsidRPr="00493834" w:rsidRDefault="0002335E" w:rsidP="0002335E">
      <w:pPr>
        <w:pStyle w:val="Heading3"/>
      </w:pPr>
      <w:bookmarkStart w:id="29" w:name="_Toc522092126"/>
      <w:r>
        <w:t>Human capital</w:t>
      </w:r>
      <w:bookmarkEnd w:id="29"/>
    </w:p>
    <w:p w14:paraId="46031FFD" w14:textId="77777777" w:rsidR="0002335E" w:rsidRPr="008E1635" w:rsidRDefault="0002335E" w:rsidP="0002335E">
      <w:pPr>
        <w:rPr>
          <w:sz w:val="28"/>
          <w:szCs w:val="28"/>
        </w:rPr>
      </w:pPr>
      <w:r>
        <w:rPr>
          <w:sz w:val="28"/>
          <w:szCs w:val="28"/>
        </w:rPr>
        <w:t xml:space="preserve">The factbook’s indicators depict a region that is struggling to amass the </w:t>
      </w:r>
      <w:r w:rsidRPr="008E1635">
        <w:rPr>
          <w:sz w:val="28"/>
          <w:szCs w:val="28"/>
        </w:rPr>
        <w:t xml:space="preserve">human </w:t>
      </w:r>
      <w:r w:rsidRPr="00E6319A">
        <w:rPr>
          <w:noProof/>
          <w:sz w:val="28"/>
          <w:szCs w:val="28"/>
        </w:rPr>
        <w:t>capital</w:t>
      </w:r>
      <w:r w:rsidRPr="008E1635">
        <w:rPr>
          <w:sz w:val="28"/>
          <w:szCs w:val="28"/>
        </w:rPr>
        <w:t xml:space="preserve"> </w:t>
      </w:r>
      <w:r>
        <w:rPr>
          <w:sz w:val="28"/>
          <w:szCs w:val="28"/>
        </w:rPr>
        <w:t>needed to propel broad-based prosperity.</w:t>
      </w:r>
      <w:r w:rsidRPr="008E1635">
        <w:rPr>
          <w:sz w:val="28"/>
          <w:szCs w:val="28"/>
        </w:rPr>
        <w:t xml:space="preserve"> </w:t>
      </w:r>
    </w:p>
    <w:p w14:paraId="00EF082D" w14:textId="77777777" w:rsidR="0002335E" w:rsidRPr="008E1635" w:rsidRDefault="0002335E" w:rsidP="0002335E">
      <w:pPr>
        <w:rPr>
          <w:sz w:val="28"/>
          <w:szCs w:val="28"/>
        </w:rPr>
      </w:pPr>
      <w:r>
        <w:rPr>
          <w:sz w:val="28"/>
          <w:szCs w:val="28"/>
        </w:rPr>
        <w:t xml:space="preserve">One problem is visible in the factbook’s </w:t>
      </w:r>
      <w:r w:rsidRPr="001342EC">
        <w:rPr>
          <w:noProof/>
          <w:sz w:val="28"/>
          <w:szCs w:val="28"/>
        </w:rPr>
        <w:t>basic</w:t>
      </w:r>
      <w:r>
        <w:rPr>
          <w:sz w:val="28"/>
          <w:szCs w:val="28"/>
        </w:rPr>
        <w:t xml:space="preserve"> population measures which show that the Heartland continues</w:t>
      </w:r>
      <w:r w:rsidRPr="008E1635">
        <w:rPr>
          <w:sz w:val="28"/>
          <w:szCs w:val="28"/>
        </w:rPr>
        <w:t xml:space="preserve"> to grow at a slower rate than the rest of the country</w:t>
      </w:r>
      <w:r>
        <w:rPr>
          <w:sz w:val="28"/>
          <w:szCs w:val="28"/>
        </w:rPr>
        <w:t xml:space="preserve">. This slow-growth trend </w:t>
      </w:r>
      <w:r w:rsidRPr="001342EC">
        <w:rPr>
          <w:noProof/>
          <w:sz w:val="28"/>
          <w:szCs w:val="28"/>
        </w:rPr>
        <w:t>a</w:t>
      </w:r>
      <w:r>
        <w:rPr>
          <w:noProof/>
          <w:sz w:val="28"/>
          <w:szCs w:val="28"/>
        </w:rPr>
        <w:t xml:space="preserve">lso </w:t>
      </w:r>
      <w:r w:rsidRPr="00D86743">
        <w:rPr>
          <w:noProof/>
          <w:sz w:val="28"/>
          <w:szCs w:val="28"/>
        </w:rPr>
        <w:t>applies</w:t>
      </w:r>
      <w:r>
        <w:rPr>
          <w:sz w:val="28"/>
          <w:szCs w:val="28"/>
        </w:rPr>
        <w:t xml:space="preserve"> to</w:t>
      </w:r>
      <w:r w:rsidRPr="008E1635">
        <w:rPr>
          <w:sz w:val="28"/>
          <w:szCs w:val="28"/>
        </w:rPr>
        <w:t xml:space="preserve"> the region’s young adult population</w:t>
      </w:r>
      <w:r>
        <w:rPr>
          <w:sz w:val="28"/>
          <w:szCs w:val="28"/>
        </w:rPr>
        <w:t>, including in-migration. Such trends portend further labor-market limitations.</w:t>
      </w:r>
    </w:p>
    <w:p w14:paraId="6D1962F6" w14:textId="77777777" w:rsidR="0002335E" w:rsidRPr="008E1635" w:rsidRDefault="0002335E" w:rsidP="0002335E">
      <w:pPr>
        <w:rPr>
          <w:sz w:val="28"/>
          <w:szCs w:val="28"/>
        </w:rPr>
      </w:pPr>
      <w:r>
        <w:rPr>
          <w:sz w:val="28"/>
          <w:szCs w:val="28"/>
        </w:rPr>
        <w:t>Also problematic is t</w:t>
      </w:r>
      <w:r w:rsidRPr="008E1635">
        <w:rPr>
          <w:sz w:val="28"/>
          <w:szCs w:val="28"/>
        </w:rPr>
        <w:t xml:space="preserve">he region’s low bachelor’s degree attainment and </w:t>
      </w:r>
      <w:r>
        <w:rPr>
          <w:sz w:val="28"/>
          <w:szCs w:val="28"/>
        </w:rPr>
        <w:t xml:space="preserve">acute </w:t>
      </w:r>
      <w:r w:rsidRPr="008E1635">
        <w:rPr>
          <w:sz w:val="28"/>
          <w:szCs w:val="28"/>
        </w:rPr>
        <w:t xml:space="preserve">racial </w:t>
      </w:r>
      <w:r>
        <w:rPr>
          <w:sz w:val="28"/>
          <w:szCs w:val="28"/>
        </w:rPr>
        <w:t xml:space="preserve">attainment </w:t>
      </w:r>
      <w:r w:rsidRPr="008E1635">
        <w:rPr>
          <w:sz w:val="28"/>
          <w:szCs w:val="28"/>
        </w:rPr>
        <w:t>gaps. Th</w:t>
      </w:r>
      <w:r>
        <w:rPr>
          <w:sz w:val="28"/>
          <w:szCs w:val="28"/>
        </w:rPr>
        <w:t>e</w:t>
      </w:r>
      <w:r w:rsidRPr="008E1635">
        <w:rPr>
          <w:sz w:val="28"/>
          <w:szCs w:val="28"/>
        </w:rPr>
        <w:t>s</w:t>
      </w:r>
      <w:r>
        <w:rPr>
          <w:sz w:val="28"/>
          <w:szCs w:val="28"/>
        </w:rPr>
        <w:t>e</w:t>
      </w:r>
      <w:r w:rsidRPr="008E1635">
        <w:rPr>
          <w:sz w:val="28"/>
          <w:szCs w:val="28"/>
        </w:rPr>
        <w:t xml:space="preserve"> </w:t>
      </w:r>
      <w:r>
        <w:rPr>
          <w:sz w:val="28"/>
          <w:szCs w:val="28"/>
        </w:rPr>
        <w:t>shortfalls are</w:t>
      </w:r>
      <w:r w:rsidRPr="008E1635">
        <w:rPr>
          <w:sz w:val="28"/>
          <w:szCs w:val="28"/>
        </w:rPr>
        <w:t xml:space="preserve"> </w:t>
      </w:r>
      <w:r>
        <w:rPr>
          <w:sz w:val="28"/>
          <w:szCs w:val="28"/>
        </w:rPr>
        <w:t>likely central factors in</w:t>
      </w:r>
      <w:r w:rsidRPr="008E1635">
        <w:rPr>
          <w:sz w:val="28"/>
          <w:szCs w:val="28"/>
        </w:rPr>
        <w:t xml:space="preserve"> the </w:t>
      </w:r>
      <w:r w:rsidRPr="001342EC">
        <w:rPr>
          <w:noProof/>
          <w:sz w:val="28"/>
          <w:szCs w:val="28"/>
        </w:rPr>
        <w:t>large</w:t>
      </w:r>
      <w:r w:rsidRPr="008E1635">
        <w:rPr>
          <w:sz w:val="28"/>
          <w:szCs w:val="28"/>
        </w:rPr>
        <w:t xml:space="preserve"> and persistent income gap between Heartland residents and </w:t>
      </w:r>
      <w:r>
        <w:rPr>
          <w:sz w:val="28"/>
          <w:szCs w:val="28"/>
        </w:rPr>
        <w:t>those elsewhere</w:t>
      </w:r>
      <w:r w:rsidRPr="008E1635">
        <w:rPr>
          <w:sz w:val="28"/>
          <w:szCs w:val="28"/>
        </w:rPr>
        <w:t>.</w:t>
      </w:r>
      <w:r>
        <w:rPr>
          <w:sz w:val="28"/>
          <w:szCs w:val="28"/>
        </w:rPr>
        <w:t xml:space="preserve"> Such education and racial challenges also likely exacerbate the region’s </w:t>
      </w:r>
      <w:r w:rsidRPr="008E1635">
        <w:rPr>
          <w:sz w:val="28"/>
          <w:szCs w:val="28"/>
        </w:rPr>
        <w:t xml:space="preserve">crisis of male labor force involvement. </w:t>
      </w:r>
      <w:r>
        <w:rPr>
          <w:sz w:val="28"/>
          <w:szCs w:val="28"/>
        </w:rPr>
        <w:t>Alongside these economic struggles</w:t>
      </w:r>
      <w:r w:rsidRPr="008E1635">
        <w:rPr>
          <w:sz w:val="28"/>
          <w:szCs w:val="28"/>
        </w:rPr>
        <w:t xml:space="preserve"> is the growing opioid addiction crisis, which has </w:t>
      </w:r>
      <w:r w:rsidRPr="001342EC">
        <w:rPr>
          <w:noProof/>
          <w:sz w:val="28"/>
          <w:szCs w:val="28"/>
        </w:rPr>
        <w:t>heavily</w:t>
      </w:r>
      <w:r w:rsidRPr="008E1635">
        <w:rPr>
          <w:sz w:val="28"/>
          <w:szCs w:val="28"/>
        </w:rPr>
        <w:t xml:space="preserve"> impacted several </w:t>
      </w:r>
      <w:r>
        <w:rPr>
          <w:sz w:val="28"/>
          <w:szCs w:val="28"/>
        </w:rPr>
        <w:t xml:space="preserve">Heartland </w:t>
      </w:r>
      <w:r w:rsidRPr="008E1635">
        <w:rPr>
          <w:sz w:val="28"/>
          <w:szCs w:val="28"/>
        </w:rPr>
        <w:t xml:space="preserve">states, including </w:t>
      </w:r>
      <w:r>
        <w:rPr>
          <w:sz w:val="28"/>
          <w:szCs w:val="28"/>
        </w:rPr>
        <w:t>Alabama, Arkansas</w:t>
      </w:r>
      <w:r w:rsidRPr="008E1635">
        <w:rPr>
          <w:sz w:val="28"/>
          <w:szCs w:val="28"/>
        </w:rPr>
        <w:t xml:space="preserve">, </w:t>
      </w:r>
      <w:r>
        <w:rPr>
          <w:sz w:val="28"/>
          <w:szCs w:val="28"/>
        </w:rPr>
        <w:t xml:space="preserve">Kentucky, Ohio, </w:t>
      </w:r>
      <w:r w:rsidRPr="008E1635">
        <w:rPr>
          <w:sz w:val="28"/>
          <w:szCs w:val="28"/>
        </w:rPr>
        <w:t>and Tennessee.</w:t>
      </w:r>
    </w:p>
    <w:p w14:paraId="01F6758D" w14:textId="77777777" w:rsidR="0002335E" w:rsidRPr="008E1635" w:rsidRDefault="0002335E" w:rsidP="0002335E">
      <w:pPr>
        <w:rPr>
          <w:sz w:val="28"/>
          <w:szCs w:val="28"/>
        </w:rPr>
      </w:pPr>
      <w:r>
        <w:rPr>
          <w:sz w:val="28"/>
          <w:szCs w:val="28"/>
        </w:rPr>
        <w:t>“T</w:t>
      </w:r>
      <w:r w:rsidRPr="008E1635">
        <w:rPr>
          <w:sz w:val="28"/>
          <w:szCs w:val="28"/>
        </w:rPr>
        <w:t xml:space="preserve">he </w:t>
      </w:r>
      <w:r>
        <w:rPr>
          <w:sz w:val="28"/>
          <w:szCs w:val="28"/>
        </w:rPr>
        <w:t xml:space="preserve">State of the Heartland: Factbook 2018” points to the </w:t>
      </w:r>
      <w:r w:rsidRPr="001342EC">
        <w:rPr>
          <w:noProof/>
          <w:sz w:val="28"/>
          <w:szCs w:val="28"/>
        </w:rPr>
        <w:t>significant</w:t>
      </w:r>
      <w:r>
        <w:rPr>
          <w:sz w:val="28"/>
          <w:szCs w:val="28"/>
        </w:rPr>
        <w:t xml:space="preserve"> need to raise the region’s stock of human capital. D</w:t>
      </w:r>
      <w:r w:rsidRPr="008E1635">
        <w:rPr>
          <w:sz w:val="28"/>
          <w:szCs w:val="28"/>
        </w:rPr>
        <w:t xml:space="preserve">oing so would help the Heartland make </w:t>
      </w:r>
      <w:r w:rsidRPr="001342EC">
        <w:rPr>
          <w:noProof/>
          <w:sz w:val="28"/>
          <w:szCs w:val="28"/>
        </w:rPr>
        <w:t>significant</w:t>
      </w:r>
      <w:r w:rsidRPr="008E1635">
        <w:rPr>
          <w:sz w:val="28"/>
          <w:szCs w:val="28"/>
        </w:rPr>
        <w:t xml:space="preserve"> gains in the coming years.</w:t>
      </w:r>
    </w:p>
    <w:p w14:paraId="24BADCB5" w14:textId="11B77C58" w:rsidR="007A6F4A" w:rsidRDefault="007A6F4A">
      <w:r>
        <w:br w:type="page"/>
      </w:r>
    </w:p>
    <w:p w14:paraId="3D748655" w14:textId="77777777" w:rsidR="0002335E" w:rsidRPr="00EB2494" w:rsidRDefault="0002335E" w:rsidP="0002335E">
      <w:pPr>
        <w:pStyle w:val="Heading4"/>
      </w:pPr>
      <w:bookmarkStart w:id="30" w:name="_Toc522092127"/>
      <w:r>
        <w:lastRenderedPageBreak/>
        <w:t>Population</w:t>
      </w:r>
      <w:bookmarkEnd w:id="30"/>
    </w:p>
    <w:p w14:paraId="3A524CBC" w14:textId="77777777" w:rsidR="0002335E" w:rsidRDefault="0002335E" w:rsidP="0002335E">
      <w:pPr>
        <w:rPr>
          <w:sz w:val="28"/>
          <w:szCs w:val="28"/>
        </w:rPr>
      </w:pPr>
      <w:r>
        <w:rPr>
          <w:sz w:val="28"/>
          <w:szCs w:val="28"/>
        </w:rPr>
        <w:t>Sustainable population growth, particularly of working-age individuals, strengthens a region’s labor supply, consumer demand, and tax revenue. Population growth can also be a sign of state or local success, as people want to move to areas offering more desirable economic opportunities and consumer options.</w:t>
      </w:r>
    </w:p>
    <w:p w14:paraId="0256AAAF" w14:textId="77777777" w:rsidR="0002335E" w:rsidRDefault="0002335E" w:rsidP="0002335E">
      <w:pPr>
        <w:rPr>
          <w:sz w:val="28"/>
          <w:szCs w:val="28"/>
        </w:rPr>
      </w:pPr>
      <w:r>
        <w:rPr>
          <w:sz w:val="28"/>
          <w:szCs w:val="28"/>
        </w:rPr>
        <w:t xml:space="preserve">In 2017, </w:t>
      </w:r>
      <w:r w:rsidRPr="00086F49">
        <w:rPr>
          <w:b/>
          <w:sz w:val="28"/>
          <w:szCs w:val="28"/>
        </w:rPr>
        <w:t>96.7 million</w:t>
      </w:r>
      <w:r>
        <w:rPr>
          <w:sz w:val="28"/>
          <w:szCs w:val="28"/>
        </w:rPr>
        <w:t xml:space="preserve"> people lived in the Heartland, accounting for </w:t>
      </w:r>
      <w:r w:rsidRPr="00086F49">
        <w:rPr>
          <w:b/>
          <w:sz w:val="28"/>
          <w:szCs w:val="28"/>
        </w:rPr>
        <w:t>30.3 percent</w:t>
      </w:r>
      <w:r>
        <w:rPr>
          <w:sz w:val="28"/>
          <w:szCs w:val="28"/>
        </w:rPr>
        <w:t xml:space="preserve"> of the nation’s population. Since 2010, however, the Heartland’s population has increased by just less than </w:t>
      </w:r>
      <w:r w:rsidRPr="00086F49">
        <w:rPr>
          <w:b/>
          <w:sz w:val="28"/>
          <w:szCs w:val="28"/>
        </w:rPr>
        <w:t>2.2 million</w:t>
      </w:r>
      <w:r>
        <w:rPr>
          <w:sz w:val="28"/>
          <w:szCs w:val="28"/>
        </w:rPr>
        <w:t xml:space="preserve">, for an annual growth rate of </w:t>
      </w:r>
      <w:r w:rsidRPr="00086F49">
        <w:rPr>
          <w:b/>
          <w:sz w:val="28"/>
          <w:szCs w:val="28"/>
        </w:rPr>
        <w:t>0.3 percent</w:t>
      </w:r>
      <w:r>
        <w:rPr>
          <w:sz w:val="28"/>
          <w:szCs w:val="28"/>
        </w:rPr>
        <w:t xml:space="preserve">. Meanwhile, the rest of the country grew faster—by 14.2 million people during that time, </w:t>
      </w:r>
      <w:r w:rsidRPr="00E6319A">
        <w:rPr>
          <w:noProof/>
          <w:sz w:val="28"/>
          <w:szCs w:val="28"/>
        </w:rPr>
        <w:t>an annual</w:t>
      </w:r>
      <w:r>
        <w:rPr>
          <w:sz w:val="28"/>
          <w:szCs w:val="28"/>
        </w:rPr>
        <w:t xml:space="preserve"> growth rate of 0.9 percent.</w:t>
      </w:r>
    </w:p>
    <w:p w14:paraId="51DE9BA5" w14:textId="77777777" w:rsidR="0002335E" w:rsidRDefault="0002335E" w:rsidP="0002335E">
      <w:pPr>
        <w:rPr>
          <w:sz w:val="28"/>
          <w:szCs w:val="28"/>
        </w:rPr>
      </w:pPr>
      <w:r>
        <w:rPr>
          <w:sz w:val="28"/>
          <w:szCs w:val="28"/>
        </w:rPr>
        <w:t xml:space="preserve">Heartland states vary widely in total population. </w:t>
      </w:r>
      <w:r w:rsidRPr="000F0581">
        <w:rPr>
          <w:b/>
          <w:sz w:val="28"/>
          <w:szCs w:val="28"/>
        </w:rPr>
        <w:t>Illinois</w:t>
      </w:r>
      <w:r>
        <w:rPr>
          <w:sz w:val="28"/>
          <w:szCs w:val="28"/>
        </w:rPr>
        <w:t xml:space="preserve"> ranks first in the Heartland and sixth </w:t>
      </w:r>
      <w:r w:rsidRPr="001342EC">
        <w:rPr>
          <w:noProof/>
          <w:sz w:val="28"/>
          <w:szCs w:val="28"/>
        </w:rPr>
        <w:t>nationwide</w:t>
      </w:r>
      <w:r>
        <w:rPr>
          <w:sz w:val="28"/>
          <w:szCs w:val="28"/>
        </w:rPr>
        <w:t xml:space="preserve"> in total population, with 12.8 million people. However, it has seen the slowest growth in the Heartland during that time, with a population </w:t>
      </w:r>
      <w:r w:rsidRPr="00CF5ECC">
        <w:rPr>
          <w:i/>
          <w:sz w:val="28"/>
          <w:szCs w:val="28"/>
        </w:rPr>
        <w:t>decrease</w:t>
      </w:r>
      <w:r>
        <w:rPr>
          <w:sz w:val="28"/>
          <w:szCs w:val="28"/>
        </w:rPr>
        <w:t xml:space="preserve"> of 40,000 people, nearly 34,000 of which occurred between 2016 and 2017 alone. </w:t>
      </w:r>
      <w:r w:rsidRPr="000F0581">
        <w:rPr>
          <w:b/>
          <w:sz w:val="28"/>
          <w:szCs w:val="28"/>
        </w:rPr>
        <w:t>Ohio</w:t>
      </w:r>
      <w:r>
        <w:rPr>
          <w:sz w:val="28"/>
          <w:szCs w:val="28"/>
        </w:rPr>
        <w:t xml:space="preserve"> is the second largest state in the Heartland, with 11.7 million people, and has seen </w:t>
      </w:r>
      <w:r w:rsidRPr="00D86743">
        <w:rPr>
          <w:noProof/>
          <w:sz w:val="28"/>
          <w:szCs w:val="28"/>
        </w:rPr>
        <w:t>slight</w:t>
      </w:r>
      <w:r>
        <w:rPr>
          <w:sz w:val="28"/>
          <w:szCs w:val="28"/>
        </w:rPr>
        <w:t xml:space="preserve"> annual growth of 0.1 percent since 2010. </w:t>
      </w:r>
      <w:r w:rsidRPr="00FA2F06">
        <w:rPr>
          <w:b/>
          <w:sz w:val="28"/>
          <w:szCs w:val="28"/>
        </w:rPr>
        <w:t>North Dakota</w:t>
      </w:r>
      <w:r>
        <w:rPr>
          <w:sz w:val="28"/>
          <w:szCs w:val="28"/>
        </w:rPr>
        <w:t xml:space="preserve"> has seen the fastest population increase in the Heartland since 2010, and third fastest in the U.S., with an </w:t>
      </w:r>
      <w:r w:rsidRPr="001342EC">
        <w:rPr>
          <w:noProof/>
          <w:sz w:val="28"/>
          <w:szCs w:val="28"/>
        </w:rPr>
        <w:t>annual</w:t>
      </w:r>
      <w:r>
        <w:rPr>
          <w:sz w:val="28"/>
          <w:szCs w:val="28"/>
        </w:rPr>
        <w:t xml:space="preserve"> population growth of 1.6 percent. However, it did not see any population growth between 2016 and 2017, likely linked to the state’s slowdown in oil production. </w:t>
      </w:r>
      <w:r w:rsidRPr="00FA2F06">
        <w:rPr>
          <w:b/>
          <w:sz w:val="28"/>
          <w:szCs w:val="28"/>
        </w:rPr>
        <w:t>South Dakota</w:t>
      </w:r>
      <w:r>
        <w:rPr>
          <w:sz w:val="28"/>
          <w:szCs w:val="28"/>
        </w:rPr>
        <w:t xml:space="preserve"> ranks second in the Heartland, with annual </w:t>
      </w:r>
      <w:r w:rsidRPr="001342EC">
        <w:rPr>
          <w:noProof/>
          <w:sz w:val="28"/>
          <w:szCs w:val="28"/>
        </w:rPr>
        <w:t>growth</w:t>
      </w:r>
      <w:r>
        <w:rPr>
          <w:sz w:val="28"/>
          <w:szCs w:val="28"/>
        </w:rPr>
        <w:t xml:space="preserve"> of 0.9 percent. Both </w:t>
      </w:r>
      <w:r w:rsidRPr="001342EC">
        <w:rPr>
          <w:noProof/>
          <w:sz w:val="28"/>
          <w:szCs w:val="28"/>
        </w:rPr>
        <w:t>states</w:t>
      </w:r>
      <w:r>
        <w:rPr>
          <w:sz w:val="28"/>
          <w:szCs w:val="28"/>
        </w:rPr>
        <w:t xml:space="preserve"> are relatively small, with fewer than one million people, but </w:t>
      </w:r>
      <w:r w:rsidRPr="001342EC">
        <w:rPr>
          <w:noProof/>
          <w:sz w:val="28"/>
          <w:szCs w:val="28"/>
        </w:rPr>
        <w:t>are buoyed</w:t>
      </w:r>
      <w:r>
        <w:rPr>
          <w:sz w:val="28"/>
          <w:szCs w:val="28"/>
        </w:rPr>
        <w:t xml:space="preserve"> by </w:t>
      </w:r>
      <w:r w:rsidRPr="001342EC">
        <w:rPr>
          <w:noProof/>
          <w:sz w:val="28"/>
          <w:szCs w:val="28"/>
        </w:rPr>
        <w:t>strong</w:t>
      </w:r>
      <w:r>
        <w:rPr>
          <w:sz w:val="28"/>
          <w:szCs w:val="28"/>
        </w:rPr>
        <w:t xml:space="preserve"> job growth in the past decade stemming from opportunities in booming oil and gas industries.</w:t>
      </w:r>
    </w:p>
    <w:p w14:paraId="071A5CC4" w14:textId="77777777" w:rsidR="007A6F4A" w:rsidRDefault="007A6F4A" w:rsidP="007A6F4A">
      <w:pPr>
        <w:rPr>
          <w:sz w:val="28"/>
          <w:szCs w:val="28"/>
        </w:rPr>
      </w:pPr>
      <w:r>
        <w:rPr>
          <w:sz w:val="28"/>
          <w:szCs w:val="28"/>
        </w:rPr>
        <w:br w:type="page"/>
      </w:r>
    </w:p>
    <w:p w14:paraId="19658054" w14:textId="77777777" w:rsidR="007A6F4A" w:rsidRDefault="007A6F4A" w:rsidP="007A6F4A">
      <w:pPr>
        <w:rPr>
          <w:sz w:val="28"/>
          <w:szCs w:val="28"/>
        </w:rPr>
      </w:pPr>
      <w:r>
        <w:rPr>
          <w:noProof/>
          <w:sz w:val="28"/>
          <w:szCs w:val="28"/>
        </w:rPr>
        <w:lastRenderedPageBreak/>
        <w:drawing>
          <wp:inline distT="0" distB="0" distL="0" distR="0" wp14:anchorId="28649D76" wp14:editId="36F97071">
            <wp:extent cx="4114800" cy="37442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ulation_v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4800" cy="3744204"/>
                    </a:xfrm>
                    <a:prstGeom prst="rect">
                      <a:avLst/>
                    </a:prstGeom>
                  </pic:spPr>
                </pic:pic>
              </a:graphicData>
            </a:graphic>
          </wp:inline>
        </w:drawing>
      </w:r>
    </w:p>
    <w:p w14:paraId="65F8E809" w14:textId="77777777" w:rsidR="007A6F4A" w:rsidRDefault="007A6F4A" w:rsidP="007A6F4A">
      <w:pPr>
        <w:rPr>
          <w:i/>
          <w:szCs w:val="28"/>
        </w:rPr>
      </w:pPr>
      <w:r w:rsidRPr="002E0450">
        <w:rPr>
          <w:i/>
          <w:szCs w:val="28"/>
        </w:rPr>
        <w:t>Source: Brookings analysis of Census-PEP data</w:t>
      </w:r>
    </w:p>
    <w:tbl>
      <w:tblPr>
        <w:tblW w:w="4440" w:type="dxa"/>
        <w:jc w:val="right"/>
        <w:tblLook w:val="04A0" w:firstRow="1" w:lastRow="0" w:firstColumn="1" w:lastColumn="0" w:noHBand="0" w:noVBand="1"/>
      </w:tblPr>
      <w:tblGrid>
        <w:gridCol w:w="1600"/>
        <w:gridCol w:w="1760"/>
        <w:gridCol w:w="1080"/>
      </w:tblGrid>
      <w:tr w:rsidR="007A6F4A" w:rsidRPr="002E0450" w14:paraId="6A67C41B" w14:textId="77777777" w:rsidTr="00F44422">
        <w:trPr>
          <w:trHeight w:val="72"/>
          <w:jc w:val="right"/>
        </w:trPr>
        <w:tc>
          <w:tcPr>
            <w:tcW w:w="1600" w:type="dxa"/>
            <w:tcBorders>
              <w:top w:val="nil"/>
              <w:left w:val="nil"/>
              <w:bottom w:val="nil"/>
              <w:right w:val="nil"/>
            </w:tcBorders>
            <w:shd w:val="clear" w:color="auto" w:fill="auto"/>
            <w:hideMark/>
          </w:tcPr>
          <w:p w14:paraId="18EA9317" w14:textId="77777777" w:rsidR="007A6F4A" w:rsidRPr="002E0450" w:rsidRDefault="007A6F4A" w:rsidP="00F44422">
            <w:pPr>
              <w:spacing w:after="0" w:line="240" w:lineRule="auto"/>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Name</w:t>
            </w:r>
          </w:p>
        </w:tc>
        <w:tc>
          <w:tcPr>
            <w:tcW w:w="1760" w:type="dxa"/>
            <w:tcBorders>
              <w:top w:val="nil"/>
              <w:left w:val="nil"/>
              <w:bottom w:val="nil"/>
              <w:right w:val="nil"/>
            </w:tcBorders>
            <w:shd w:val="clear" w:color="auto" w:fill="auto"/>
            <w:hideMark/>
          </w:tcPr>
          <w:p w14:paraId="7A198975"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Total population, 2017</w:t>
            </w:r>
          </w:p>
        </w:tc>
        <w:tc>
          <w:tcPr>
            <w:tcW w:w="1080" w:type="dxa"/>
            <w:tcBorders>
              <w:top w:val="nil"/>
              <w:left w:val="nil"/>
              <w:bottom w:val="nil"/>
              <w:right w:val="nil"/>
            </w:tcBorders>
            <w:shd w:val="clear" w:color="auto" w:fill="auto"/>
            <w:hideMark/>
          </w:tcPr>
          <w:p w14:paraId="40BB3EDF"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CAGR,</w:t>
            </w:r>
            <w:r w:rsidRPr="002E0450">
              <w:rPr>
                <w:rFonts w:ascii="Calibri" w:eastAsia="Times New Roman" w:hAnsi="Calibri" w:cs="Times New Roman"/>
                <w:b/>
                <w:bCs/>
                <w:color w:val="000000"/>
                <w:sz w:val="20"/>
                <w:szCs w:val="20"/>
              </w:rPr>
              <w:br/>
              <w:t>10-17</w:t>
            </w:r>
          </w:p>
        </w:tc>
      </w:tr>
      <w:tr w:rsidR="006A7A66" w:rsidRPr="002E0450" w14:paraId="2562E977" w14:textId="77777777" w:rsidTr="00F44422">
        <w:trPr>
          <w:trHeight w:val="72"/>
          <w:jc w:val="right"/>
        </w:trPr>
        <w:tc>
          <w:tcPr>
            <w:tcW w:w="1600" w:type="dxa"/>
            <w:tcBorders>
              <w:top w:val="nil"/>
              <w:left w:val="nil"/>
              <w:bottom w:val="nil"/>
              <w:right w:val="nil"/>
            </w:tcBorders>
            <w:shd w:val="clear" w:color="auto" w:fill="auto"/>
            <w:noWrap/>
            <w:hideMark/>
          </w:tcPr>
          <w:p w14:paraId="29DB2A82"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North Dakota</w:t>
            </w:r>
          </w:p>
        </w:tc>
        <w:tc>
          <w:tcPr>
            <w:tcW w:w="1760" w:type="dxa"/>
            <w:tcBorders>
              <w:top w:val="nil"/>
              <w:left w:val="nil"/>
              <w:bottom w:val="nil"/>
              <w:right w:val="nil"/>
            </w:tcBorders>
            <w:shd w:val="clear" w:color="auto" w:fill="auto"/>
            <w:noWrap/>
            <w:hideMark/>
          </w:tcPr>
          <w:p w14:paraId="57FA89E1" w14:textId="03123BC6"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755,000</w:t>
            </w:r>
          </w:p>
        </w:tc>
        <w:tc>
          <w:tcPr>
            <w:tcW w:w="1080" w:type="dxa"/>
            <w:tcBorders>
              <w:top w:val="nil"/>
              <w:left w:val="nil"/>
              <w:bottom w:val="nil"/>
              <w:right w:val="nil"/>
            </w:tcBorders>
            <w:shd w:val="clear" w:color="auto" w:fill="auto"/>
            <w:noWrap/>
            <w:hideMark/>
          </w:tcPr>
          <w:p w14:paraId="41884F9C"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1.6%</w:t>
            </w:r>
          </w:p>
        </w:tc>
      </w:tr>
      <w:tr w:rsidR="006A7A66" w:rsidRPr="002E0450" w14:paraId="479A7DB9" w14:textId="77777777" w:rsidTr="00F44422">
        <w:trPr>
          <w:trHeight w:val="72"/>
          <w:jc w:val="right"/>
        </w:trPr>
        <w:tc>
          <w:tcPr>
            <w:tcW w:w="1600" w:type="dxa"/>
            <w:tcBorders>
              <w:top w:val="nil"/>
              <w:left w:val="nil"/>
              <w:bottom w:val="nil"/>
              <w:right w:val="nil"/>
            </w:tcBorders>
            <w:shd w:val="clear" w:color="auto" w:fill="auto"/>
            <w:noWrap/>
            <w:hideMark/>
          </w:tcPr>
          <w:p w14:paraId="5EA3533E"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South Dakota</w:t>
            </w:r>
          </w:p>
        </w:tc>
        <w:tc>
          <w:tcPr>
            <w:tcW w:w="1760" w:type="dxa"/>
            <w:tcBorders>
              <w:top w:val="nil"/>
              <w:left w:val="nil"/>
              <w:bottom w:val="nil"/>
              <w:right w:val="nil"/>
            </w:tcBorders>
            <w:shd w:val="clear" w:color="auto" w:fill="auto"/>
            <w:noWrap/>
            <w:hideMark/>
          </w:tcPr>
          <w:p w14:paraId="3ABD69A2" w14:textId="24F09AAF"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870,000</w:t>
            </w:r>
          </w:p>
        </w:tc>
        <w:tc>
          <w:tcPr>
            <w:tcW w:w="1080" w:type="dxa"/>
            <w:tcBorders>
              <w:top w:val="nil"/>
              <w:left w:val="nil"/>
              <w:bottom w:val="nil"/>
              <w:right w:val="nil"/>
            </w:tcBorders>
            <w:shd w:val="clear" w:color="auto" w:fill="auto"/>
            <w:noWrap/>
            <w:hideMark/>
          </w:tcPr>
          <w:p w14:paraId="0F8A4C36"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0.9%</w:t>
            </w:r>
          </w:p>
        </w:tc>
      </w:tr>
      <w:tr w:rsidR="006A7A66" w:rsidRPr="002E0450" w14:paraId="359B32BB" w14:textId="77777777" w:rsidTr="00F44422">
        <w:trPr>
          <w:trHeight w:val="72"/>
          <w:jc w:val="right"/>
        </w:trPr>
        <w:tc>
          <w:tcPr>
            <w:tcW w:w="1600" w:type="dxa"/>
            <w:tcBorders>
              <w:top w:val="nil"/>
              <w:left w:val="nil"/>
              <w:bottom w:val="nil"/>
              <w:right w:val="nil"/>
            </w:tcBorders>
            <w:shd w:val="clear" w:color="auto" w:fill="auto"/>
            <w:noWrap/>
            <w:hideMark/>
          </w:tcPr>
          <w:p w14:paraId="0CD5EE56"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Tennessee</w:t>
            </w:r>
          </w:p>
        </w:tc>
        <w:tc>
          <w:tcPr>
            <w:tcW w:w="1760" w:type="dxa"/>
            <w:tcBorders>
              <w:top w:val="nil"/>
              <w:left w:val="nil"/>
              <w:bottom w:val="nil"/>
              <w:right w:val="nil"/>
            </w:tcBorders>
            <w:shd w:val="clear" w:color="auto" w:fill="auto"/>
            <w:noWrap/>
            <w:hideMark/>
          </w:tcPr>
          <w:p w14:paraId="062521B4" w14:textId="4CF80DF9"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6,716,000</w:t>
            </w:r>
          </w:p>
        </w:tc>
        <w:tc>
          <w:tcPr>
            <w:tcW w:w="1080" w:type="dxa"/>
            <w:tcBorders>
              <w:top w:val="nil"/>
              <w:left w:val="nil"/>
              <w:bottom w:val="nil"/>
              <w:right w:val="nil"/>
            </w:tcBorders>
            <w:shd w:val="clear" w:color="auto" w:fill="auto"/>
            <w:noWrap/>
            <w:hideMark/>
          </w:tcPr>
          <w:p w14:paraId="598A9C4E"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0.8%</w:t>
            </w:r>
          </w:p>
        </w:tc>
      </w:tr>
      <w:tr w:rsidR="006A7A66" w:rsidRPr="002E0450" w14:paraId="3A10F19D" w14:textId="77777777" w:rsidTr="00F44422">
        <w:trPr>
          <w:trHeight w:val="72"/>
          <w:jc w:val="right"/>
        </w:trPr>
        <w:tc>
          <w:tcPr>
            <w:tcW w:w="1600" w:type="dxa"/>
            <w:tcBorders>
              <w:top w:val="nil"/>
              <w:left w:val="nil"/>
              <w:bottom w:val="nil"/>
              <w:right w:val="nil"/>
            </w:tcBorders>
            <w:shd w:val="clear" w:color="auto" w:fill="auto"/>
            <w:noWrap/>
            <w:hideMark/>
          </w:tcPr>
          <w:p w14:paraId="1DF5F3F9"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Minnesota</w:t>
            </w:r>
          </w:p>
        </w:tc>
        <w:tc>
          <w:tcPr>
            <w:tcW w:w="1760" w:type="dxa"/>
            <w:tcBorders>
              <w:top w:val="nil"/>
              <w:left w:val="nil"/>
              <w:bottom w:val="nil"/>
              <w:right w:val="nil"/>
            </w:tcBorders>
            <w:shd w:val="clear" w:color="auto" w:fill="auto"/>
            <w:noWrap/>
            <w:hideMark/>
          </w:tcPr>
          <w:p w14:paraId="7F9D483B" w14:textId="3397D8E2"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5,577,000</w:t>
            </w:r>
          </w:p>
        </w:tc>
        <w:tc>
          <w:tcPr>
            <w:tcW w:w="1080" w:type="dxa"/>
            <w:tcBorders>
              <w:top w:val="nil"/>
              <w:left w:val="nil"/>
              <w:bottom w:val="nil"/>
              <w:right w:val="nil"/>
            </w:tcBorders>
            <w:shd w:val="clear" w:color="auto" w:fill="auto"/>
            <w:noWrap/>
            <w:hideMark/>
          </w:tcPr>
          <w:p w14:paraId="4FE90927"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0.7%</w:t>
            </w:r>
          </w:p>
        </w:tc>
      </w:tr>
      <w:tr w:rsidR="006A7A66" w:rsidRPr="002E0450" w14:paraId="0F9332C4" w14:textId="77777777" w:rsidTr="00F44422">
        <w:trPr>
          <w:trHeight w:val="72"/>
          <w:jc w:val="right"/>
        </w:trPr>
        <w:tc>
          <w:tcPr>
            <w:tcW w:w="1600" w:type="dxa"/>
            <w:tcBorders>
              <w:top w:val="nil"/>
              <w:left w:val="nil"/>
              <w:bottom w:val="nil"/>
              <w:right w:val="nil"/>
            </w:tcBorders>
            <w:shd w:val="clear" w:color="auto" w:fill="auto"/>
            <w:noWrap/>
            <w:hideMark/>
          </w:tcPr>
          <w:p w14:paraId="3711E2B6"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Nebraska</w:t>
            </w:r>
          </w:p>
        </w:tc>
        <w:tc>
          <w:tcPr>
            <w:tcW w:w="1760" w:type="dxa"/>
            <w:tcBorders>
              <w:top w:val="nil"/>
              <w:left w:val="nil"/>
              <w:bottom w:val="nil"/>
              <w:right w:val="nil"/>
            </w:tcBorders>
            <w:shd w:val="clear" w:color="auto" w:fill="auto"/>
            <w:noWrap/>
            <w:hideMark/>
          </w:tcPr>
          <w:p w14:paraId="44332F51" w14:textId="2E4C0A80"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1,920,000</w:t>
            </w:r>
          </w:p>
        </w:tc>
        <w:tc>
          <w:tcPr>
            <w:tcW w:w="1080" w:type="dxa"/>
            <w:tcBorders>
              <w:top w:val="nil"/>
              <w:left w:val="nil"/>
              <w:bottom w:val="nil"/>
              <w:right w:val="nil"/>
            </w:tcBorders>
            <w:shd w:val="clear" w:color="auto" w:fill="auto"/>
            <w:noWrap/>
            <w:hideMark/>
          </w:tcPr>
          <w:p w14:paraId="7AAB1009"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0.7%</w:t>
            </w:r>
          </w:p>
        </w:tc>
      </w:tr>
      <w:tr w:rsidR="006A7A66" w:rsidRPr="002E0450" w14:paraId="09FD7B85" w14:textId="77777777" w:rsidTr="00F44422">
        <w:trPr>
          <w:trHeight w:val="72"/>
          <w:jc w:val="right"/>
        </w:trPr>
        <w:tc>
          <w:tcPr>
            <w:tcW w:w="1600" w:type="dxa"/>
            <w:tcBorders>
              <w:top w:val="nil"/>
              <w:left w:val="nil"/>
              <w:bottom w:val="nil"/>
              <w:right w:val="nil"/>
            </w:tcBorders>
            <w:shd w:val="clear" w:color="auto" w:fill="auto"/>
            <w:noWrap/>
            <w:hideMark/>
          </w:tcPr>
          <w:p w14:paraId="1D0F48AB"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Oklahoma</w:t>
            </w:r>
          </w:p>
        </w:tc>
        <w:tc>
          <w:tcPr>
            <w:tcW w:w="1760" w:type="dxa"/>
            <w:tcBorders>
              <w:top w:val="nil"/>
              <w:left w:val="nil"/>
              <w:bottom w:val="nil"/>
              <w:right w:val="nil"/>
            </w:tcBorders>
            <w:shd w:val="clear" w:color="auto" w:fill="auto"/>
            <w:noWrap/>
            <w:hideMark/>
          </w:tcPr>
          <w:p w14:paraId="6E639C30" w14:textId="29396655"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3,931,000</w:t>
            </w:r>
          </w:p>
        </w:tc>
        <w:tc>
          <w:tcPr>
            <w:tcW w:w="1080" w:type="dxa"/>
            <w:tcBorders>
              <w:top w:val="nil"/>
              <w:left w:val="nil"/>
              <w:bottom w:val="nil"/>
              <w:right w:val="nil"/>
            </w:tcBorders>
            <w:shd w:val="clear" w:color="auto" w:fill="auto"/>
            <w:noWrap/>
            <w:hideMark/>
          </w:tcPr>
          <w:p w14:paraId="7E6BD5FE"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0.6%</w:t>
            </w:r>
          </w:p>
        </w:tc>
      </w:tr>
      <w:tr w:rsidR="006A7A66" w:rsidRPr="002E0450" w14:paraId="18A314F3" w14:textId="77777777" w:rsidTr="00F44422">
        <w:trPr>
          <w:trHeight w:val="72"/>
          <w:jc w:val="right"/>
        </w:trPr>
        <w:tc>
          <w:tcPr>
            <w:tcW w:w="1600" w:type="dxa"/>
            <w:tcBorders>
              <w:top w:val="nil"/>
              <w:left w:val="nil"/>
              <w:bottom w:val="nil"/>
              <w:right w:val="nil"/>
            </w:tcBorders>
            <w:shd w:val="clear" w:color="auto" w:fill="auto"/>
            <w:noWrap/>
            <w:hideMark/>
          </w:tcPr>
          <w:p w14:paraId="5C7855BC"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Iowa</w:t>
            </w:r>
          </w:p>
        </w:tc>
        <w:tc>
          <w:tcPr>
            <w:tcW w:w="1760" w:type="dxa"/>
            <w:tcBorders>
              <w:top w:val="nil"/>
              <w:left w:val="nil"/>
              <w:bottom w:val="nil"/>
              <w:right w:val="nil"/>
            </w:tcBorders>
            <w:shd w:val="clear" w:color="auto" w:fill="auto"/>
            <w:noWrap/>
            <w:hideMark/>
          </w:tcPr>
          <w:p w14:paraId="0F7E04E3" w14:textId="1542991C"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3,146,000</w:t>
            </w:r>
          </w:p>
        </w:tc>
        <w:tc>
          <w:tcPr>
            <w:tcW w:w="1080" w:type="dxa"/>
            <w:tcBorders>
              <w:top w:val="nil"/>
              <w:left w:val="nil"/>
              <w:bottom w:val="nil"/>
              <w:right w:val="nil"/>
            </w:tcBorders>
            <w:shd w:val="clear" w:color="auto" w:fill="auto"/>
            <w:noWrap/>
            <w:hideMark/>
          </w:tcPr>
          <w:p w14:paraId="708E280B"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6A7A66" w:rsidRPr="002E0450" w14:paraId="59E0A876" w14:textId="77777777" w:rsidTr="00F44422">
        <w:trPr>
          <w:trHeight w:val="72"/>
          <w:jc w:val="right"/>
        </w:trPr>
        <w:tc>
          <w:tcPr>
            <w:tcW w:w="1600" w:type="dxa"/>
            <w:tcBorders>
              <w:top w:val="nil"/>
              <w:left w:val="nil"/>
              <w:bottom w:val="nil"/>
              <w:right w:val="nil"/>
            </w:tcBorders>
            <w:shd w:val="clear" w:color="auto" w:fill="auto"/>
            <w:noWrap/>
            <w:hideMark/>
          </w:tcPr>
          <w:p w14:paraId="436777EF"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Louisiana</w:t>
            </w:r>
          </w:p>
        </w:tc>
        <w:tc>
          <w:tcPr>
            <w:tcW w:w="1760" w:type="dxa"/>
            <w:tcBorders>
              <w:top w:val="nil"/>
              <w:left w:val="nil"/>
              <w:bottom w:val="nil"/>
              <w:right w:val="nil"/>
            </w:tcBorders>
            <w:shd w:val="clear" w:color="auto" w:fill="auto"/>
            <w:noWrap/>
            <w:hideMark/>
          </w:tcPr>
          <w:p w14:paraId="7370D480" w14:textId="75DC4018"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4,684,000</w:t>
            </w:r>
          </w:p>
        </w:tc>
        <w:tc>
          <w:tcPr>
            <w:tcW w:w="1080" w:type="dxa"/>
            <w:tcBorders>
              <w:top w:val="nil"/>
              <w:left w:val="nil"/>
              <w:bottom w:val="nil"/>
              <w:right w:val="nil"/>
            </w:tcBorders>
            <w:shd w:val="clear" w:color="auto" w:fill="auto"/>
            <w:noWrap/>
            <w:hideMark/>
          </w:tcPr>
          <w:p w14:paraId="4A953A0C"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6A7A66" w:rsidRPr="002E0450" w14:paraId="62D689D8" w14:textId="77777777" w:rsidTr="00F44422">
        <w:trPr>
          <w:trHeight w:val="72"/>
          <w:jc w:val="right"/>
        </w:trPr>
        <w:tc>
          <w:tcPr>
            <w:tcW w:w="1600" w:type="dxa"/>
            <w:tcBorders>
              <w:top w:val="nil"/>
              <w:left w:val="nil"/>
              <w:bottom w:val="nil"/>
              <w:right w:val="nil"/>
            </w:tcBorders>
            <w:shd w:val="clear" w:color="auto" w:fill="auto"/>
            <w:noWrap/>
            <w:hideMark/>
          </w:tcPr>
          <w:p w14:paraId="1AABA95C"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Arkansas</w:t>
            </w:r>
          </w:p>
        </w:tc>
        <w:tc>
          <w:tcPr>
            <w:tcW w:w="1760" w:type="dxa"/>
            <w:tcBorders>
              <w:top w:val="nil"/>
              <w:left w:val="nil"/>
              <w:bottom w:val="nil"/>
              <w:right w:val="nil"/>
            </w:tcBorders>
            <w:shd w:val="clear" w:color="auto" w:fill="auto"/>
            <w:noWrap/>
            <w:hideMark/>
          </w:tcPr>
          <w:p w14:paraId="468CF6E1" w14:textId="4A9CB700"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3,004,000</w:t>
            </w:r>
          </w:p>
        </w:tc>
        <w:tc>
          <w:tcPr>
            <w:tcW w:w="1080" w:type="dxa"/>
            <w:tcBorders>
              <w:top w:val="nil"/>
              <w:left w:val="nil"/>
              <w:bottom w:val="nil"/>
              <w:right w:val="nil"/>
            </w:tcBorders>
            <w:shd w:val="clear" w:color="auto" w:fill="auto"/>
            <w:noWrap/>
            <w:hideMark/>
          </w:tcPr>
          <w:p w14:paraId="28E7E204"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6A7A66" w:rsidRPr="002E0450" w14:paraId="4A5022F4" w14:textId="77777777" w:rsidTr="00F44422">
        <w:trPr>
          <w:trHeight w:val="72"/>
          <w:jc w:val="right"/>
        </w:trPr>
        <w:tc>
          <w:tcPr>
            <w:tcW w:w="1600" w:type="dxa"/>
            <w:tcBorders>
              <w:top w:val="nil"/>
              <w:left w:val="nil"/>
              <w:bottom w:val="nil"/>
              <w:right w:val="nil"/>
            </w:tcBorders>
            <w:shd w:val="clear" w:color="auto" w:fill="auto"/>
            <w:noWrap/>
            <w:hideMark/>
          </w:tcPr>
          <w:p w14:paraId="5B730DDE"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Indiana</w:t>
            </w:r>
          </w:p>
        </w:tc>
        <w:tc>
          <w:tcPr>
            <w:tcW w:w="1760" w:type="dxa"/>
            <w:tcBorders>
              <w:top w:val="nil"/>
              <w:left w:val="nil"/>
              <w:bottom w:val="nil"/>
              <w:right w:val="nil"/>
            </w:tcBorders>
            <w:shd w:val="clear" w:color="auto" w:fill="auto"/>
            <w:noWrap/>
            <w:hideMark/>
          </w:tcPr>
          <w:p w14:paraId="67E7D4CA" w14:textId="288DA9C5"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6,667,000</w:t>
            </w:r>
          </w:p>
        </w:tc>
        <w:tc>
          <w:tcPr>
            <w:tcW w:w="1080" w:type="dxa"/>
            <w:tcBorders>
              <w:top w:val="nil"/>
              <w:left w:val="nil"/>
              <w:bottom w:val="nil"/>
              <w:right w:val="nil"/>
            </w:tcBorders>
            <w:shd w:val="clear" w:color="auto" w:fill="auto"/>
            <w:noWrap/>
            <w:hideMark/>
          </w:tcPr>
          <w:p w14:paraId="43DB2CBD"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6A7A66" w:rsidRPr="002E0450" w14:paraId="71957DC3" w14:textId="77777777" w:rsidTr="00F44422">
        <w:trPr>
          <w:trHeight w:val="72"/>
          <w:jc w:val="right"/>
        </w:trPr>
        <w:tc>
          <w:tcPr>
            <w:tcW w:w="1600" w:type="dxa"/>
            <w:tcBorders>
              <w:top w:val="nil"/>
              <w:left w:val="nil"/>
              <w:bottom w:val="nil"/>
              <w:right w:val="nil"/>
            </w:tcBorders>
            <w:shd w:val="clear" w:color="auto" w:fill="auto"/>
            <w:noWrap/>
            <w:hideMark/>
          </w:tcPr>
          <w:p w14:paraId="7F59D1BD"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Kentucky</w:t>
            </w:r>
          </w:p>
        </w:tc>
        <w:tc>
          <w:tcPr>
            <w:tcW w:w="1760" w:type="dxa"/>
            <w:tcBorders>
              <w:top w:val="nil"/>
              <w:left w:val="nil"/>
              <w:bottom w:val="nil"/>
              <w:right w:val="nil"/>
            </w:tcBorders>
            <w:shd w:val="clear" w:color="auto" w:fill="auto"/>
            <w:noWrap/>
            <w:hideMark/>
          </w:tcPr>
          <w:p w14:paraId="33D03D77" w14:textId="45A571F5"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4,454,000</w:t>
            </w:r>
          </w:p>
        </w:tc>
        <w:tc>
          <w:tcPr>
            <w:tcW w:w="1080" w:type="dxa"/>
            <w:tcBorders>
              <w:top w:val="nil"/>
              <w:left w:val="nil"/>
              <w:bottom w:val="nil"/>
              <w:right w:val="nil"/>
            </w:tcBorders>
            <w:shd w:val="clear" w:color="auto" w:fill="auto"/>
            <w:noWrap/>
            <w:hideMark/>
          </w:tcPr>
          <w:p w14:paraId="56D2D72B"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6A7A66" w:rsidRPr="002E0450" w14:paraId="0CF27CAF" w14:textId="77777777" w:rsidTr="00F44422">
        <w:trPr>
          <w:trHeight w:val="72"/>
          <w:jc w:val="right"/>
        </w:trPr>
        <w:tc>
          <w:tcPr>
            <w:tcW w:w="1600" w:type="dxa"/>
            <w:tcBorders>
              <w:top w:val="nil"/>
              <w:left w:val="nil"/>
              <w:bottom w:val="nil"/>
              <w:right w:val="nil"/>
            </w:tcBorders>
            <w:shd w:val="clear" w:color="auto" w:fill="auto"/>
            <w:noWrap/>
            <w:hideMark/>
          </w:tcPr>
          <w:p w14:paraId="0F068652"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Missouri</w:t>
            </w:r>
          </w:p>
        </w:tc>
        <w:tc>
          <w:tcPr>
            <w:tcW w:w="1760" w:type="dxa"/>
            <w:tcBorders>
              <w:top w:val="nil"/>
              <w:left w:val="nil"/>
              <w:bottom w:val="nil"/>
              <w:right w:val="nil"/>
            </w:tcBorders>
            <w:shd w:val="clear" w:color="auto" w:fill="auto"/>
            <w:noWrap/>
            <w:hideMark/>
          </w:tcPr>
          <w:p w14:paraId="085BC199" w14:textId="7809CE59"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6,114,000</w:t>
            </w:r>
          </w:p>
        </w:tc>
        <w:tc>
          <w:tcPr>
            <w:tcW w:w="1080" w:type="dxa"/>
            <w:tcBorders>
              <w:top w:val="nil"/>
              <w:left w:val="nil"/>
              <w:bottom w:val="nil"/>
              <w:right w:val="nil"/>
            </w:tcBorders>
            <w:shd w:val="clear" w:color="auto" w:fill="auto"/>
            <w:noWrap/>
            <w:hideMark/>
          </w:tcPr>
          <w:p w14:paraId="431EBAD6"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6A7A66" w:rsidRPr="002E0450" w14:paraId="6869AFEA" w14:textId="77777777" w:rsidTr="00F44422">
        <w:trPr>
          <w:trHeight w:val="72"/>
          <w:jc w:val="right"/>
        </w:trPr>
        <w:tc>
          <w:tcPr>
            <w:tcW w:w="1600" w:type="dxa"/>
            <w:tcBorders>
              <w:top w:val="nil"/>
              <w:left w:val="nil"/>
              <w:bottom w:val="nil"/>
              <w:right w:val="nil"/>
            </w:tcBorders>
            <w:shd w:val="clear" w:color="auto" w:fill="auto"/>
            <w:noWrap/>
            <w:hideMark/>
          </w:tcPr>
          <w:p w14:paraId="4DA6105A"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Kansas</w:t>
            </w:r>
          </w:p>
        </w:tc>
        <w:tc>
          <w:tcPr>
            <w:tcW w:w="1760" w:type="dxa"/>
            <w:tcBorders>
              <w:top w:val="nil"/>
              <w:left w:val="nil"/>
              <w:bottom w:val="nil"/>
              <w:right w:val="nil"/>
            </w:tcBorders>
            <w:shd w:val="clear" w:color="auto" w:fill="auto"/>
            <w:noWrap/>
            <w:hideMark/>
          </w:tcPr>
          <w:p w14:paraId="76CE312C" w14:textId="09006F63"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2,913,000</w:t>
            </w:r>
          </w:p>
        </w:tc>
        <w:tc>
          <w:tcPr>
            <w:tcW w:w="1080" w:type="dxa"/>
            <w:tcBorders>
              <w:top w:val="nil"/>
              <w:left w:val="nil"/>
              <w:bottom w:val="nil"/>
              <w:right w:val="nil"/>
            </w:tcBorders>
            <w:shd w:val="clear" w:color="auto" w:fill="auto"/>
            <w:noWrap/>
            <w:hideMark/>
          </w:tcPr>
          <w:p w14:paraId="5F415513"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6A7A66" w:rsidRPr="002E0450" w14:paraId="3BF3B18F" w14:textId="77777777" w:rsidTr="00F44422">
        <w:trPr>
          <w:trHeight w:val="72"/>
          <w:jc w:val="right"/>
        </w:trPr>
        <w:tc>
          <w:tcPr>
            <w:tcW w:w="1600" w:type="dxa"/>
            <w:tcBorders>
              <w:top w:val="nil"/>
              <w:left w:val="nil"/>
              <w:bottom w:val="nil"/>
              <w:right w:val="nil"/>
            </w:tcBorders>
            <w:shd w:val="clear" w:color="auto" w:fill="auto"/>
            <w:noWrap/>
            <w:hideMark/>
          </w:tcPr>
          <w:p w14:paraId="398E8112"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Alabama</w:t>
            </w:r>
          </w:p>
        </w:tc>
        <w:tc>
          <w:tcPr>
            <w:tcW w:w="1760" w:type="dxa"/>
            <w:tcBorders>
              <w:top w:val="nil"/>
              <w:left w:val="nil"/>
              <w:bottom w:val="nil"/>
              <w:right w:val="nil"/>
            </w:tcBorders>
            <w:shd w:val="clear" w:color="auto" w:fill="auto"/>
            <w:noWrap/>
            <w:hideMark/>
          </w:tcPr>
          <w:p w14:paraId="2AFA59F2" w14:textId="3CC1E39D"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4,875,000</w:t>
            </w:r>
          </w:p>
        </w:tc>
        <w:tc>
          <w:tcPr>
            <w:tcW w:w="1080" w:type="dxa"/>
            <w:tcBorders>
              <w:top w:val="nil"/>
              <w:left w:val="nil"/>
              <w:bottom w:val="nil"/>
              <w:right w:val="nil"/>
            </w:tcBorders>
            <w:shd w:val="clear" w:color="auto" w:fill="auto"/>
            <w:noWrap/>
            <w:hideMark/>
          </w:tcPr>
          <w:p w14:paraId="61595A8D"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6A7A66" w:rsidRPr="002E0450" w14:paraId="549882E6" w14:textId="77777777" w:rsidTr="00F44422">
        <w:trPr>
          <w:trHeight w:val="72"/>
          <w:jc w:val="right"/>
        </w:trPr>
        <w:tc>
          <w:tcPr>
            <w:tcW w:w="1600" w:type="dxa"/>
            <w:tcBorders>
              <w:top w:val="nil"/>
              <w:left w:val="nil"/>
              <w:bottom w:val="nil"/>
              <w:right w:val="nil"/>
            </w:tcBorders>
            <w:shd w:val="clear" w:color="auto" w:fill="auto"/>
            <w:noWrap/>
            <w:hideMark/>
          </w:tcPr>
          <w:p w14:paraId="0EEF88BA"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Wisconsin</w:t>
            </w:r>
          </w:p>
        </w:tc>
        <w:tc>
          <w:tcPr>
            <w:tcW w:w="1760" w:type="dxa"/>
            <w:tcBorders>
              <w:top w:val="nil"/>
              <w:left w:val="nil"/>
              <w:bottom w:val="nil"/>
              <w:right w:val="nil"/>
            </w:tcBorders>
            <w:shd w:val="clear" w:color="auto" w:fill="auto"/>
            <w:noWrap/>
            <w:hideMark/>
          </w:tcPr>
          <w:p w14:paraId="165D0FE1" w14:textId="137D3DCB"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5,795,000</w:t>
            </w:r>
          </w:p>
        </w:tc>
        <w:tc>
          <w:tcPr>
            <w:tcW w:w="1080" w:type="dxa"/>
            <w:tcBorders>
              <w:top w:val="nil"/>
              <w:left w:val="nil"/>
              <w:bottom w:val="nil"/>
              <w:right w:val="nil"/>
            </w:tcBorders>
            <w:shd w:val="clear" w:color="auto" w:fill="auto"/>
            <w:noWrap/>
            <w:hideMark/>
          </w:tcPr>
          <w:p w14:paraId="0B36E915"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6A7A66" w:rsidRPr="002E0450" w14:paraId="0CA8D73B" w14:textId="77777777" w:rsidTr="00F44422">
        <w:trPr>
          <w:trHeight w:val="72"/>
          <w:jc w:val="right"/>
        </w:trPr>
        <w:tc>
          <w:tcPr>
            <w:tcW w:w="1600" w:type="dxa"/>
            <w:tcBorders>
              <w:top w:val="nil"/>
              <w:left w:val="nil"/>
              <w:bottom w:val="nil"/>
              <w:right w:val="nil"/>
            </w:tcBorders>
            <w:shd w:val="clear" w:color="auto" w:fill="auto"/>
            <w:noWrap/>
            <w:hideMark/>
          </w:tcPr>
          <w:p w14:paraId="79E29B33"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Ohio</w:t>
            </w:r>
          </w:p>
        </w:tc>
        <w:tc>
          <w:tcPr>
            <w:tcW w:w="1760" w:type="dxa"/>
            <w:tcBorders>
              <w:top w:val="nil"/>
              <w:left w:val="nil"/>
              <w:bottom w:val="nil"/>
              <w:right w:val="nil"/>
            </w:tcBorders>
            <w:shd w:val="clear" w:color="auto" w:fill="auto"/>
            <w:noWrap/>
            <w:hideMark/>
          </w:tcPr>
          <w:p w14:paraId="0568F814" w14:textId="256A1362"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11,659,000</w:t>
            </w:r>
          </w:p>
        </w:tc>
        <w:tc>
          <w:tcPr>
            <w:tcW w:w="1080" w:type="dxa"/>
            <w:tcBorders>
              <w:top w:val="nil"/>
              <w:left w:val="nil"/>
              <w:bottom w:val="nil"/>
              <w:right w:val="nil"/>
            </w:tcBorders>
            <w:shd w:val="clear" w:color="auto" w:fill="auto"/>
            <w:noWrap/>
            <w:hideMark/>
          </w:tcPr>
          <w:p w14:paraId="2701D72E"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0.1%</w:t>
            </w:r>
          </w:p>
        </w:tc>
      </w:tr>
      <w:tr w:rsidR="006A7A66" w:rsidRPr="002E0450" w14:paraId="485B915F" w14:textId="77777777" w:rsidTr="00F44422">
        <w:trPr>
          <w:trHeight w:val="72"/>
          <w:jc w:val="right"/>
        </w:trPr>
        <w:tc>
          <w:tcPr>
            <w:tcW w:w="1600" w:type="dxa"/>
            <w:tcBorders>
              <w:top w:val="nil"/>
              <w:left w:val="nil"/>
              <w:bottom w:val="nil"/>
              <w:right w:val="nil"/>
            </w:tcBorders>
            <w:shd w:val="clear" w:color="auto" w:fill="auto"/>
            <w:noWrap/>
            <w:hideMark/>
          </w:tcPr>
          <w:p w14:paraId="4455ABE7"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Michigan</w:t>
            </w:r>
          </w:p>
        </w:tc>
        <w:tc>
          <w:tcPr>
            <w:tcW w:w="1760" w:type="dxa"/>
            <w:tcBorders>
              <w:top w:val="nil"/>
              <w:left w:val="nil"/>
              <w:bottom w:val="nil"/>
              <w:right w:val="nil"/>
            </w:tcBorders>
            <w:shd w:val="clear" w:color="auto" w:fill="auto"/>
            <w:noWrap/>
            <w:hideMark/>
          </w:tcPr>
          <w:p w14:paraId="25B0A2F9" w14:textId="6499D531"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9,962,000</w:t>
            </w:r>
          </w:p>
        </w:tc>
        <w:tc>
          <w:tcPr>
            <w:tcW w:w="1080" w:type="dxa"/>
            <w:tcBorders>
              <w:top w:val="nil"/>
              <w:left w:val="nil"/>
              <w:bottom w:val="nil"/>
              <w:right w:val="nil"/>
            </w:tcBorders>
            <w:shd w:val="clear" w:color="auto" w:fill="auto"/>
            <w:noWrap/>
            <w:hideMark/>
          </w:tcPr>
          <w:p w14:paraId="0468ED12"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0.1%</w:t>
            </w:r>
          </w:p>
        </w:tc>
      </w:tr>
      <w:tr w:rsidR="006A7A66" w:rsidRPr="002E0450" w14:paraId="1D957A1C" w14:textId="77777777" w:rsidTr="00F44422">
        <w:trPr>
          <w:trHeight w:val="72"/>
          <w:jc w:val="right"/>
        </w:trPr>
        <w:tc>
          <w:tcPr>
            <w:tcW w:w="1600" w:type="dxa"/>
            <w:tcBorders>
              <w:top w:val="nil"/>
              <w:left w:val="nil"/>
              <w:bottom w:val="nil"/>
              <w:right w:val="nil"/>
            </w:tcBorders>
            <w:shd w:val="clear" w:color="auto" w:fill="auto"/>
            <w:noWrap/>
            <w:hideMark/>
          </w:tcPr>
          <w:p w14:paraId="7BE4CE70"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Mississippi</w:t>
            </w:r>
          </w:p>
        </w:tc>
        <w:tc>
          <w:tcPr>
            <w:tcW w:w="1760" w:type="dxa"/>
            <w:tcBorders>
              <w:top w:val="nil"/>
              <w:left w:val="nil"/>
              <w:bottom w:val="nil"/>
              <w:right w:val="nil"/>
            </w:tcBorders>
            <w:shd w:val="clear" w:color="auto" w:fill="auto"/>
            <w:noWrap/>
            <w:hideMark/>
          </w:tcPr>
          <w:p w14:paraId="13D0923B" w14:textId="6C685CA0"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2,984,000</w:t>
            </w:r>
          </w:p>
        </w:tc>
        <w:tc>
          <w:tcPr>
            <w:tcW w:w="1080" w:type="dxa"/>
            <w:tcBorders>
              <w:top w:val="nil"/>
              <w:left w:val="nil"/>
              <w:bottom w:val="nil"/>
              <w:right w:val="nil"/>
            </w:tcBorders>
            <w:shd w:val="clear" w:color="auto" w:fill="auto"/>
            <w:noWrap/>
            <w:hideMark/>
          </w:tcPr>
          <w:p w14:paraId="43869882"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0.1%</w:t>
            </w:r>
          </w:p>
        </w:tc>
      </w:tr>
      <w:tr w:rsidR="006A7A66" w:rsidRPr="002E0450" w14:paraId="28D97839" w14:textId="77777777" w:rsidTr="00F44422">
        <w:trPr>
          <w:trHeight w:val="72"/>
          <w:jc w:val="right"/>
        </w:trPr>
        <w:tc>
          <w:tcPr>
            <w:tcW w:w="1600" w:type="dxa"/>
            <w:tcBorders>
              <w:top w:val="nil"/>
              <w:left w:val="nil"/>
              <w:bottom w:val="double" w:sz="6" w:space="0" w:color="auto"/>
              <w:right w:val="nil"/>
            </w:tcBorders>
            <w:shd w:val="clear" w:color="auto" w:fill="auto"/>
            <w:noWrap/>
            <w:hideMark/>
          </w:tcPr>
          <w:p w14:paraId="0A7A5792" w14:textId="77777777" w:rsidR="006A7A66" w:rsidRPr="002E0450" w:rsidRDefault="006A7A66" w:rsidP="006A7A66">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Illinois</w:t>
            </w:r>
          </w:p>
        </w:tc>
        <w:tc>
          <w:tcPr>
            <w:tcW w:w="1760" w:type="dxa"/>
            <w:tcBorders>
              <w:top w:val="nil"/>
              <w:left w:val="nil"/>
              <w:bottom w:val="double" w:sz="6" w:space="0" w:color="auto"/>
              <w:right w:val="nil"/>
            </w:tcBorders>
            <w:shd w:val="clear" w:color="auto" w:fill="auto"/>
            <w:noWrap/>
            <w:hideMark/>
          </w:tcPr>
          <w:p w14:paraId="127E35E3" w14:textId="3FC315D1"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12,802,000</w:t>
            </w:r>
          </w:p>
        </w:tc>
        <w:tc>
          <w:tcPr>
            <w:tcW w:w="1080" w:type="dxa"/>
            <w:tcBorders>
              <w:top w:val="nil"/>
              <w:left w:val="nil"/>
              <w:bottom w:val="double" w:sz="6" w:space="0" w:color="auto"/>
              <w:right w:val="nil"/>
            </w:tcBorders>
            <w:shd w:val="clear" w:color="auto" w:fill="auto"/>
            <w:noWrap/>
            <w:hideMark/>
          </w:tcPr>
          <w:p w14:paraId="0EE601A3" w14:textId="77777777" w:rsidR="006A7A66" w:rsidRPr="002E0450" w:rsidRDefault="006A7A66" w:rsidP="006A7A66">
            <w:pPr>
              <w:spacing w:after="0" w:line="240" w:lineRule="auto"/>
              <w:jc w:val="right"/>
              <w:rPr>
                <w:rFonts w:ascii="Calibri" w:eastAsia="Times New Roman" w:hAnsi="Calibri" w:cs="Times New Roman"/>
                <w:color w:val="000000"/>
                <w:sz w:val="20"/>
                <w:szCs w:val="20"/>
              </w:rPr>
            </w:pPr>
            <w:r>
              <w:rPr>
                <w:rFonts w:ascii="Calibri" w:eastAsia="Times New Roman" w:hAnsi="Calibri" w:cs="Times New Roman"/>
                <w:color w:val="000000"/>
                <w:sz w:val="20"/>
                <w:szCs w:val="20"/>
              </w:rPr>
              <w:t>-</w:t>
            </w:r>
            <w:r w:rsidRPr="002E0450">
              <w:rPr>
                <w:rFonts w:ascii="Calibri" w:eastAsia="Times New Roman" w:hAnsi="Calibri" w:cs="Times New Roman"/>
                <w:color w:val="000000"/>
                <w:sz w:val="20"/>
                <w:szCs w:val="20"/>
              </w:rPr>
              <w:t>0.0%</w:t>
            </w:r>
          </w:p>
        </w:tc>
      </w:tr>
      <w:tr w:rsidR="006A7A66" w:rsidRPr="002E0450" w14:paraId="3E38B944" w14:textId="77777777" w:rsidTr="00F44422">
        <w:trPr>
          <w:trHeight w:val="315"/>
          <w:jc w:val="right"/>
        </w:trPr>
        <w:tc>
          <w:tcPr>
            <w:tcW w:w="1600" w:type="dxa"/>
            <w:tcBorders>
              <w:top w:val="nil"/>
              <w:left w:val="nil"/>
              <w:bottom w:val="nil"/>
              <w:right w:val="nil"/>
            </w:tcBorders>
            <w:shd w:val="clear" w:color="auto" w:fill="auto"/>
            <w:noWrap/>
            <w:vAlign w:val="bottom"/>
            <w:hideMark/>
          </w:tcPr>
          <w:p w14:paraId="39E5EA6A" w14:textId="77777777" w:rsidR="006A7A66" w:rsidRPr="002E0450" w:rsidRDefault="006A7A66" w:rsidP="006A7A66">
            <w:pPr>
              <w:spacing w:after="0" w:line="240" w:lineRule="auto"/>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Heartland</w:t>
            </w:r>
          </w:p>
        </w:tc>
        <w:tc>
          <w:tcPr>
            <w:tcW w:w="1760" w:type="dxa"/>
            <w:tcBorders>
              <w:top w:val="nil"/>
              <w:left w:val="nil"/>
              <w:bottom w:val="nil"/>
              <w:right w:val="nil"/>
            </w:tcBorders>
            <w:shd w:val="clear" w:color="auto" w:fill="auto"/>
            <w:noWrap/>
            <w:vAlign w:val="bottom"/>
            <w:hideMark/>
          </w:tcPr>
          <w:p w14:paraId="445EB7D4" w14:textId="4C77B387" w:rsidR="006A7A66" w:rsidRPr="002E0450" w:rsidRDefault="006A7A66" w:rsidP="006A7A66">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98,828,000</w:t>
            </w:r>
          </w:p>
        </w:tc>
        <w:tc>
          <w:tcPr>
            <w:tcW w:w="1080" w:type="dxa"/>
            <w:tcBorders>
              <w:top w:val="nil"/>
              <w:left w:val="nil"/>
              <w:bottom w:val="nil"/>
              <w:right w:val="nil"/>
            </w:tcBorders>
            <w:shd w:val="clear" w:color="auto" w:fill="auto"/>
            <w:noWrap/>
            <w:vAlign w:val="bottom"/>
            <w:hideMark/>
          </w:tcPr>
          <w:p w14:paraId="00BF1942" w14:textId="77777777" w:rsidR="006A7A66" w:rsidRPr="002E0450" w:rsidRDefault="006A7A66" w:rsidP="006A7A66">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0.3%</w:t>
            </w:r>
          </w:p>
        </w:tc>
      </w:tr>
      <w:tr w:rsidR="006A7A66" w:rsidRPr="002E0450" w14:paraId="3800EAC5" w14:textId="77777777" w:rsidTr="00F44422">
        <w:trPr>
          <w:trHeight w:val="300"/>
          <w:jc w:val="right"/>
        </w:trPr>
        <w:tc>
          <w:tcPr>
            <w:tcW w:w="1600" w:type="dxa"/>
            <w:tcBorders>
              <w:top w:val="nil"/>
              <w:left w:val="nil"/>
              <w:bottom w:val="nil"/>
              <w:right w:val="nil"/>
            </w:tcBorders>
            <w:shd w:val="clear" w:color="auto" w:fill="auto"/>
            <w:noWrap/>
            <w:vAlign w:val="bottom"/>
            <w:hideMark/>
          </w:tcPr>
          <w:p w14:paraId="212839B3" w14:textId="77777777" w:rsidR="006A7A66" w:rsidRPr="002E0450" w:rsidRDefault="006A7A66" w:rsidP="006A7A66">
            <w:pPr>
              <w:spacing w:after="0" w:line="240" w:lineRule="auto"/>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Non-Heartland</w:t>
            </w:r>
          </w:p>
        </w:tc>
        <w:tc>
          <w:tcPr>
            <w:tcW w:w="1760" w:type="dxa"/>
            <w:tcBorders>
              <w:top w:val="nil"/>
              <w:left w:val="nil"/>
              <w:bottom w:val="nil"/>
              <w:right w:val="nil"/>
            </w:tcBorders>
            <w:shd w:val="clear" w:color="auto" w:fill="auto"/>
            <w:noWrap/>
            <w:vAlign w:val="bottom"/>
            <w:hideMark/>
          </w:tcPr>
          <w:p w14:paraId="1F3A5EB9" w14:textId="54EBC32B" w:rsidR="006A7A66" w:rsidRPr="002E0450" w:rsidRDefault="006A7A66" w:rsidP="006A7A66">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226,891,000</w:t>
            </w:r>
          </w:p>
        </w:tc>
        <w:tc>
          <w:tcPr>
            <w:tcW w:w="1080" w:type="dxa"/>
            <w:tcBorders>
              <w:top w:val="nil"/>
              <w:left w:val="nil"/>
              <w:bottom w:val="nil"/>
              <w:right w:val="nil"/>
            </w:tcBorders>
            <w:shd w:val="clear" w:color="auto" w:fill="auto"/>
            <w:noWrap/>
            <w:vAlign w:val="bottom"/>
            <w:hideMark/>
          </w:tcPr>
          <w:p w14:paraId="1D5098C1" w14:textId="77777777" w:rsidR="006A7A66" w:rsidRPr="002E0450" w:rsidRDefault="006A7A66" w:rsidP="006A7A66">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0.9%</w:t>
            </w:r>
          </w:p>
        </w:tc>
      </w:tr>
      <w:tr w:rsidR="007A6F4A" w:rsidRPr="002E0450" w14:paraId="00BB3172" w14:textId="77777777" w:rsidTr="00F44422">
        <w:trPr>
          <w:trHeight w:val="300"/>
          <w:jc w:val="right"/>
        </w:trPr>
        <w:tc>
          <w:tcPr>
            <w:tcW w:w="4440" w:type="dxa"/>
            <w:gridSpan w:val="3"/>
            <w:tcBorders>
              <w:top w:val="nil"/>
              <w:left w:val="nil"/>
              <w:bottom w:val="nil"/>
              <w:right w:val="nil"/>
            </w:tcBorders>
            <w:shd w:val="clear" w:color="auto" w:fill="auto"/>
            <w:noWrap/>
            <w:vAlign w:val="bottom"/>
            <w:hideMark/>
          </w:tcPr>
          <w:p w14:paraId="163B6C6C" w14:textId="77777777" w:rsidR="007A6F4A" w:rsidRPr="002E0450" w:rsidRDefault="007A6F4A" w:rsidP="00F44422">
            <w:pPr>
              <w:spacing w:after="0" w:line="240" w:lineRule="auto"/>
              <w:rPr>
                <w:rFonts w:ascii="Calibri" w:eastAsia="Times New Roman" w:hAnsi="Calibri" w:cs="Times New Roman"/>
                <w:i/>
                <w:iCs/>
                <w:color w:val="000000"/>
                <w:sz w:val="20"/>
                <w:szCs w:val="20"/>
              </w:rPr>
            </w:pPr>
            <w:r w:rsidRPr="002E0450">
              <w:rPr>
                <w:rFonts w:ascii="Calibri" w:eastAsia="Times New Roman" w:hAnsi="Calibri" w:cs="Times New Roman"/>
                <w:i/>
                <w:iCs/>
                <w:color w:val="000000"/>
                <w:sz w:val="20"/>
                <w:szCs w:val="20"/>
              </w:rPr>
              <w:t>Source: Brookings analysis of Census-PEP data</w:t>
            </w:r>
          </w:p>
        </w:tc>
      </w:tr>
    </w:tbl>
    <w:p w14:paraId="31710886" w14:textId="5860CA87" w:rsidR="007A6F4A" w:rsidRDefault="007A6F4A">
      <w:r>
        <w:br w:type="page"/>
      </w:r>
    </w:p>
    <w:p w14:paraId="22FA83A4" w14:textId="77777777" w:rsidR="0002335E" w:rsidRPr="00EB2494" w:rsidRDefault="0002335E" w:rsidP="0002335E">
      <w:pPr>
        <w:pStyle w:val="Heading4"/>
      </w:pPr>
      <w:bookmarkStart w:id="31" w:name="_Toc522092128"/>
      <w:r>
        <w:lastRenderedPageBreak/>
        <w:t>Young adult population</w:t>
      </w:r>
      <w:bookmarkEnd w:id="31"/>
    </w:p>
    <w:p w14:paraId="7F98F534" w14:textId="77777777" w:rsidR="0002335E" w:rsidRDefault="0002335E" w:rsidP="0002335E">
      <w:pPr>
        <w:rPr>
          <w:sz w:val="28"/>
          <w:szCs w:val="28"/>
        </w:rPr>
      </w:pPr>
      <w:r>
        <w:rPr>
          <w:sz w:val="28"/>
          <w:szCs w:val="28"/>
        </w:rPr>
        <w:t xml:space="preserve">Young adults ages 18 to 34 are an </w:t>
      </w:r>
      <w:r w:rsidRPr="00E6319A">
        <w:rPr>
          <w:noProof/>
          <w:sz w:val="28"/>
          <w:szCs w:val="28"/>
        </w:rPr>
        <w:t>important</w:t>
      </w:r>
      <w:r>
        <w:rPr>
          <w:sz w:val="28"/>
          <w:szCs w:val="28"/>
        </w:rPr>
        <w:t xml:space="preserve"> workforce </w:t>
      </w:r>
      <w:r w:rsidRPr="001342EC">
        <w:rPr>
          <w:noProof/>
          <w:sz w:val="28"/>
          <w:szCs w:val="28"/>
        </w:rPr>
        <w:t>demographic</w:t>
      </w:r>
      <w:r>
        <w:rPr>
          <w:sz w:val="28"/>
          <w:szCs w:val="28"/>
        </w:rPr>
        <w:t xml:space="preserve">. In particular, the millennial generation, or adults born between 1980 and the late 1990s, are the </w:t>
      </w:r>
      <w:r w:rsidRPr="001342EC">
        <w:rPr>
          <w:noProof/>
          <w:sz w:val="28"/>
          <w:szCs w:val="28"/>
        </w:rPr>
        <w:t>largest</w:t>
      </w:r>
      <w:r>
        <w:rPr>
          <w:sz w:val="28"/>
          <w:szCs w:val="28"/>
        </w:rPr>
        <w:t xml:space="preserve"> generation in the United States, the </w:t>
      </w:r>
      <w:r w:rsidRPr="001342EC">
        <w:rPr>
          <w:noProof/>
          <w:sz w:val="28"/>
          <w:szCs w:val="28"/>
        </w:rPr>
        <w:t>largest</w:t>
      </w:r>
      <w:r>
        <w:rPr>
          <w:sz w:val="28"/>
          <w:szCs w:val="28"/>
        </w:rPr>
        <w:t xml:space="preserve"> portion of the U.S. workforce, and the </w:t>
      </w:r>
      <w:r w:rsidRPr="001342EC">
        <w:rPr>
          <w:noProof/>
          <w:sz w:val="28"/>
          <w:szCs w:val="28"/>
        </w:rPr>
        <w:t>largest</w:t>
      </w:r>
      <w:r>
        <w:rPr>
          <w:sz w:val="28"/>
          <w:szCs w:val="28"/>
        </w:rPr>
        <w:t xml:space="preserve"> potential consumer market.</w:t>
      </w:r>
      <w:r w:rsidRPr="008A4EB4">
        <w:rPr>
          <w:rStyle w:val="EndnoteReference"/>
          <w:sz w:val="28"/>
          <w:szCs w:val="28"/>
        </w:rPr>
        <w:t xml:space="preserve"> </w:t>
      </w:r>
      <w:r>
        <w:rPr>
          <w:rStyle w:val="EndnoteReference"/>
          <w:sz w:val="28"/>
          <w:szCs w:val="28"/>
        </w:rPr>
        <w:endnoteReference w:id="20"/>
      </w:r>
      <w:r>
        <w:rPr>
          <w:sz w:val="28"/>
          <w:szCs w:val="28"/>
        </w:rPr>
        <w:t xml:space="preserve"> This economic importance has made the cohort a much sought-after demographic for states.</w:t>
      </w:r>
    </w:p>
    <w:p w14:paraId="2A03C8CC" w14:textId="77777777" w:rsidR="0002335E" w:rsidRDefault="0002335E" w:rsidP="0002335E">
      <w:pPr>
        <w:rPr>
          <w:sz w:val="28"/>
          <w:szCs w:val="28"/>
        </w:rPr>
      </w:pPr>
      <w:r>
        <w:rPr>
          <w:sz w:val="28"/>
          <w:szCs w:val="28"/>
        </w:rPr>
        <w:t xml:space="preserve">How does the Heartland fare on retaining and attracting young adults? In 2016, </w:t>
      </w:r>
      <w:r w:rsidRPr="00973DB8">
        <w:rPr>
          <w:b/>
          <w:sz w:val="28"/>
          <w:szCs w:val="28"/>
        </w:rPr>
        <w:t>22 million</w:t>
      </w:r>
      <w:r>
        <w:rPr>
          <w:sz w:val="28"/>
          <w:szCs w:val="28"/>
        </w:rPr>
        <w:t xml:space="preserve"> young adults lived in Heartland states, giving the region 29.8 percent of the national cohort. This share was broadly in line with the Heartland’s overall population. Likewise, young adults accounted for </w:t>
      </w:r>
      <w:r w:rsidRPr="00973DB8">
        <w:rPr>
          <w:b/>
          <w:sz w:val="28"/>
          <w:szCs w:val="28"/>
        </w:rPr>
        <w:t>23.1 percent</w:t>
      </w:r>
      <w:r>
        <w:rPr>
          <w:sz w:val="28"/>
          <w:szCs w:val="28"/>
        </w:rPr>
        <w:t xml:space="preserve"> of Heartland residents, </w:t>
      </w:r>
      <w:r w:rsidRPr="001342EC">
        <w:rPr>
          <w:noProof/>
          <w:sz w:val="28"/>
          <w:szCs w:val="28"/>
        </w:rPr>
        <w:t>a share</w:t>
      </w:r>
      <w:r>
        <w:rPr>
          <w:sz w:val="28"/>
          <w:szCs w:val="28"/>
        </w:rPr>
        <w:t xml:space="preserve"> just slightly shy of the 23.8 percent share outside the Heartland. </w:t>
      </w:r>
    </w:p>
    <w:p w14:paraId="6E3B0C27" w14:textId="77777777" w:rsidR="0002335E" w:rsidRDefault="0002335E" w:rsidP="0002335E">
      <w:pPr>
        <w:rPr>
          <w:sz w:val="28"/>
          <w:szCs w:val="28"/>
        </w:rPr>
      </w:pPr>
      <w:r>
        <w:rPr>
          <w:sz w:val="28"/>
          <w:szCs w:val="28"/>
        </w:rPr>
        <w:t xml:space="preserve">Since 2010, however, the Heartland’s population of young adults has grown by </w:t>
      </w:r>
      <w:r w:rsidRPr="00973DB8">
        <w:rPr>
          <w:b/>
          <w:sz w:val="28"/>
          <w:szCs w:val="28"/>
        </w:rPr>
        <w:t>0.4 percent</w:t>
      </w:r>
      <w:r>
        <w:rPr>
          <w:sz w:val="28"/>
          <w:szCs w:val="28"/>
        </w:rPr>
        <w:t xml:space="preserve"> annually, a rate much slower than the 1.2 percent annual growth rate in the rest of the country. This likely reflects the Heartland’s slower overall population growth. Indeed, while the Heartland lags in </w:t>
      </w:r>
      <w:r w:rsidRPr="001342EC">
        <w:rPr>
          <w:noProof/>
          <w:sz w:val="28"/>
          <w:szCs w:val="28"/>
        </w:rPr>
        <w:t>overall</w:t>
      </w:r>
      <w:r>
        <w:rPr>
          <w:sz w:val="28"/>
          <w:szCs w:val="28"/>
        </w:rPr>
        <w:t xml:space="preserve"> population growth of young adults, the aggregate region has </w:t>
      </w:r>
      <w:r w:rsidRPr="001342EC">
        <w:rPr>
          <w:noProof/>
          <w:sz w:val="28"/>
          <w:szCs w:val="28"/>
        </w:rPr>
        <w:t>largely</w:t>
      </w:r>
      <w:r>
        <w:rPr>
          <w:sz w:val="28"/>
          <w:szCs w:val="28"/>
        </w:rPr>
        <w:t xml:space="preserve"> kept pace with non-Heartland America in attracting young adults from elsewhere. Since 2010, in short, the Heartland has seen </w:t>
      </w:r>
      <w:r w:rsidRPr="00973DB8">
        <w:rPr>
          <w:b/>
          <w:sz w:val="28"/>
          <w:szCs w:val="28"/>
        </w:rPr>
        <w:t>1.2 percent</w:t>
      </w:r>
      <w:r>
        <w:rPr>
          <w:sz w:val="28"/>
          <w:szCs w:val="28"/>
        </w:rPr>
        <w:t xml:space="preserve"> annual growth in its population of young adults who were born in other states, compared to 1.5 percent </w:t>
      </w:r>
      <w:r w:rsidRPr="001342EC">
        <w:rPr>
          <w:noProof/>
          <w:sz w:val="28"/>
          <w:szCs w:val="28"/>
        </w:rPr>
        <w:t>annual</w:t>
      </w:r>
      <w:r>
        <w:rPr>
          <w:sz w:val="28"/>
          <w:szCs w:val="28"/>
        </w:rPr>
        <w:t xml:space="preserve"> growth in non-Heartland states. </w:t>
      </w:r>
    </w:p>
    <w:p w14:paraId="6A4E3066" w14:textId="77777777" w:rsidR="0002335E" w:rsidRDefault="0002335E" w:rsidP="0002335E">
      <w:pPr>
        <w:rPr>
          <w:sz w:val="28"/>
          <w:szCs w:val="28"/>
        </w:rPr>
      </w:pPr>
      <w:r>
        <w:rPr>
          <w:sz w:val="28"/>
          <w:szCs w:val="28"/>
        </w:rPr>
        <w:t xml:space="preserve">Despite the region’s aggregate trend, </w:t>
      </w:r>
      <w:r w:rsidRPr="00BE7B7B">
        <w:rPr>
          <w:b/>
          <w:sz w:val="28"/>
          <w:szCs w:val="28"/>
        </w:rPr>
        <w:t>North Dakota</w:t>
      </w:r>
      <w:r>
        <w:rPr>
          <w:sz w:val="28"/>
          <w:szCs w:val="28"/>
        </w:rPr>
        <w:t xml:space="preserve"> has seen the nation’s fastest overall young adult growth since 2010, </w:t>
      </w:r>
      <w:r w:rsidRPr="001342EC">
        <w:rPr>
          <w:noProof/>
          <w:sz w:val="28"/>
          <w:szCs w:val="28"/>
        </w:rPr>
        <w:t>driven</w:t>
      </w:r>
      <w:r>
        <w:rPr>
          <w:sz w:val="28"/>
          <w:szCs w:val="28"/>
        </w:rPr>
        <w:t xml:space="preserve"> by the state’s </w:t>
      </w:r>
      <w:r w:rsidRPr="001342EC">
        <w:rPr>
          <w:noProof/>
          <w:sz w:val="28"/>
          <w:szCs w:val="28"/>
        </w:rPr>
        <w:t>fast</w:t>
      </w:r>
      <w:r>
        <w:rPr>
          <w:sz w:val="28"/>
          <w:szCs w:val="28"/>
        </w:rPr>
        <w:t xml:space="preserve"> </w:t>
      </w:r>
      <w:r w:rsidRPr="001342EC">
        <w:rPr>
          <w:noProof/>
          <w:sz w:val="28"/>
          <w:szCs w:val="28"/>
        </w:rPr>
        <w:t>overall</w:t>
      </w:r>
      <w:r>
        <w:rPr>
          <w:sz w:val="28"/>
          <w:szCs w:val="28"/>
        </w:rPr>
        <w:t xml:space="preserve"> population growth. By contrast, </w:t>
      </w:r>
      <w:r w:rsidRPr="00BE7B7B">
        <w:rPr>
          <w:b/>
          <w:sz w:val="28"/>
          <w:szCs w:val="28"/>
        </w:rPr>
        <w:t xml:space="preserve">Mississippi </w:t>
      </w:r>
      <w:r>
        <w:rPr>
          <w:sz w:val="28"/>
          <w:szCs w:val="28"/>
        </w:rPr>
        <w:t xml:space="preserve">and </w:t>
      </w:r>
      <w:r w:rsidRPr="00BE7B7B">
        <w:rPr>
          <w:b/>
          <w:sz w:val="28"/>
          <w:szCs w:val="28"/>
        </w:rPr>
        <w:t xml:space="preserve">Illinois </w:t>
      </w:r>
      <w:r>
        <w:rPr>
          <w:sz w:val="28"/>
          <w:szCs w:val="28"/>
        </w:rPr>
        <w:t xml:space="preserve">were the only Heartland states to see declines in their </w:t>
      </w:r>
      <w:r w:rsidRPr="001342EC">
        <w:rPr>
          <w:noProof/>
          <w:sz w:val="28"/>
          <w:szCs w:val="28"/>
        </w:rPr>
        <w:t>overall</w:t>
      </w:r>
      <w:r>
        <w:rPr>
          <w:sz w:val="28"/>
          <w:szCs w:val="28"/>
        </w:rPr>
        <w:t xml:space="preserve"> population of young adults since 2010. With that said, though, Heartland states vary </w:t>
      </w:r>
      <w:r w:rsidRPr="001342EC">
        <w:rPr>
          <w:noProof/>
          <w:sz w:val="28"/>
          <w:szCs w:val="28"/>
        </w:rPr>
        <w:t>widely</w:t>
      </w:r>
      <w:r>
        <w:rPr>
          <w:sz w:val="28"/>
          <w:szCs w:val="28"/>
        </w:rPr>
        <w:t xml:space="preserve"> when it comes to attracting young adult in-migration.</w:t>
      </w:r>
      <w:r w:rsidRPr="00BE7B7B">
        <w:rPr>
          <w:b/>
          <w:sz w:val="28"/>
          <w:szCs w:val="28"/>
        </w:rPr>
        <w:t xml:space="preserve"> </w:t>
      </w:r>
      <w:r w:rsidRPr="001E7D8C">
        <w:rPr>
          <w:sz w:val="28"/>
          <w:szCs w:val="28"/>
        </w:rPr>
        <w:t xml:space="preserve">While </w:t>
      </w:r>
      <w:r w:rsidRPr="00D72A97">
        <w:rPr>
          <w:b/>
          <w:sz w:val="28"/>
          <w:szCs w:val="28"/>
        </w:rPr>
        <w:t>North Dakota</w:t>
      </w:r>
      <w:r>
        <w:rPr>
          <w:sz w:val="28"/>
          <w:szCs w:val="28"/>
        </w:rPr>
        <w:t xml:space="preserve"> has the largest share of young adults born out-of-state, its absolute population of young adults from out-of-state has declined by 1 percent annually since 2010. Meanwhile, </w:t>
      </w:r>
      <w:r w:rsidRPr="00330C2F">
        <w:rPr>
          <w:b/>
          <w:sz w:val="28"/>
          <w:szCs w:val="28"/>
        </w:rPr>
        <w:t>Michigan</w:t>
      </w:r>
      <w:r>
        <w:rPr>
          <w:sz w:val="28"/>
          <w:szCs w:val="28"/>
        </w:rPr>
        <w:t xml:space="preserve"> </w:t>
      </w:r>
      <w:r>
        <w:rPr>
          <w:sz w:val="28"/>
          <w:szCs w:val="28"/>
        </w:rPr>
        <w:lastRenderedPageBreak/>
        <w:t xml:space="preserve">has the lowest proportion of young adults from out of state in the Heartland, but it 3.4 percent annual absolute growth since 2010 ranks fourth in the Heartland. Overall </w:t>
      </w:r>
      <w:r w:rsidRPr="00BE7B7B">
        <w:rPr>
          <w:b/>
          <w:sz w:val="28"/>
          <w:szCs w:val="28"/>
        </w:rPr>
        <w:t>Wisconsin</w:t>
      </w:r>
      <w:r>
        <w:rPr>
          <w:sz w:val="28"/>
          <w:szCs w:val="28"/>
        </w:rPr>
        <w:t xml:space="preserve"> has had the fastest out-of-state young adult growth in the Heartland, with 5 percent annual growth since 2010, and </w:t>
      </w:r>
      <w:r w:rsidRPr="00BE7B7B">
        <w:rPr>
          <w:b/>
          <w:sz w:val="28"/>
          <w:szCs w:val="28"/>
        </w:rPr>
        <w:t>Alabama</w:t>
      </w:r>
      <w:r>
        <w:rPr>
          <w:sz w:val="28"/>
          <w:szCs w:val="28"/>
        </w:rPr>
        <w:t xml:space="preserve"> ranks second at 3.7 percent annually. Conversely, </w:t>
      </w:r>
      <w:r w:rsidRPr="00BE7B7B">
        <w:rPr>
          <w:b/>
          <w:sz w:val="28"/>
          <w:szCs w:val="28"/>
        </w:rPr>
        <w:t xml:space="preserve">Louisiana’s </w:t>
      </w:r>
      <w:r>
        <w:rPr>
          <w:sz w:val="28"/>
          <w:szCs w:val="28"/>
        </w:rPr>
        <w:t xml:space="preserve">population of young adults born out of state has declined by 2.7 percent per year. </w:t>
      </w:r>
    </w:p>
    <w:p w14:paraId="08D54EF9" w14:textId="77777777" w:rsidR="007A6F4A" w:rsidRDefault="007A6F4A" w:rsidP="007A6F4A">
      <w:pPr>
        <w:rPr>
          <w:color w:val="FF0000"/>
          <w:sz w:val="28"/>
          <w:szCs w:val="28"/>
        </w:rPr>
      </w:pPr>
      <w:r>
        <w:rPr>
          <w:color w:val="FF0000"/>
          <w:sz w:val="28"/>
          <w:szCs w:val="28"/>
        </w:rPr>
        <w:br w:type="page"/>
      </w:r>
    </w:p>
    <w:p w14:paraId="7A436505" w14:textId="77777777" w:rsidR="007A6F4A" w:rsidRDefault="007A6F4A" w:rsidP="007A6F4A">
      <w:pPr>
        <w:rPr>
          <w:color w:val="FF0000"/>
          <w:sz w:val="28"/>
          <w:szCs w:val="28"/>
        </w:rPr>
      </w:pPr>
      <w:r>
        <w:rPr>
          <w:noProof/>
        </w:rPr>
        <w:lastRenderedPageBreak/>
        <w:drawing>
          <wp:inline distT="0" distB="0" distL="0" distR="0" wp14:anchorId="1321D47F" wp14:editId="13E1D306">
            <wp:extent cx="5943600" cy="32004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DDB627" w14:textId="30AE6BEC" w:rsidR="007A6F4A" w:rsidRDefault="001C52BE">
      <w:r>
        <w:rPr>
          <w:noProof/>
        </w:rPr>
        <w:drawing>
          <wp:inline distT="0" distB="0" distL="0" distR="0" wp14:anchorId="2E6EFF46" wp14:editId="0C184B81">
            <wp:extent cx="5876925" cy="309562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7A6F4A">
        <w:br w:type="page"/>
      </w:r>
    </w:p>
    <w:p w14:paraId="347F5627" w14:textId="77777777" w:rsidR="0002335E" w:rsidRPr="00EB2494" w:rsidRDefault="0002335E" w:rsidP="0002335E">
      <w:pPr>
        <w:pStyle w:val="Heading4"/>
      </w:pPr>
      <w:bookmarkStart w:id="32" w:name="_Toc522092129"/>
      <w:r>
        <w:lastRenderedPageBreak/>
        <w:t>Bachelor’s degree attainment</w:t>
      </w:r>
      <w:bookmarkEnd w:id="32"/>
    </w:p>
    <w:p w14:paraId="1418D33D" w14:textId="77777777" w:rsidR="0002335E" w:rsidRDefault="0002335E" w:rsidP="0002335E">
      <w:pPr>
        <w:rPr>
          <w:sz w:val="28"/>
          <w:szCs w:val="28"/>
        </w:rPr>
      </w:pPr>
      <w:r>
        <w:rPr>
          <w:sz w:val="28"/>
          <w:szCs w:val="28"/>
        </w:rPr>
        <w:t xml:space="preserve">To the extent that high education levels drive productivity and </w:t>
      </w:r>
      <w:r w:rsidRPr="00E6319A">
        <w:rPr>
          <w:noProof/>
          <w:sz w:val="28"/>
          <w:szCs w:val="28"/>
        </w:rPr>
        <w:t>growth</w:t>
      </w:r>
      <w:r>
        <w:rPr>
          <w:noProof/>
          <w:sz w:val="28"/>
          <w:szCs w:val="28"/>
        </w:rPr>
        <w:t>,</w:t>
      </w:r>
      <w:r>
        <w:rPr>
          <w:sz w:val="28"/>
          <w:szCs w:val="28"/>
        </w:rPr>
        <w:t xml:space="preserve"> it is a problem that the Heartland lags the rest of the country in bachelor’s degree attainment. </w:t>
      </w:r>
    </w:p>
    <w:p w14:paraId="176C8010" w14:textId="77777777" w:rsidR="0002335E" w:rsidRDefault="0002335E" w:rsidP="0002335E">
      <w:pPr>
        <w:rPr>
          <w:sz w:val="28"/>
          <w:szCs w:val="28"/>
        </w:rPr>
      </w:pPr>
      <w:r>
        <w:rPr>
          <w:sz w:val="28"/>
          <w:szCs w:val="28"/>
        </w:rPr>
        <w:t xml:space="preserve">In 2016, just </w:t>
      </w:r>
      <w:r w:rsidRPr="004F1EA5">
        <w:rPr>
          <w:b/>
          <w:sz w:val="28"/>
          <w:szCs w:val="28"/>
        </w:rPr>
        <w:t>28.1 percent</w:t>
      </w:r>
      <w:r>
        <w:rPr>
          <w:sz w:val="28"/>
          <w:szCs w:val="28"/>
        </w:rPr>
        <w:t xml:space="preserve"> of adults in the Heartland had a bachelor’s degree, compared to 32.6 percent of non-Heartland adults. And while the percentage of Heartland adults with a bachelor’s degree is growing, the gap between the Heartland and the rest of the country has widened. From 2010 to 2016, the share of adults with a bachelor’s degree grew by </w:t>
      </w:r>
      <w:r w:rsidRPr="004F1EA5">
        <w:rPr>
          <w:b/>
          <w:sz w:val="28"/>
          <w:szCs w:val="28"/>
        </w:rPr>
        <w:t>2.9 percent</w:t>
      </w:r>
      <w:r>
        <w:rPr>
          <w:b/>
          <w:sz w:val="28"/>
          <w:szCs w:val="28"/>
        </w:rPr>
        <w:t>age points</w:t>
      </w:r>
      <w:r>
        <w:rPr>
          <w:sz w:val="28"/>
          <w:szCs w:val="28"/>
        </w:rPr>
        <w:t xml:space="preserve"> in the Heartland even as the share </w:t>
      </w:r>
      <w:r w:rsidRPr="001342EC">
        <w:rPr>
          <w:noProof/>
          <w:sz w:val="28"/>
          <w:szCs w:val="28"/>
        </w:rPr>
        <w:t>grew</w:t>
      </w:r>
      <w:r>
        <w:rPr>
          <w:sz w:val="28"/>
          <w:szCs w:val="28"/>
        </w:rPr>
        <w:t xml:space="preserve"> by 3.1 percentage points in the rest of the country.</w:t>
      </w:r>
    </w:p>
    <w:p w14:paraId="3879A26E" w14:textId="77777777" w:rsidR="0002335E" w:rsidRPr="00AA2C5E" w:rsidRDefault="0002335E" w:rsidP="0002335E">
      <w:pPr>
        <w:rPr>
          <w:sz w:val="28"/>
          <w:szCs w:val="28"/>
        </w:rPr>
      </w:pPr>
      <w:r>
        <w:rPr>
          <w:sz w:val="28"/>
          <w:szCs w:val="28"/>
        </w:rPr>
        <w:t xml:space="preserve">Here too though, extreme variation characterizes the </w:t>
      </w:r>
      <w:r w:rsidRPr="001342EC">
        <w:rPr>
          <w:noProof/>
          <w:sz w:val="28"/>
          <w:szCs w:val="28"/>
        </w:rPr>
        <w:t>regional</w:t>
      </w:r>
      <w:r>
        <w:rPr>
          <w:sz w:val="28"/>
          <w:szCs w:val="28"/>
        </w:rPr>
        <w:t xml:space="preserve"> college-degree story</w:t>
      </w:r>
      <w:r w:rsidRPr="00ED29AB">
        <w:rPr>
          <w:sz w:val="28"/>
          <w:szCs w:val="28"/>
        </w:rPr>
        <w:t>.</w:t>
      </w:r>
      <w:r>
        <w:rPr>
          <w:sz w:val="28"/>
          <w:szCs w:val="28"/>
        </w:rPr>
        <w:t xml:space="preserve"> In 2016, only three Heartland states exceeded the national average for attainment. </w:t>
      </w:r>
      <w:r>
        <w:rPr>
          <w:b/>
          <w:sz w:val="28"/>
          <w:szCs w:val="28"/>
        </w:rPr>
        <w:t>Minnesota</w:t>
      </w:r>
      <w:r>
        <w:rPr>
          <w:sz w:val="28"/>
          <w:szCs w:val="28"/>
        </w:rPr>
        <w:t xml:space="preserve"> is the top-ranked state in the Heartland, and ranks 12th the nation, for bachelor’s degree attainment, with 34.8 percent of workers possessing a degree. From 2010 to 2016 its share grew by a robust 3.0 percentage points. </w:t>
      </w:r>
      <w:r>
        <w:rPr>
          <w:b/>
          <w:sz w:val="28"/>
          <w:szCs w:val="28"/>
        </w:rPr>
        <w:t>Illinois</w:t>
      </w:r>
      <w:r>
        <w:rPr>
          <w:sz w:val="28"/>
          <w:szCs w:val="28"/>
        </w:rPr>
        <w:t xml:space="preserve"> ranks second among Heartland states with its 34.0 percent bachelor’s degree attainment, and also saw the second </w:t>
      </w:r>
      <w:r w:rsidRPr="00E6319A">
        <w:rPr>
          <w:noProof/>
          <w:sz w:val="28"/>
          <w:szCs w:val="28"/>
        </w:rPr>
        <w:t>largest</w:t>
      </w:r>
      <w:r>
        <w:rPr>
          <w:sz w:val="28"/>
          <w:szCs w:val="28"/>
        </w:rPr>
        <w:t xml:space="preserve"> growth in B.A. attainment in the region, with its 3.2 percentage points gain from 2010 to 2016. Among other Heartland states, </w:t>
      </w:r>
      <w:r>
        <w:rPr>
          <w:b/>
          <w:sz w:val="28"/>
          <w:szCs w:val="28"/>
        </w:rPr>
        <w:t>Iowa</w:t>
      </w:r>
      <w:r>
        <w:rPr>
          <w:sz w:val="28"/>
          <w:szCs w:val="28"/>
        </w:rPr>
        <w:t>, meanwhile,</w:t>
      </w:r>
      <w:r>
        <w:rPr>
          <w:b/>
          <w:sz w:val="28"/>
          <w:szCs w:val="28"/>
        </w:rPr>
        <w:t xml:space="preserve"> </w:t>
      </w:r>
      <w:r>
        <w:rPr>
          <w:sz w:val="28"/>
          <w:szCs w:val="28"/>
        </w:rPr>
        <w:t xml:space="preserve">saw the </w:t>
      </w:r>
      <w:r w:rsidRPr="001342EC">
        <w:rPr>
          <w:noProof/>
          <w:sz w:val="28"/>
          <w:szCs w:val="28"/>
        </w:rPr>
        <w:t>largest</w:t>
      </w:r>
      <w:r>
        <w:rPr>
          <w:sz w:val="28"/>
          <w:szCs w:val="28"/>
        </w:rPr>
        <w:t xml:space="preserve"> increase in B.A. attainment, and the 11th largest in the United States, with </w:t>
      </w:r>
      <w:r w:rsidRPr="001342EC">
        <w:rPr>
          <w:noProof/>
          <w:sz w:val="28"/>
          <w:szCs w:val="28"/>
        </w:rPr>
        <w:t>an increase</w:t>
      </w:r>
      <w:r>
        <w:rPr>
          <w:sz w:val="28"/>
          <w:szCs w:val="28"/>
        </w:rPr>
        <w:t xml:space="preserve"> of 3.5 percentage points from 2010 to 2016. </w:t>
      </w:r>
    </w:p>
    <w:p w14:paraId="2D592DC7" w14:textId="77777777" w:rsidR="0002335E" w:rsidRDefault="0002335E" w:rsidP="0002335E">
      <w:pPr>
        <w:rPr>
          <w:sz w:val="28"/>
          <w:szCs w:val="28"/>
        </w:rPr>
      </w:pPr>
      <w:r>
        <w:rPr>
          <w:sz w:val="28"/>
          <w:szCs w:val="28"/>
        </w:rPr>
        <w:t xml:space="preserve">Other states, particularly those in the southern Heartland, significantly lag regional leaders. </w:t>
      </w:r>
      <w:r w:rsidRPr="008A0098">
        <w:rPr>
          <w:b/>
          <w:sz w:val="28"/>
          <w:szCs w:val="28"/>
        </w:rPr>
        <w:t>Mississippi</w:t>
      </w:r>
      <w:r>
        <w:rPr>
          <w:sz w:val="28"/>
          <w:szCs w:val="28"/>
        </w:rPr>
        <w:t xml:space="preserve">’s 21.8 percent bachelor’s degree share trailed the rest of the Heartland and was the second-lowest among all states, followed immediately by </w:t>
      </w:r>
      <w:r w:rsidRPr="008A0098">
        <w:rPr>
          <w:b/>
          <w:sz w:val="28"/>
          <w:szCs w:val="28"/>
        </w:rPr>
        <w:t>Arkansas</w:t>
      </w:r>
      <w:r>
        <w:rPr>
          <w:sz w:val="28"/>
          <w:szCs w:val="28"/>
        </w:rPr>
        <w:t xml:space="preserve">’ 22.4 percent share. </w:t>
      </w:r>
      <w:r w:rsidRPr="001342EC">
        <w:rPr>
          <w:noProof/>
          <w:sz w:val="28"/>
          <w:szCs w:val="28"/>
        </w:rPr>
        <w:t>In terms of</w:t>
      </w:r>
      <w:r>
        <w:rPr>
          <w:sz w:val="28"/>
          <w:szCs w:val="28"/>
        </w:rPr>
        <w:t xml:space="preserve"> share change, </w:t>
      </w:r>
      <w:r w:rsidRPr="008A0098">
        <w:rPr>
          <w:b/>
          <w:sz w:val="28"/>
          <w:szCs w:val="28"/>
        </w:rPr>
        <w:t>Louisiana</w:t>
      </w:r>
      <w:r>
        <w:rPr>
          <w:sz w:val="28"/>
          <w:szCs w:val="28"/>
        </w:rPr>
        <w:t xml:space="preserve"> and </w:t>
      </w:r>
      <w:r w:rsidRPr="008A0098">
        <w:rPr>
          <w:b/>
          <w:sz w:val="28"/>
          <w:szCs w:val="28"/>
        </w:rPr>
        <w:t>North Dakota</w:t>
      </w:r>
      <w:r>
        <w:rPr>
          <w:sz w:val="28"/>
          <w:szCs w:val="28"/>
        </w:rPr>
        <w:t xml:space="preserve"> tied for the smallest B.A. share increase in the Heartland between 2010 and 2016, and</w:t>
      </w:r>
      <w:r w:rsidRPr="008A0098">
        <w:rPr>
          <w:sz w:val="28"/>
          <w:szCs w:val="28"/>
        </w:rPr>
        <w:t xml:space="preserve"> </w:t>
      </w:r>
      <w:r>
        <w:rPr>
          <w:sz w:val="28"/>
          <w:szCs w:val="28"/>
        </w:rPr>
        <w:t>second-smallest in the country, at 2 percentage points.</w:t>
      </w:r>
    </w:p>
    <w:p w14:paraId="0D60CB3F" w14:textId="317551F1" w:rsidR="000B7641" w:rsidRDefault="000B7641" w:rsidP="007A6F4A">
      <w:pPr>
        <w:rPr>
          <w:color w:val="FF0000"/>
          <w:sz w:val="28"/>
          <w:szCs w:val="28"/>
        </w:rPr>
      </w:pPr>
    </w:p>
    <w:p w14:paraId="7CD554BA" w14:textId="77777777" w:rsidR="000B7641" w:rsidRDefault="000B7641">
      <w:pPr>
        <w:rPr>
          <w:color w:val="FF0000"/>
          <w:sz w:val="28"/>
          <w:szCs w:val="28"/>
        </w:rPr>
      </w:pPr>
      <w:r>
        <w:rPr>
          <w:color w:val="FF0000"/>
          <w:sz w:val="28"/>
          <w:szCs w:val="28"/>
        </w:rPr>
        <w:br w:type="page"/>
      </w:r>
    </w:p>
    <w:p w14:paraId="62214588" w14:textId="0FF8DE1D" w:rsidR="007A6F4A" w:rsidRDefault="000B7641" w:rsidP="007A6F4A">
      <w:pPr>
        <w:rPr>
          <w:color w:val="FF0000"/>
          <w:sz w:val="28"/>
          <w:szCs w:val="28"/>
        </w:rPr>
      </w:pPr>
      <w:r>
        <w:rPr>
          <w:noProof/>
          <w:color w:val="FF0000"/>
          <w:sz w:val="28"/>
          <w:szCs w:val="28"/>
        </w:rPr>
        <w:lastRenderedPageBreak/>
        <w:drawing>
          <wp:inline distT="0" distB="0" distL="0" distR="0" wp14:anchorId="52B19019" wp14:editId="660A9028">
            <wp:extent cx="4114800" cy="3592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uAttain_v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596DB77B" w14:textId="3ED80F27" w:rsidR="000B7641" w:rsidRPr="000B7641" w:rsidRDefault="000B7641" w:rsidP="007A6F4A">
      <w:pPr>
        <w:rPr>
          <w:rFonts w:ascii="Arial" w:hAnsi="Arial" w:cs="Arial"/>
          <w:i/>
          <w:sz w:val="20"/>
          <w:szCs w:val="28"/>
        </w:rPr>
      </w:pPr>
      <w:r w:rsidRPr="000B7641">
        <w:rPr>
          <w:rFonts w:ascii="Arial" w:hAnsi="Arial" w:cs="Arial"/>
          <w:i/>
          <w:sz w:val="20"/>
          <w:szCs w:val="28"/>
        </w:rPr>
        <w:t>Source: Brookings analysis of 2016 ACS 1-year estimates</w:t>
      </w:r>
    </w:p>
    <w:tbl>
      <w:tblPr>
        <w:tblW w:w="5040" w:type="dxa"/>
        <w:tblLook w:val="04A0" w:firstRow="1" w:lastRow="0" w:firstColumn="1" w:lastColumn="0" w:noHBand="0" w:noVBand="1"/>
      </w:tblPr>
      <w:tblGrid>
        <w:gridCol w:w="1460"/>
        <w:gridCol w:w="2080"/>
        <w:gridCol w:w="1500"/>
      </w:tblGrid>
      <w:tr w:rsidR="007A6F4A" w:rsidRPr="002269BE" w14:paraId="058D70CA" w14:textId="77777777" w:rsidTr="00F44422">
        <w:trPr>
          <w:trHeight w:val="510"/>
        </w:trPr>
        <w:tc>
          <w:tcPr>
            <w:tcW w:w="1460" w:type="dxa"/>
            <w:tcBorders>
              <w:top w:val="nil"/>
              <w:left w:val="nil"/>
              <w:bottom w:val="nil"/>
              <w:right w:val="nil"/>
            </w:tcBorders>
            <w:shd w:val="clear" w:color="auto" w:fill="auto"/>
            <w:hideMark/>
          </w:tcPr>
          <w:p w14:paraId="5561E7EF" w14:textId="77777777" w:rsidR="007A6F4A" w:rsidRPr="002269BE" w:rsidRDefault="007A6F4A" w:rsidP="00F44422">
            <w:pPr>
              <w:spacing w:after="0" w:line="240" w:lineRule="auto"/>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Name</w:t>
            </w:r>
          </w:p>
        </w:tc>
        <w:tc>
          <w:tcPr>
            <w:tcW w:w="2080" w:type="dxa"/>
            <w:tcBorders>
              <w:top w:val="nil"/>
              <w:left w:val="nil"/>
              <w:bottom w:val="nil"/>
              <w:right w:val="nil"/>
            </w:tcBorders>
            <w:shd w:val="clear" w:color="auto" w:fill="auto"/>
            <w:hideMark/>
          </w:tcPr>
          <w:p w14:paraId="280B9092"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E6319A">
              <w:rPr>
                <w:rFonts w:ascii="Calibri" w:eastAsia="Times New Roman" w:hAnsi="Calibri" w:cs="Times New Roman"/>
                <w:b/>
                <w:bCs/>
                <w:noProof/>
                <w:color w:val="000000"/>
                <w:sz w:val="20"/>
                <w:szCs w:val="20"/>
              </w:rPr>
              <w:t>Share</w:t>
            </w:r>
            <w:r w:rsidRPr="002269BE">
              <w:rPr>
                <w:rFonts w:ascii="Calibri" w:eastAsia="Times New Roman" w:hAnsi="Calibri" w:cs="Times New Roman"/>
                <w:b/>
                <w:bCs/>
                <w:color w:val="000000"/>
                <w:sz w:val="20"/>
                <w:szCs w:val="20"/>
              </w:rPr>
              <w:t xml:space="preserve"> of adults with a BA or higher, 2016</w:t>
            </w:r>
          </w:p>
        </w:tc>
        <w:tc>
          <w:tcPr>
            <w:tcW w:w="1500" w:type="dxa"/>
            <w:tcBorders>
              <w:top w:val="nil"/>
              <w:left w:val="nil"/>
              <w:bottom w:val="nil"/>
              <w:right w:val="nil"/>
            </w:tcBorders>
            <w:shd w:val="clear" w:color="auto" w:fill="auto"/>
            <w:hideMark/>
          </w:tcPr>
          <w:p w14:paraId="5EB5F539"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Share change, 2010-16</w:t>
            </w:r>
          </w:p>
        </w:tc>
      </w:tr>
      <w:tr w:rsidR="007A6F4A" w:rsidRPr="002269BE" w14:paraId="065DBB59" w14:textId="77777777" w:rsidTr="00F44422">
        <w:trPr>
          <w:trHeight w:val="72"/>
        </w:trPr>
        <w:tc>
          <w:tcPr>
            <w:tcW w:w="1460" w:type="dxa"/>
            <w:tcBorders>
              <w:top w:val="nil"/>
              <w:left w:val="nil"/>
              <w:bottom w:val="nil"/>
              <w:right w:val="nil"/>
            </w:tcBorders>
            <w:shd w:val="clear" w:color="auto" w:fill="auto"/>
            <w:noWrap/>
            <w:hideMark/>
          </w:tcPr>
          <w:p w14:paraId="1E2CAA22"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Iowa</w:t>
            </w:r>
          </w:p>
        </w:tc>
        <w:tc>
          <w:tcPr>
            <w:tcW w:w="2080" w:type="dxa"/>
            <w:tcBorders>
              <w:top w:val="nil"/>
              <w:left w:val="nil"/>
              <w:bottom w:val="nil"/>
              <w:right w:val="nil"/>
            </w:tcBorders>
            <w:shd w:val="clear" w:color="auto" w:fill="auto"/>
            <w:noWrap/>
            <w:hideMark/>
          </w:tcPr>
          <w:p w14:paraId="3287AF65"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28.4%</w:t>
            </w:r>
          </w:p>
        </w:tc>
        <w:tc>
          <w:tcPr>
            <w:tcW w:w="1500" w:type="dxa"/>
            <w:tcBorders>
              <w:top w:val="nil"/>
              <w:left w:val="nil"/>
              <w:bottom w:val="nil"/>
              <w:right w:val="nil"/>
            </w:tcBorders>
            <w:shd w:val="clear" w:color="auto" w:fill="auto"/>
            <w:noWrap/>
            <w:hideMark/>
          </w:tcPr>
          <w:p w14:paraId="1A6095C1"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3.5%</w:t>
            </w:r>
          </w:p>
        </w:tc>
      </w:tr>
      <w:tr w:rsidR="007A6F4A" w:rsidRPr="002269BE" w14:paraId="41C06725" w14:textId="77777777" w:rsidTr="00F44422">
        <w:trPr>
          <w:trHeight w:val="72"/>
        </w:trPr>
        <w:tc>
          <w:tcPr>
            <w:tcW w:w="1460" w:type="dxa"/>
            <w:tcBorders>
              <w:top w:val="nil"/>
              <w:left w:val="nil"/>
              <w:bottom w:val="nil"/>
              <w:right w:val="nil"/>
            </w:tcBorders>
            <w:shd w:val="clear" w:color="auto" w:fill="auto"/>
            <w:noWrap/>
            <w:hideMark/>
          </w:tcPr>
          <w:p w14:paraId="54E8FB94"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Illinois</w:t>
            </w:r>
          </w:p>
        </w:tc>
        <w:tc>
          <w:tcPr>
            <w:tcW w:w="2080" w:type="dxa"/>
            <w:tcBorders>
              <w:top w:val="nil"/>
              <w:left w:val="nil"/>
              <w:bottom w:val="nil"/>
              <w:right w:val="nil"/>
            </w:tcBorders>
            <w:shd w:val="clear" w:color="auto" w:fill="auto"/>
            <w:noWrap/>
            <w:hideMark/>
          </w:tcPr>
          <w:p w14:paraId="09084A17"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34.0%</w:t>
            </w:r>
          </w:p>
        </w:tc>
        <w:tc>
          <w:tcPr>
            <w:tcW w:w="1500" w:type="dxa"/>
            <w:tcBorders>
              <w:top w:val="nil"/>
              <w:left w:val="nil"/>
              <w:bottom w:val="nil"/>
              <w:right w:val="nil"/>
            </w:tcBorders>
            <w:shd w:val="clear" w:color="auto" w:fill="auto"/>
            <w:noWrap/>
            <w:hideMark/>
          </w:tcPr>
          <w:p w14:paraId="1E0F085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3.2%</w:t>
            </w:r>
          </w:p>
        </w:tc>
      </w:tr>
      <w:tr w:rsidR="007A6F4A" w:rsidRPr="002269BE" w14:paraId="1D98758B" w14:textId="77777777" w:rsidTr="00F44422">
        <w:trPr>
          <w:trHeight w:val="72"/>
        </w:trPr>
        <w:tc>
          <w:tcPr>
            <w:tcW w:w="1460" w:type="dxa"/>
            <w:tcBorders>
              <w:top w:val="nil"/>
              <w:left w:val="nil"/>
              <w:bottom w:val="nil"/>
              <w:right w:val="nil"/>
            </w:tcBorders>
            <w:shd w:val="clear" w:color="auto" w:fill="auto"/>
            <w:noWrap/>
            <w:hideMark/>
          </w:tcPr>
          <w:p w14:paraId="0D41D95A"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Wisconsin</w:t>
            </w:r>
          </w:p>
        </w:tc>
        <w:tc>
          <w:tcPr>
            <w:tcW w:w="2080" w:type="dxa"/>
            <w:tcBorders>
              <w:top w:val="nil"/>
              <w:left w:val="nil"/>
              <w:bottom w:val="nil"/>
              <w:right w:val="nil"/>
            </w:tcBorders>
            <w:shd w:val="clear" w:color="auto" w:fill="auto"/>
            <w:noWrap/>
            <w:hideMark/>
          </w:tcPr>
          <w:p w14:paraId="323BFC2E"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29.5%</w:t>
            </w:r>
          </w:p>
        </w:tc>
        <w:tc>
          <w:tcPr>
            <w:tcW w:w="1500" w:type="dxa"/>
            <w:tcBorders>
              <w:top w:val="nil"/>
              <w:left w:val="nil"/>
              <w:bottom w:val="nil"/>
              <w:right w:val="nil"/>
            </w:tcBorders>
            <w:shd w:val="clear" w:color="auto" w:fill="auto"/>
            <w:noWrap/>
            <w:hideMark/>
          </w:tcPr>
          <w:p w14:paraId="42464A2D"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3.2%</w:t>
            </w:r>
          </w:p>
        </w:tc>
      </w:tr>
      <w:tr w:rsidR="007A6F4A" w:rsidRPr="002269BE" w14:paraId="660816E0" w14:textId="77777777" w:rsidTr="00F44422">
        <w:trPr>
          <w:trHeight w:val="72"/>
        </w:trPr>
        <w:tc>
          <w:tcPr>
            <w:tcW w:w="1460" w:type="dxa"/>
            <w:tcBorders>
              <w:top w:val="nil"/>
              <w:left w:val="nil"/>
              <w:bottom w:val="nil"/>
              <w:right w:val="nil"/>
            </w:tcBorders>
            <w:shd w:val="clear" w:color="auto" w:fill="auto"/>
            <w:noWrap/>
            <w:hideMark/>
          </w:tcPr>
          <w:p w14:paraId="7CE21D20"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Michigan</w:t>
            </w:r>
          </w:p>
        </w:tc>
        <w:tc>
          <w:tcPr>
            <w:tcW w:w="2080" w:type="dxa"/>
            <w:tcBorders>
              <w:top w:val="nil"/>
              <w:left w:val="nil"/>
              <w:bottom w:val="nil"/>
              <w:right w:val="nil"/>
            </w:tcBorders>
            <w:shd w:val="clear" w:color="auto" w:fill="auto"/>
            <w:noWrap/>
            <w:hideMark/>
          </w:tcPr>
          <w:p w14:paraId="09844758"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28.3%</w:t>
            </w:r>
          </w:p>
        </w:tc>
        <w:tc>
          <w:tcPr>
            <w:tcW w:w="1500" w:type="dxa"/>
            <w:tcBorders>
              <w:top w:val="nil"/>
              <w:left w:val="nil"/>
              <w:bottom w:val="nil"/>
              <w:right w:val="nil"/>
            </w:tcBorders>
            <w:shd w:val="clear" w:color="auto" w:fill="auto"/>
            <w:noWrap/>
            <w:hideMark/>
          </w:tcPr>
          <w:p w14:paraId="32B1B20B"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3.1%</w:t>
            </w:r>
          </w:p>
        </w:tc>
      </w:tr>
      <w:tr w:rsidR="007A6F4A" w:rsidRPr="002269BE" w14:paraId="5E9EB80D" w14:textId="77777777" w:rsidTr="00F44422">
        <w:trPr>
          <w:trHeight w:val="72"/>
        </w:trPr>
        <w:tc>
          <w:tcPr>
            <w:tcW w:w="1460" w:type="dxa"/>
            <w:tcBorders>
              <w:top w:val="nil"/>
              <w:left w:val="nil"/>
              <w:bottom w:val="nil"/>
              <w:right w:val="nil"/>
            </w:tcBorders>
            <w:shd w:val="clear" w:color="auto" w:fill="auto"/>
            <w:noWrap/>
            <w:hideMark/>
          </w:tcPr>
          <w:p w14:paraId="5F628922"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Tennessee</w:t>
            </w:r>
          </w:p>
        </w:tc>
        <w:tc>
          <w:tcPr>
            <w:tcW w:w="2080" w:type="dxa"/>
            <w:tcBorders>
              <w:top w:val="nil"/>
              <w:left w:val="nil"/>
              <w:bottom w:val="nil"/>
              <w:right w:val="nil"/>
            </w:tcBorders>
            <w:shd w:val="clear" w:color="auto" w:fill="auto"/>
            <w:noWrap/>
            <w:hideMark/>
          </w:tcPr>
          <w:p w14:paraId="6233BD8F"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26.1%</w:t>
            </w:r>
          </w:p>
        </w:tc>
        <w:tc>
          <w:tcPr>
            <w:tcW w:w="1500" w:type="dxa"/>
            <w:tcBorders>
              <w:top w:val="nil"/>
              <w:left w:val="nil"/>
              <w:bottom w:val="nil"/>
              <w:right w:val="nil"/>
            </w:tcBorders>
            <w:shd w:val="clear" w:color="auto" w:fill="auto"/>
            <w:noWrap/>
            <w:hideMark/>
          </w:tcPr>
          <w:p w14:paraId="75FBF97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3.0%</w:t>
            </w:r>
          </w:p>
        </w:tc>
      </w:tr>
      <w:tr w:rsidR="007A6F4A" w:rsidRPr="002269BE" w14:paraId="64A92990" w14:textId="77777777" w:rsidTr="00F44422">
        <w:trPr>
          <w:trHeight w:val="72"/>
        </w:trPr>
        <w:tc>
          <w:tcPr>
            <w:tcW w:w="1460" w:type="dxa"/>
            <w:tcBorders>
              <w:top w:val="nil"/>
              <w:left w:val="nil"/>
              <w:bottom w:val="nil"/>
              <w:right w:val="nil"/>
            </w:tcBorders>
            <w:shd w:val="clear" w:color="auto" w:fill="auto"/>
            <w:noWrap/>
            <w:hideMark/>
          </w:tcPr>
          <w:p w14:paraId="0A07B8F2"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Minnesota</w:t>
            </w:r>
          </w:p>
        </w:tc>
        <w:tc>
          <w:tcPr>
            <w:tcW w:w="2080" w:type="dxa"/>
            <w:tcBorders>
              <w:top w:val="nil"/>
              <w:left w:val="nil"/>
              <w:bottom w:val="nil"/>
              <w:right w:val="nil"/>
            </w:tcBorders>
            <w:shd w:val="clear" w:color="auto" w:fill="auto"/>
            <w:noWrap/>
            <w:hideMark/>
          </w:tcPr>
          <w:p w14:paraId="654ED6CE"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34.8%</w:t>
            </w:r>
          </w:p>
        </w:tc>
        <w:tc>
          <w:tcPr>
            <w:tcW w:w="1500" w:type="dxa"/>
            <w:tcBorders>
              <w:top w:val="nil"/>
              <w:left w:val="nil"/>
              <w:bottom w:val="nil"/>
              <w:right w:val="nil"/>
            </w:tcBorders>
            <w:shd w:val="clear" w:color="auto" w:fill="auto"/>
            <w:noWrap/>
            <w:hideMark/>
          </w:tcPr>
          <w:p w14:paraId="1C93943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3.0%</w:t>
            </w:r>
          </w:p>
        </w:tc>
      </w:tr>
      <w:tr w:rsidR="007A6F4A" w:rsidRPr="002269BE" w14:paraId="2100D84E" w14:textId="77777777" w:rsidTr="00F44422">
        <w:trPr>
          <w:trHeight w:val="72"/>
        </w:trPr>
        <w:tc>
          <w:tcPr>
            <w:tcW w:w="1460" w:type="dxa"/>
            <w:tcBorders>
              <w:top w:val="nil"/>
              <w:left w:val="nil"/>
              <w:bottom w:val="nil"/>
              <w:right w:val="nil"/>
            </w:tcBorders>
            <w:shd w:val="clear" w:color="auto" w:fill="auto"/>
            <w:noWrap/>
            <w:hideMark/>
          </w:tcPr>
          <w:p w14:paraId="48AC6CA0"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Kansas</w:t>
            </w:r>
          </w:p>
        </w:tc>
        <w:tc>
          <w:tcPr>
            <w:tcW w:w="2080" w:type="dxa"/>
            <w:tcBorders>
              <w:top w:val="nil"/>
              <w:left w:val="nil"/>
              <w:bottom w:val="nil"/>
              <w:right w:val="nil"/>
            </w:tcBorders>
            <w:shd w:val="clear" w:color="auto" w:fill="auto"/>
            <w:noWrap/>
            <w:hideMark/>
          </w:tcPr>
          <w:p w14:paraId="19D024DF"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32.8%</w:t>
            </w:r>
          </w:p>
        </w:tc>
        <w:tc>
          <w:tcPr>
            <w:tcW w:w="1500" w:type="dxa"/>
            <w:tcBorders>
              <w:top w:val="nil"/>
              <w:left w:val="nil"/>
              <w:bottom w:val="nil"/>
              <w:right w:val="nil"/>
            </w:tcBorders>
            <w:shd w:val="clear" w:color="auto" w:fill="auto"/>
            <w:noWrap/>
            <w:hideMark/>
          </w:tcPr>
          <w:p w14:paraId="6123445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3.0%</w:t>
            </w:r>
          </w:p>
        </w:tc>
      </w:tr>
      <w:tr w:rsidR="007A6F4A" w:rsidRPr="002269BE" w14:paraId="010DB277" w14:textId="77777777" w:rsidTr="00F44422">
        <w:trPr>
          <w:trHeight w:val="72"/>
        </w:trPr>
        <w:tc>
          <w:tcPr>
            <w:tcW w:w="1460" w:type="dxa"/>
            <w:tcBorders>
              <w:top w:val="nil"/>
              <w:left w:val="nil"/>
              <w:bottom w:val="nil"/>
              <w:right w:val="nil"/>
            </w:tcBorders>
            <w:shd w:val="clear" w:color="auto" w:fill="auto"/>
            <w:noWrap/>
            <w:hideMark/>
          </w:tcPr>
          <w:p w14:paraId="3876EBFF"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Indiana</w:t>
            </w:r>
          </w:p>
        </w:tc>
        <w:tc>
          <w:tcPr>
            <w:tcW w:w="2080" w:type="dxa"/>
            <w:tcBorders>
              <w:top w:val="nil"/>
              <w:left w:val="nil"/>
              <w:bottom w:val="nil"/>
              <w:right w:val="nil"/>
            </w:tcBorders>
            <w:shd w:val="clear" w:color="auto" w:fill="auto"/>
            <w:noWrap/>
            <w:hideMark/>
          </w:tcPr>
          <w:p w14:paraId="4548704D"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25.6%</w:t>
            </w:r>
          </w:p>
        </w:tc>
        <w:tc>
          <w:tcPr>
            <w:tcW w:w="1500" w:type="dxa"/>
            <w:tcBorders>
              <w:top w:val="nil"/>
              <w:left w:val="nil"/>
              <w:bottom w:val="nil"/>
              <w:right w:val="nil"/>
            </w:tcBorders>
            <w:shd w:val="clear" w:color="auto" w:fill="auto"/>
            <w:noWrap/>
            <w:hideMark/>
          </w:tcPr>
          <w:p w14:paraId="07090B9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38785B0A" w14:textId="77777777" w:rsidTr="00F44422">
        <w:trPr>
          <w:trHeight w:val="72"/>
        </w:trPr>
        <w:tc>
          <w:tcPr>
            <w:tcW w:w="1460" w:type="dxa"/>
            <w:tcBorders>
              <w:top w:val="nil"/>
              <w:left w:val="nil"/>
              <w:bottom w:val="nil"/>
              <w:right w:val="nil"/>
            </w:tcBorders>
            <w:shd w:val="clear" w:color="auto" w:fill="auto"/>
            <w:noWrap/>
            <w:hideMark/>
          </w:tcPr>
          <w:p w14:paraId="05842B38"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Ohio</w:t>
            </w:r>
          </w:p>
        </w:tc>
        <w:tc>
          <w:tcPr>
            <w:tcW w:w="2080" w:type="dxa"/>
            <w:tcBorders>
              <w:top w:val="nil"/>
              <w:left w:val="nil"/>
              <w:bottom w:val="nil"/>
              <w:right w:val="nil"/>
            </w:tcBorders>
            <w:shd w:val="clear" w:color="auto" w:fill="auto"/>
            <w:noWrap/>
            <w:hideMark/>
          </w:tcPr>
          <w:p w14:paraId="3A7AA85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27.5%</w:t>
            </w:r>
          </w:p>
        </w:tc>
        <w:tc>
          <w:tcPr>
            <w:tcW w:w="1500" w:type="dxa"/>
            <w:tcBorders>
              <w:top w:val="nil"/>
              <w:left w:val="nil"/>
              <w:bottom w:val="nil"/>
              <w:right w:val="nil"/>
            </w:tcBorders>
            <w:shd w:val="clear" w:color="auto" w:fill="auto"/>
            <w:noWrap/>
            <w:hideMark/>
          </w:tcPr>
          <w:p w14:paraId="0E99AC6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25ABA234" w14:textId="77777777" w:rsidTr="00F44422">
        <w:trPr>
          <w:trHeight w:val="72"/>
        </w:trPr>
        <w:tc>
          <w:tcPr>
            <w:tcW w:w="1460" w:type="dxa"/>
            <w:tcBorders>
              <w:top w:val="nil"/>
              <w:left w:val="nil"/>
              <w:bottom w:val="nil"/>
              <w:right w:val="nil"/>
            </w:tcBorders>
            <w:shd w:val="clear" w:color="auto" w:fill="auto"/>
            <w:noWrap/>
            <w:hideMark/>
          </w:tcPr>
          <w:p w14:paraId="7C49641F"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Kentucky</w:t>
            </w:r>
          </w:p>
        </w:tc>
        <w:tc>
          <w:tcPr>
            <w:tcW w:w="2080" w:type="dxa"/>
            <w:tcBorders>
              <w:top w:val="nil"/>
              <w:left w:val="nil"/>
              <w:bottom w:val="nil"/>
              <w:right w:val="nil"/>
            </w:tcBorders>
            <w:shd w:val="clear" w:color="auto" w:fill="auto"/>
            <w:noWrap/>
            <w:hideMark/>
          </w:tcPr>
          <w:p w14:paraId="2693032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23.4%</w:t>
            </w:r>
          </w:p>
        </w:tc>
        <w:tc>
          <w:tcPr>
            <w:tcW w:w="1500" w:type="dxa"/>
            <w:tcBorders>
              <w:top w:val="nil"/>
              <w:left w:val="nil"/>
              <w:bottom w:val="nil"/>
              <w:right w:val="nil"/>
            </w:tcBorders>
            <w:shd w:val="clear" w:color="auto" w:fill="auto"/>
            <w:noWrap/>
            <w:hideMark/>
          </w:tcPr>
          <w:p w14:paraId="70EBEB37"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55BE8932" w14:textId="77777777" w:rsidTr="00F44422">
        <w:trPr>
          <w:trHeight w:val="72"/>
        </w:trPr>
        <w:tc>
          <w:tcPr>
            <w:tcW w:w="1460" w:type="dxa"/>
            <w:tcBorders>
              <w:top w:val="nil"/>
              <w:left w:val="nil"/>
              <w:bottom w:val="nil"/>
              <w:right w:val="nil"/>
            </w:tcBorders>
            <w:shd w:val="clear" w:color="auto" w:fill="auto"/>
            <w:noWrap/>
            <w:hideMark/>
          </w:tcPr>
          <w:p w14:paraId="447A7D3B"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Missouri</w:t>
            </w:r>
          </w:p>
        </w:tc>
        <w:tc>
          <w:tcPr>
            <w:tcW w:w="2080" w:type="dxa"/>
            <w:tcBorders>
              <w:top w:val="nil"/>
              <w:left w:val="nil"/>
              <w:bottom w:val="nil"/>
              <w:right w:val="nil"/>
            </w:tcBorders>
            <w:shd w:val="clear" w:color="auto" w:fill="auto"/>
            <w:noWrap/>
            <w:hideMark/>
          </w:tcPr>
          <w:p w14:paraId="2A23203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28.5%</w:t>
            </w:r>
          </w:p>
        </w:tc>
        <w:tc>
          <w:tcPr>
            <w:tcW w:w="1500" w:type="dxa"/>
            <w:tcBorders>
              <w:top w:val="nil"/>
              <w:left w:val="nil"/>
              <w:bottom w:val="nil"/>
              <w:right w:val="nil"/>
            </w:tcBorders>
            <w:shd w:val="clear" w:color="auto" w:fill="auto"/>
            <w:noWrap/>
            <w:hideMark/>
          </w:tcPr>
          <w:p w14:paraId="2096D6E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385EC549" w14:textId="77777777" w:rsidTr="00F44422">
        <w:trPr>
          <w:trHeight w:val="72"/>
        </w:trPr>
        <w:tc>
          <w:tcPr>
            <w:tcW w:w="1460" w:type="dxa"/>
            <w:tcBorders>
              <w:top w:val="nil"/>
              <w:left w:val="nil"/>
              <w:bottom w:val="nil"/>
              <w:right w:val="nil"/>
            </w:tcBorders>
            <w:shd w:val="clear" w:color="auto" w:fill="auto"/>
            <w:noWrap/>
            <w:hideMark/>
          </w:tcPr>
          <w:p w14:paraId="09A22EFD"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Arkansas</w:t>
            </w:r>
          </w:p>
        </w:tc>
        <w:tc>
          <w:tcPr>
            <w:tcW w:w="2080" w:type="dxa"/>
            <w:tcBorders>
              <w:top w:val="nil"/>
              <w:left w:val="nil"/>
              <w:bottom w:val="nil"/>
              <w:right w:val="nil"/>
            </w:tcBorders>
            <w:shd w:val="clear" w:color="auto" w:fill="auto"/>
            <w:noWrap/>
            <w:hideMark/>
          </w:tcPr>
          <w:p w14:paraId="2DF16200"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22.4%</w:t>
            </w:r>
          </w:p>
        </w:tc>
        <w:tc>
          <w:tcPr>
            <w:tcW w:w="1500" w:type="dxa"/>
            <w:tcBorders>
              <w:top w:val="nil"/>
              <w:left w:val="nil"/>
              <w:bottom w:val="nil"/>
              <w:right w:val="nil"/>
            </w:tcBorders>
            <w:shd w:val="clear" w:color="auto" w:fill="auto"/>
            <w:noWrap/>
            <w:hideMark/>
          </w:tcPr>
          <w:p w14:paraId="2049556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3361FB09" w14:textId="77777777" w:rsidTr="00F44422">
        <w:trPr>
          <w:trHeight w:val="72"/>
        </w:trPr>
        <w:tc>
          <w:tcPr>
            <w:tcW w:w="1460" w:type="dxa"/>
            <w:tcBorders>
              <w:top w:val="nil"/>
              <w:left w:val="nil"/>
              <w:bottom w:val="nil"/>
              <w:right w:val="nil"/>
            </w:tcBorders>
            <w:shd w:val="clear" w:color="auto" w:fill="auto"/>
            <w:noWrap/>
            <w:hideMark/>
          </w:tcPr>
          <w:p w14:paraId="26C34C13"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Alabama</w:t>
            </w:r>
          </w:p>
        </w:tc>
        <w:tc>
          <w:tcPr>
            <w:tcW w:w="2080" w:type="dxa"/>
            <w:tcBorders>
              <w:top w:val="nil"/>
              <w:left w:val="nil"/>
              <w:bottom w:val="nil"/>
              <w:right w:val="nil"/>
            </w:tcBorders>
            <w:shd w:val="clear" w:color="auto" w:fill="auto"/>
            <w:noWrap/>
            <w:hideMark/>
          </w:tcPr>
          <w:p w14:paraId="2D4A447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24.7%</w:t>
            </w:r>
          </w:p>
        </w:tc>
        <w:tc>
          <w:tcPr>
            <w:tcW w:w="1500" w:type="dxa"/>
            <w:tcBorders>
              <w:top w:val="nil"/>
              <w:left w:val="nil"/>
              <w:bottom w:val="nil"/>
              <w:right w:val="nil"/>
            </w:tcBorders>
            <w:shd w:val="clear" w:color="auto" w:fill="auto"/>
            <w:noWrap/>
            <w:hideMark/>
          </w:tcPr>
          <w:p w14:paraId="1531D26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w:t>
            </w:r>
          </w:p>
        </w:tc>
      </w:tr>
      <w:tr w:rsidR="007A6F4A" w:rsidRPr="002269BE" w14:paraId="6AAA43B6" w14:textId="77777777" w:rsidTr="00F44422">
        <w:trPr>
          <w:trHeight w:val="72"/>
        </w:trPr>
        <w:tc>
          <w:tcPr>
            <w:tcW w:w="1460" w:type="dxa"/>
            <w:tcBorders>
              <w:top w:val="nil"/>
              <w:left w:val="nil"/>
              <w:bottom w:val="nil"/>
              <w:right w:val="nil"/>
            </w:tcBorders>
            <w:shd w:val="clear" w:color="auto" w:fill="auto"/>
            <w:noWrap/>
            <w:hideMark/>
          </w:tcPr>
          <w:p w14:paraId="50E84988"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Nebraska</w:t>
            </w:r>
          </w:p>
        </w:tc>
        <w:tc>
          <w:tcPr>
            <w:tcW w:w="2080" w:type="dxa"/>
            <w:tcBorders>
              <w:top w:val="nil"/>
              <w:left w:val="nil"/>
              <w:bottom w:val="nil"/>
              <w:right w:val="nil"/>
            </w:tcBorders>
            <w:shd w:val="clear" w:color="auto" w:fill="auto"/>
            <w:noWrap/>
            <w:hideMark/>
          </w:tcPr>
          <w:p w14:paraId="7A59C84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31.4%</w:t>
            </w:r>
          </w:p>
        </w:tc>
        <w:tc>
          <w:tcPr>
            <w:tcW w:w="1500" w:type="dxa"/>
            <w:tcBorders>
              <w:top w:val="nil"/>
              <w:left w:val="nil"/>
              <w:bottom w:val="nil"/>
              <w:right w:val="nil"/>
            </w:tcBorders>
            <w:shd w:val="clear" w:color="auto" w:fill="auto"/>
            <w:noWrap/>
            <w:hideMark/>
          </w:tcPr>
          <w:p w14:paraId="616494B8"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w:t>
            </w:r>
          </w:p>
        </w:tc>
      </w:tr>
      <w:tr w:rsidR="007A6F4A" w:rsidRPr="002269BE" w14:paraId="17D2264C" w14:textId="77777777" w:rsidTr="00F44422">
        <w:trPr>
          <w:trHeight w:val="72"/>
        </w:trPr>
        <w:tc>
          <w:tcPr>
            <w:tcW w:w="1460" w:type="dxa"/>
            <w:tcBorders>
              <w:top w:val="nil"/>
              <w:left w:val="nil"/>
              <w:bottom w:val="nil"/>
              <w:right w:val="nil"/>
            </w:tcBorders>
            <w:shd w:val="clear" w:color="auto" w:fill="auto"/>
            <w:noWrap/>
            <w:hideMark/>
          </w:tcPr>
          <w:p w14:paraId="20F49A66"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South Dakota</w:t>
            </w:r>
          </w:p>
        </w:tc>
        <w:tc>
          <w:tcPr>
            <w:tcW w:w="2080" w:type="dxa"/>
            <w:tcBorders>
              <w:top w:val="nil"/>
              <w:left w:val="nil"/>
              <w:bottom w:val="nil"/>
              <w:right w:val="nil"/>
            </w:tcBorders>
            <w:shd w:val="clear" w:color="auto" w:fill="auto"/>
            <w:noWrap/>
            <w:hideMark/>
          </w:tcPr>
          <w:p w14:paraId="62D40981"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28.9%</w:t>
            </w:r>
          </w:p>
        </w:tc>
        <w:tc>
          <w:tcPr>
            <w:tcW w:w="1500" w:type="dxa"/>
            <w:tcBorders>
              <w:top w:val="nil"/>
              <w:left w:val="nil"/>
              <w:bottom w:val="nil"/>
              <w:right w:val="nil"/>
            </w:tcBorders>
            <w:shd w:val="clear" w:color="auto" w:fill="auto"/>
            <w:noWrap/>
            <w:hideMark/>
          </w:tcPr>
          <w:p w14:paraId="7B7D7A84"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2.6%</w:t>
            </w:r>
          </w:p>
        </w:tc>
      </w:tr>
      <w:tr w:rsidR="007A6F4A" w:rsidRPr="002269BE" w14:paraId="69765B55" w14:textId="77777777" w:rsidTr="00F44422">
        <w:trPr>
          <w:trHeight w:val="72"/>
        </w:trPr>
        <w:tc>
          <w:tcPr>
            <w:tcW w:w="1460" w:type="dxa"/>
            <w:tcBorders>
              <w:top w:val="nil"/>
              <w:left w:val="nil"/>
              <w:bottom w:val="nil"/>
              <w:right w:val="nil"/>
            </w:tcBorders>
            <w:shd w:val="clear" w:color="auto" w:fill="auto"/>
            <w:noWrap/>
            <w:hideMark/>
          </w:tcPr>
          <w:p w14:paraId="7413ED53"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Oklahoma</w:t>
            </w:r>
          </w:p>
        </w:tc>
        <w:tc>
          <w:tcPr>
            <w:tcW w:w="2080" w:type="dxa"/>
            <w:tcBorders>
              <w:top w:val="nil"/>
              <w:left w:val="nil"/>
              <w:bottom w:val="nil"/>
              <w:right w:val="nil"/>
            </w:tcBorders>
            <w:shd w:val="clear" w:color="auto" w:fill="auto"/>
            <w:noWrap/>
            <w:hideMark/>
          </w:tcPr>
          <w:p w14:paraId="3B848070"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25.2%</w:t>
            </w:r>
          </w:p>
        </w:tc>
        <w:tc>
          <w:tcPr>
            <w:tcW w:w="1500" w:type="dxa"/>
            <w:tcBorders>
              <w:top w:val="nil"/>
              <w:left w:val="nil"/>
              <w:bottom w:val="nil"/>
              <w:right w:val="nil"/>
            </w:tcBorders>
            <w:shd w:val="clear" w:color="auto" w:fill="auto"/>
            <w:noWrap/>
            <w:hideMark/>
          </w:tcPr>
          <w:p w14:paraId="6540291E"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w:t>
            </w:r>
          </w:p>
        </w:tc>
      </w:tr>
      <w:tr w:rsidR="007A6F4A" w:rsidRPr="002269BE" w14:paraId="55000FC0" w14:textId="77777777" w:rsidTr="00F44422">
        <w:trPr>
          <w:trHeight w:val="72"/>
        </w:trPr>
        <w:tc>
          <w:tcPr>
            <w:tcW w:w="1460" w:type="dxa"/>
            <w:tcBorders>
              <w:top w:val="nil"/>
              <w:left w:val="nil"/>
              <w:bottom w:val="nil"/>
              <w:right w:val="nil"/>
            </w:tcBorders>
            <w:shd w:val="clear" w:color="auto" w:fill="auto"/>
            <w:noWrap/>
            <w:hideMark/>
          </w:tcPr>
          <w:p w14:paraId="7C9ABA3F"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Mississippi</w:t>
            </w:r>
          </w:p>
        </w:tc>
        <w:tc>
          <w:tcPr>
            <w:tcW w:w="2080" w:type="dxa"/>
            <w:tcBorders>
              <w:top w:val="nil"/>
              <w:left w:val="nil"/>
              <w:bottom w:val="nil"/>
              <w:right w:val="nil"/>
            </w:tcBorders>
            <w:shd w:val="clear" w:color="auto" w:fill="auto"/>
            <w:noWrap/>
            <w:hideMark/>
          </w:tcPr>
          <w:p w14:paraId="56E7F214"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21.8%</w:t>
            </w:r>
          </w:p>
        </w:tc>
        <w:tc>
          <w:tcPr>
            <w:tcW w:w="1500" w:type="dxa"/>
            <w:tcBorders>
              <w:top w:val="nil"/>
              <w:left w:val="nil"/>
              <w:bottom w:val="nil"/>
              <w:right w:val="nil"/>
            </w:tcBorders>
            <w:shd w:val="clear" w:color="auto" w:fill="auto"/>
            <w:noWrap/>
            <w:hideMark/>
          </w:tcPr>
          <w:p w14:paraId="1B3ED86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w:t>
            </w:r>
          </w:p>
        </w:tc>
      </w:tr>
      <w:tr w:rsidR="007A6F4A" w:rsidRPr="002269BE" w14:paraId="768AA26D" w14:textId="77777777" w:rsidTr="00F44422">
        <w:trPr>
          <w:trHeight w:val="72"/>
        </w:trPr>
        <w:tc>
          <w:tcPr>
            <w:tcW w:w="1460" w:type="dxa"/>
            <w:tcBorders>
              <w:top w:val="nil"/>
              <w:left w:val="nil"/>
              <w:bottom w:val="nil"/>
              <w:right w:val="nil"/>
            </w:tcBorders>
            <w:shd w:val="clear" w:color="auto" w:fill="auto"/>
            <w:noWrap/>
            <w:hideMark/>
          </w:tcPr>
          <w:p w14:paraId="7E692505"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North Dakota</w:t>
            </w:r>
          </w:p>
        </w:tc>
        <w:tc>
          <w:tcPr>
            <w:tcW w:w="2080" w:type="dxa"/>
            <w:tcBorders>
              <w:top w:val="nil"/>
              <w:left w:val="nil"/>
              <w:bottom w:val="nil"/>
              <w:right w:val="nil"/>
            </w:tcBorders>
            <w:shd w:val="clear" w:color="auto" w:fill="auto"/>
            <w:noWrap/>
            <w:hideMark/>
          </w:tcPr>
          <w:p w14:paraId="22BE1CB7"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29.6%</w:t>
            </w:r>
          </w:p>
        </w:tc>
        <w:tc>
          <w:tcPr>
            <w:tcW w:w="1500" w:type="dxa"/>
            <w:tcBorders>
              <w:top w:val="nil"/>
              <w:left w:val="nil"/>
              <w:bottom w:val="nil"/>
              <w:right w:val="nil"/>
            </w:tcBorders>
            <w:shd w:val="clear" w:color="auto" w:fill="auto"/>
            <w:noWrap/>
            <w:hideMark/>
          </w:tcPr>
          <w:p w14:paraId="72606188"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2.0%</w:t>
            </w:r>
          </w:p>
        </w:tc>
      </w:tr>
      <w:tr w:rsidR="007A6F4A" w:rsidRPr="002269BE" w14:paraId="35BA822C" w14:textId="77777777" w:rsidTr="00F44422">
        <w:trPr>
          <w:trHeight w:val="72"/>
        </w:trPr>
        <w:tc>
          <w:tcPr>
            <w:tcW w:w="1460" w:type="dxa"/>
            <w:tcBorders>
              <w:top w:val="nil"/>
              <w:left w:val="nil"/>
              <w:bottom w:val="double" w:sz="6" w:space="0" w:color="auto"/>
              <w:right w:val="nil"/>
            </w:tcBorders>
            <w:shd w:val="clear" w:color="auto" w:fill="auto"/>
            <w:noWrap/>
            <w:hideMark/>
          </w:tcPr>
          <w:p w14:paraId="3F8631E6"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Louisiana</w:t>
            </w:r>
          </w:p>
        </w:tc>
        <w:tc>
          <w:tcPr>
            <w:tcW w:w="2080" w:type="dxa"/>
            <w:tcBorders>
              <w:top w:val="nil"/>
              <w:left w:val="nil"/>
              <w:bottom w:val="double" w:sz="6" w:space="0" w:color="auto"/>
              <w:right w:val="nil"/>
            </w:tcBorders>
            <w:shd w:val="clear" w:color="auto" w:fill="auto"/>
            <w:noWrap/>
            <w:hideMark/>
          </w:tcPr>
          <w:p w14:paraId="1A35199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23.4%</w:t>
            </w:r>
          </w:p>
        </w:tc>
        <w:tc>
          <w:tcPr>
            <w:tcW w:w="1500" w:type="dxa"/>
            <w:tcBorders>
              <w:top w:val="nil"/>
              <w:left w:val="nil"/>
              <w:bottom w:val="double" w:sz="6" w:space="0" w:color="auto"/>
              <w:right w:val="nil"/>
            </w:tcBorders>
            <w:shd w:val="clear" w:color="auto" w:fill="auto"/>
            <w:noWrap/>
            <w:hideMark/>
          </w:tcPr>
          <w:p w14:paraId="0223E2A5"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2.0%</w:t>
            </w:r>
          </w:p>
        </w:tc>
      </w:tr>
      <w:tr w:rsidR="007A6F4A" w:rsidRPr="002269BE" w14:paraId="236F02A9" w14:textId="77777777" w:rsidTr="00F44422">
        <w:trPr>
          <w:trHeight w:val="315"/>
        </w:trPr>
        <w:tc>
          <w:tcPr>
            <w:tcW w:w="1460" w:type="dxa"/>
            <w:tcBorders>
              <w:top w:val="nil"/>
              <w:left w:val="nil"/>
              <w:bottom w:val="nil"/>
              <w:right w:val="nil"/>
            </w:tcBorders>
            <w:shd w:val="clear" w:color="auto" w:fill="auto"/>
            <w:noWrap/>
            <w:vAlign w:val="bottom"/>
            <w:hideMark/>
          </w:tcPr>
          <w:p w14:paraId="4F20AE99" w14:textId="77777777" w:rsidR="007A6F4A" w:rsidRPr="002269BE" w:rsidRDefault="007A6F4A" w:rsidP="00F44422">
            <w:pPr>
              <w:spacing w:after="0" w:line="240" w:lineRule="auto"/>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Heartland</w:t>
            </w:r>
          </w:p>
        </w:tc>
        <w:tc>
          <w:tcPr>
            <w:tcW w:w="2080" w:type="dxa"/>
            <w:tcBorders>
              <w:top w:val="nil"/>
              <w:left w:val="nil"/>
              <w:bottom w:val="nil"/>
              <w:right w:val="nil"/>
            </w:tcBorders>
            <w:shd w:val="clear" w:color="auto" w:fill="auto"/>
            <w:noWrap/>
            <w:vAlign w:val="bottom"/>
            <w:hideMark/>
          </w:tcPr>
          <w:p w14:paraId="33D7018B"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28.1%</w:t>
            </w:r>
          </w:p>
        </w:tc>
        <w:tc>
          <w:tcPr>
            <w:tcW w:w="1500" w:type="dxa"/>
            <w:tcBorders>
              <w:top w:val="nil"/>
              <w:left w:val="nil"/>
              <w:bottom w:val="nil"/>
              <w:right w:val="nil"/>
            </w:tcBorders>
            <w:shd w:val="clear" w:color="auto" w:fill="auto"/>
            <w:noWrap/>
            <w:vAlign w:val="bottom"/>
            <w:hideMark/>
          </w:tcPr>
          <w:p w14:paraId="5A6302CB"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2.9%</w:t>
            </w:r>
          </w:p>
        </w:tc>
      </w:tr>
      <w:tr w:rsidR="007A6F4A" w:rsidRPr="002269BE" w14:paraId="14509008" w14:textId="77777777" w:rsidTr="00F44422">
        <w:trPr>
          <w:trHeight w:val="300"/>
        </w:trPr>
        <w:tc>
          <w:tcPr>
            <w:tcW w:w="1460" w:type="dxa"/>
            <w:tcBorders>
              <w:top w:val="nil"/>
              <w:left w:val="nil"/>
              <w:bottom w:val="nil"/>
              <w:right w:val="nil"/>
            </w:tcBorders>
            <w:shd w:val="clear" w:color="auto" w:fill="auto"/>
            <w:noWrap/>
            <w:vAlign w:val="bottom"/>
            <w:hideMark/>
          </w:tcPr>
          <w:p w14:paraId="74C5C9DC" w14:textId="77777777" w:rsidR="007A6F4A" w:rsidRPr="002269BE" w:rsidRDefault="007A6F4A" w:rsidP="00F44422">
            <w:pPr>
              <w:spacing w:after="0" w:line="240" w:lineRule="auto"/>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Non-Heartland</w:t>
            </w:r>
          </w:p>
        </w:tc>
        <w:tc>
          <w:tcPr>
            <w:tcW w:w="2080" w:type="dxa"/>
            <w:tcBorders>
              <w:top w:val="nil"/>
              <w:left w:val="nil"/>
              <w:bottom w:val="nil"/>
              <w:right w:val="nil"/>
            </w:tcBorders>
            <w:shd w:val="clear" w:color="auto" w:fill="auto"/>
            <w:noWrap/>
            <w:vAlign w:val="bottom"/>
            <w:hideMark/>
          </w:tcPr>
          <w:p w14:paraId="62DDED2A"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32.6%</w:t>
            </w:r>
          </w:p>
        </w:tc>
        <w:tc>
          <w:tcPr>
            <w:tcW w:w="1500" w:type="dxa"/>
            <w:tcBorders>
              <w:top w:val="nil"/>
              <w:left w:val="nil"/>
              <w:bottom w:val="nil"/>
              <w:right w:val="nil"/>
            </w:tcBorders>
            <w:shd w:val="clear" w:color="auto" w:fill="auto"/>
            <w:noWrap/>
            <w:vAlign w:val="bottom"/>
            <w:hideMark/>
          </w:tcPr>
          <w:p w14:paraId="76E041FD"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3.1%</w:t>
            </w:r>
          </w:p>
        </w:tc>
      </w:tr>
      <w:tr w:rsidR="007A6F4A" w:rsidRPr="002269BE" w14:paraId="5F33045F" w14:textId="77777777" w:rsidTr="00F44422">
        <w:trPr>
          <w:trHeight w:val="300"/>
        </w:trPr>
        <w:tc>
          <w:tcPr>
            <w:tcW w:w="5040" w:type="dxa"/>
            <w:gridSpan w:val="3"/>
            <w:tcBorders>
              <w:top w:val="nil"/>
              <w:left w:val="nil"/>
              <w:bottom w:val="nil"/>
              <w:right w:val="nil"/>
            </w:tcBorders>
            <w:shd w:val="clear" w:color="auto" w:fill="auto"/>
            <w:noWrap/>
            <w:vAlign w:val="center"/>
            <w:hideMark/>
          </w:tcPr>
          <w:p w14:paraId="71B245F7" w14:textId="77777777" w:rsidR="007A6F4A" w:rsidRPr="002269BE" w:rsidRDefault="007A6F4A" w:rsidP="00F44422">
            <w:pPr>
              <w:spacing w:after="0" w:line="240" w:lineRule="auto"/>
              <w:rPr>
                <w:rFonts w:ascii="Calibri" w:eastAsia="Times New Roman" w:hAnsi="Calibri" w:cs="Times New Roman"/>
                <w:i/>
                <w:iCs/>
                <w:sz w:val="20"/>
                <w:szCs w:val="20"/>
              </w:rPr>
            </w:pPr>
            <w:r w:rsidRPr="002269BE">
              <w:rPr>
                <w:rFonts w:ascii="Calibri" w:eastAsia="Times New Roman" w:hAnsi="Calibri" w:cs="Times New Roman"/>
                <w:i/>
                <w:iCs/>
                <w:sz w:val="20"/>
                <w:szCs w:val="20"/>
              </w:rPr>
              <w:t>Source: Brookings analysis of 2016 ACS 1-year estimates</w:t>
            </w:r>
          </w:p>
        </w:tc>
      </w:tr>
    </w:tbl>
    <w:p w14:paraId="60363C56" w14:textId="2CCDC7C7" w:rsidR="007A6F4A" w:rsidRDefault="007A6F4A">
      <w:r>
        <w:br w:type="page"/>
      </w:r>
    </w:p>
    <w:p w14:paraId="3AA61BAE" w14:textId="77777777" w:rsidR="0002335E" w:rsidRDefault="0002335E" w:rsidP="0002335E">
      <w:pPr>
        <w:pStyle w:val="Heading4"/>
      </w:pPr>
      <w:bookmarkStart w:id="33" w:name="_Toc522092130"/>
      <w:r w:rsidRPr="00026C44">
        <w:lastRenderedPageBreak/>
        <w:t xml:space="preserve">Racial </w:t>
      </w:r>
      <w:r>
        <w:t xml:space="preserve">bachelor’s degree </w:t>
      </w:r>
      <w:r w:rsidRPr="00026C44">
        <w:t>gap</w:t>
      </w:r>
      <w:bookmarkEnd w:id="33"/>
      <w:r w:rsidRPr="00026C44">
        <w:t xml:space="preserve"> </w:t>
      </w:r>
    </w:p>
    <w:p w14:paraId="1180A6C6" w14:textId="77777777" w:rsidR="0002335E" w:rsidRDefault="0002335E" w:rsidP="0002335E">
      <w:pPr>
        <w:rPr>
          <w:sz w:val="28"/>
          <w:szCs w:val="28"/>
        </w:rPr>
      </w:pPr>
      <w:r>
        <w:rPr>
          <w:sz w:val="28"/>
          <w:szCs w:val="28"/>
        </w:rPr>
        <w:t>Compounding the region’s college attainment challenges are troubling racial gaps, which find black and Hispanic attainment lagging white and Asian attainment. These gaps diminish the skills the region can bring to bear even as they perpetuate racial income and wealth gaps.</w:t>
      </w:r>
    </w:p>
    <w:p w14:paraId="0F8AB520" w14:textId="77777777" w:rsidR="0002335E" w:rsidRDefault="0002335E" w:rsidP="0002335E">
      <w:pPr>
        <w:rPr>
          <w:sz w:val="28"/>
          <w:szCs w:val="28"/>
        </w:rPr>
      </w:pPr>
      <w:r>
        <w:rPr>
          <w:sz w:val="28"/>
          <w:szCs w:val="28"/>
        </w:rPr>
        <w:t xml:space="preserve">In 2016 the gap between white bachelor’s degree attainment and black and Hispanic attainment was smaller in the Heartland than in the rest of the country, but that was driven largely by lower white bachelor’s degree attainment in the region. The attainment gap between white and black Heartland residents was </w:t>
      </w:r>
      <w:r w:rsidRPr="003C7328">
        <w:rPr>
          <w:b/>
          <w:sz w:val="28"/>
          <w:szCs w:val="28"/>
        </w:rPr>
        <w:t>12.4 percent</w:t>
      </w:r>
      <w:r>
        <w:rPr>
          <w:sz w:val="28"/>
          <w:szCs w:val="28"/>
        </w:rPr>
        <w:t xml:space="preserve">, compared to 15.4 percent in the rest of the country, while the gap between white and Hispanic residents in the Heartland was </w:t>
      </w:r>
      <w:r w:rsidRPr="003C7328">
        <w:rPr>
          <w:b/>
          <w:sz w:val="28"/>
          <w:szCs w:val="28"/>
        </w:rPr>
        <w:t>15.1 percent</w:t>
      </w:r>
      <w:r>
        <w:rPr>
          <w:sz w:val="28"/>
          <w:szCs w:val="28"/>
        </w:rPr>
        <w:t>, compared to 22.4 percent in the rest of the United States.</w:t>
      </w:r>
    </w:p>
    <w:p w14:paraId="57535322" w14:textId="77777777" w:rsidR="0002335E" w:rsidRDefault="0002335E" w:rsidP="0002335E">
      <w:pPr>
        <w:rPr>
          <w:sz w:val="28"/>
          <w:szCs w:val="28"/>
        </w:rPr>
      </w:pPr>
      <w:r>
        <w:rPr>
          <w:sz w:val="28"/>
          <w:szCs w:val="28"/>
        </w:rPr>
        <w:t xml:space="preserve">Black and Hispanic bachelor’s degree attainment trailed white and Asian levels in every Heartland state. The attainment gap between white and black residents was smallest in </w:t>
      </w:r>
      <w:r w:rsidRPr="000F7A72">
        <w:rPr>
          <w:b/>
          <w:sz w:val="28"/>
          <w:szCs w:val="28"/>
        </w:rPr>
        <w:t>Tennessee</w:t>
      </w:r>
      <w:r>
        <w:rPr>
          <w:sz w:val="28"/>
          <w:szCs w:val="28"/>
        </w:rPr>
        <w:t xml:space="preserve"> at 7.9 percentage points, and largest in </w:t>
      </w:r>
      <w:r w:rsidRPr="000F7A72">
        <w:rPr>
          <w:b/>
          <w:sz w:val="28"/>
          <w:szCs w:val="28"/>
        </w:rPr>
        <w:t>North Dakota</w:t>
      </w:r>
      <w:r>
        <w:rPr>
          <w:sz w:val="28"/>
          <w:szCs w:val="28"/>
        </w:rPr>
        <w:t xml:space="preserve"> at 21.4 percentage points. The white-Hispanic attainment gap, likewise, was smallest in </w:t>
      </w:r>
      <w:r w:rsidRPr="000F7A72">
        <w:rPr>
          <w:b/>
          <w:sz w:val="28"/>
          <w:szCs w:val="28"/>
        </w:rPr>
        <w:t>Kentucky</w:t>
      </w:r>
      <w:r>
        <w:rPr>
          <w:sz w:val="28"/>
          <w:szCs w:val="28"/>
        </w:rPr>
        <w:t xml:space="preserve"> at 3.2 percentage points, and largest in </w:t>
      </w:r>
      <w:r w:rsidRPr="000F7A72">
        <w:rPr>
          <w:b/>
          <w:sz w:val="28"/>
          <w:szCs w:val="28"/>
        </w:rPr>
        <w:t>Illinois</w:t>
      </w:r>
      <w:r>
        <w:rPr>
          <w:sz w:val="28"/>
          <w:szCs w:val="28"/>
        </w:rPr>
        <w:t xml:space="preserve"> at 23.3 percentage points. Conversely, Asian bachelor’s degree attainment surpassed white bachelor’s degree attainment in every Heartland state, with the largest advantage in </w:t>
      </w:r>
      <w:r w:rsidRPr="000F7A72">
        <w:rPr>
          <w:b/>
          <w:sz w:val="28"/>
          <w:szCs w:val="28"/>
        </w:rPr>
        <w:t xml:space="preserve">Michigan </w:t>
      </w:r>
      <w:r>
        <w:rPr>
          <w:sz w:val="28"/>
          <w:szCs w:val="28"/>
        </w:rPr>
        <w:t xml:space="preserve">at 33.6 percentage points, and the smallest in </w:t>
      </w:r>
      <w:r w:rsidRPr="000F7A72">
        <w:rPr>
          <w:b/>
          <w:sz w:val="28"/>
          <w:szCs w:val="28"/>
        </w:rPr>
        <w:t>Minnesota</w:t>
      </w:r>
      <w:r>
        <w:rPr>
          <w:sz w:val="28"/>
          <w:szCs w:val="28"/>
        </w:rPr>
        <w:t xml:space="preserve"> at 5.3 percentage points.</w:t>
      </w:r>
    </w:p>
    <w:p w14:paraId="478DB3F0" w14:textId="7AC63418" w:rsidR="00B41543" w:rsidRDefault="00B41543" w:rsidP="00B41543">
      <w:pPr>
        <w:rPr>
          <w:sz w:val="28"/>
          <w:szCs w:val="28"/>
        </w:rPr>
      </w:pPr>
      <w:r>
        <w:rPr>
          <w:sz w:val="28"/>
          <w:szCs w:val="28"/>
        </w:rPr>
        <w:br w:type="page"/>
      </w:r>
    </w:p>
    <w:p w14:paraId="1463A73C" w14:textId="11F1EE16" w:rsidR="00BC2A5F" w:rsidRDefault="00BC2A5F" w:rsidP="00B41543">
      <w:pPr>
        <w:rPr>
          <w:color w:val="FF0000"/>
          <w:sz w:val="28"/>
          <w:szCs w:val="28"/>
        </w:rPr>
      </w:pPr>
      <w:r>
        <w:rPr>
          <w:noProof/>
        </w:rPr>
        <w:lastRenderedPageBreak/>
        <w:drawing>
          <wp:inline distT="0" distB="0" distL="0" distR="0" wp14:anchorId="0947856E" wp14:editId="19583F5B">
            <wp:extent cx="5838825" cy="3038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bl>
      <w:tblPr>
        <w:tblW w:w="9540" w:type="dxa"/>
        <w:tblInd w:w="540" w:type="dxa"/>
        <w:tblLayout w:type="fixed"/>
        <w:tblCellMar>
          <w:left w:w="0" w:type="dxa"/>
          <w:right w:w="0" w:type="dxa"/>
        </w:tblCellMar>
        <w:tblLook w:val="04A0" w:firstRow="1" w:lastRow="0" w:firstColumn="1" w:lastColumn="0" w:noHBand="0" w:noVBand="1"/>
      </w:tblPr>
      <w:tblGrid>
        <w:gridCol w:w="1350"/>
        <w:gridCol w:w="2047"/>
        <w:gridCol w:w="1763"/>
        <w:gridCol w:w="285"/>
        <w:gridCol w:w="2047"/>
        <w:gridCol w:w="2048"/>
      </w:tblGrid>
      <w:tr w:rsidR="00F3113E" w14:paraId="2C7EF6D6" w14:textId="77777777" w:rsidTr="00F3113E">
        <w:trPr>
          <w:trHeight w:val="498"/>
        </w:trPr>
        <w:tc>
          <w:tcPr>
            <w:tcW w:w="1350" w:type="dxa"/>
            <w:tcBorders>
              <w:top w:val="nil"/>
              <w:left w:val="nil"/>
              <w:bottom w:val="nil"/>
              <w:right w:val="nil"/>
            </w:tcBorders>
            <w:shd w:val="clear" w:color="auto" w:fill="auto"/>
            <w:noWrap/>
            <w:tcMar>
              <w:top w:w="15" w:type="dxa"/>
              <w:left w:w="15" w:type="dxa"/>
              <w:bottom w:w="0" w:type="dxa"/>
              <w:right w:w="15" w:type="dxa"/>
            </w:tcMar>
            <w:hideMark/>
          </w:tcPr>
          <w:p w14:paraId="51A09968" w14:textId="77777777" w:rsidR="00F3113E" w:rsidRDefault="00F3113E" w:rsidP="00F3113E">
            <w:pPr>
              <w:spacing w:after="0"/>
              <w:rPr>
                <w:rFonts w:ascii="Calibri" w:hAnsi="Calibri"/>
                <w:b/>
                <w:bCs/>
                <w:color w:val="000000"/>
                <w:sz w:val="20"/>
                <w:szCs w:val="20"/>
              </w:rPr>
            </w:pPr>
            <w:r>
              <w:rPr>
                <w:rFonts w:ascii="Calibri" w:hAnsi="Calibri"/>
                <w:b/>
                <w:bCs/>
                <w:color w:val="000000"/>
                <w:sz w:val="20"/>
                <w:szCs w:val="20"/>
              </w:rPr>
              <w:t>Name</w:t>
            </w:r>
          </w:p>
        </w:tc>
        <w:tc>
          <w:tcPr>
            <w:tcW w:w="2047" w:type="dxa"/>
            <w:tcBorders>
              <w:top w:val="nil"/>
              <w:left w:val="nil"/>
              <w:bottom w:val="nil"/>
              <w:right w:val="nil"/>
            </w:tcBorders>
            <w:shd w:val="clear" w:color="auto" w:fill="auto"/>
            <w:tcMar>
              <w:top w:w="15" w:type="dxa"/>
              <w:left w:w="15" w:type="dxa"/>
              <w:bottom w:w="0" w:type="dxa"/>
              <w:right w:w="15" w:type="dxa"/>
            </w:tcMar>
            <w:hideMark/>
          </w:tcPr>
          <w:p w14:paraId="192A1E19"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Share of white adults with a BA or higher, 2016</w:t>
            </w:r>
          </w:p>
        </w:tc>
        <w:tc>
          <w:tcPr>
            <w:tcW w:w="2048" w:type="dxa"/>
            <w:gridSpan w:val="2"/>
            <w:tcBorders>
              <w:top w:val="nil"/>
              <w:left w:val="nil"/>
              <w:bottom w:val="nil"/>
              <w:right w:val="nil"/>
            </w:tcBorders>
            <w:shd w:val="clear" w:color="auto" w:fill="auto"/>
            <w:tcMar>
              <w:top w:w="15" w:type="dxa"/>
              <w:left w:w="15" w:type="dxa"/>
              <w:bottom w:w="0" w:type="dxa"/>
              <w:right w:w="15" w:type="dxa"/>
            </w:tcMar>
            <w:hideMark/>
          </w:tcPr>
          <w:p w14:paraId="7FD16D76"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Share of black adults with a BA or higher, 2016</w:t>
            </w:r>
          </w:p>
        </w:tc>
        <w:tc>
          <w:tcPr>
            <w:tcW w:w="2047" w:type="dxa"/>
            <w:tcBorders>
              <w:top w:val="nil"/>
              <w:left w:val="nil"/>
              <w:bottom w:val="nil"/>
              <w:right w:val="nil"/>
            </w:tcBorders>
            <w:shd w:val="clear" w:color="auto" w:fill="auto"/>
            <w:tcMar>
              <w:top w:w="15" w:type="dxa"/>
              <w:left w:w="15" w:type="dxa"/>
              <w:bottom w:w="0" w:type="dxa"/>
              <w:right w:w="15" w:type="dxa"/>
            </w:tcMar>
            <w:hideMark/>
          </w:tcPr>
          <w:p w14:paraId="2061338B"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Share of Hispanic adults with a BA or higher, 2016</w:t>
            </w:r>
          </w:p>
        </w:tc>
        <w:tc>
          <w:tcPr>
            <w:tcW w:w="2048" w:type="dxa"/>
            <w:tcBorders>
              <w:top w:val="nil"/>
              <w:left w:val="nil"/>
              <w:bottom w:val="nil"/>
              <w:right w:val="nil"/>
            </w:tcBorders>
            <w:shd w:val="clear" w:color="auto" w:fill="auto"/>
            <w:tcMar>
              <w:top w:w="15" w:type="dxa"/>
              <w:left w:w="15" w:type="dxa"/>
              <w:bottom w:w="0" w:type="dxa"/>
              <w:right w:w="15" w:type="dxa"/>
            </w:tcMar>
            <w:hideMark/>
          </w:tcPr>
          <w:p w14:paraId="4C030FB9"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Share of Asian adults with a BA or higher, 2016</w:t>
            </w:r>
          </w:p>
        </w:tc>
      </w:tr>
      <w:tr w:rsidR="00F3113E" w14:paraId="53EC0010" w14:textId="77777777" w:rsidTr="00F3113E">
        <w:trPr>
          <w:trHeight w:val="192"/>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1DD04649" w14:textId="77777777" w:rsidR="00F3113E" w:rsidRDefault="00F3113E" w:rsidP="00F3113E">
            <w:pPr>
              <w:spacing w:after="0"/>
              <w:rPr>
                <w:rFonts w:ascii="Calibri" w:hAnsi="Calibri"/>
                <w:color w:val="000000"/>
                <w:sz w:val="20"/>
                <w:szCs w:val="20"/>
              </w:rPr>
            </w:pPr>
            <w:r>
              <w:rPr>
                <w:rFonts w:ascii="Calibri" w:hAnsi="Calibri"/>
                <w:color w:val="000000"/>
                <w:sz w:val="20"/>
                <w:szCs w:val="20"/>
              </w:rPr>
              <w:t>Nebraska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5A25307D"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33.6%</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C220AC"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23.3%</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356C4A97"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10.8%</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1676501C"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42.4%</w:t>
            </w:r>
          </w:p>
        </w:tc>
      </w:tr>
      <w:tr w:rsidR="00F3113E" w14:paraId="50F73AED"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1FCB4101" w14:textId="77777777" w:rsidR="00F3113E" w:rsidRDefault="00F3113E" w:rsidP="00F3113E">
            <w:pPr>
              <w:spacing w:after="0"/>
              <w:rPr>
                <w:rFonts w:ascii="Calibri" w:hAnsi="Calibri"/>
                <w:color w:val="000000"/>
                <w:sz w:val="20"/>
                <w:szCs w:val="20"/>
              </w:rPr>
            </w:pPr>
            <w:r>
              <w:rPr>
                <w:rFonts w:ascii="Calibri" w:hAnsi="Calibri"/>
                <w:color w:val="000000"/>
                <w:sz w:val="20"/>
                <w:szCs w:val="20"/>
              </w:rPr>
              <w:t>Illinois</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53897903"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37.8%</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BF44407"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21.6%</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4E29583"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14.5%</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438E9BAE"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65.1%</w:t>
            </w:r>
          </w:p>
        </w:tc>
      </w:tr>
      <w:tr w:rsidR="00F3113E" w14:paraId="4D4C3333"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379C7256" w14:textId="77777777" w:rsidR="00F3113E" w:rsidRDefault="00F3113E" w:rsidP="00F3113E">
            <w:pPr>
              <w:spacing w:after="0"/>
              <w:rPr>
                <w:rFonts w:ascii="Calibri" w:hAnsi="Calibri"/>
                <w:color w:val="000000"/>
                <w:sz w:val="20"/>
                <w:szCs w:val="20"/>
              </w:rPr>
            </w:pPr>
            <w:r>
              <w:rPr>
                <w:rFonts w:ascii="Calibri" w:hAnsi="Calibri"/>
                <w:color w:val="000000"/>
                <w:sz w:val="20"/>
                <w:szCs w:val="20"/>
              </w:rPr>
              <w:t>Minnesota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07DB17BA"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36.4%</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B29DCCF"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20.7%</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1008F1C8"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15.2%</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42302D72"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41.7%</w:t>
            </w:r>
          </w:p>
        </w:tc>
      </w:tr>
      <w:tr w:rsidR="00F3113E" w14:paraId="5D4244F3"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F54FB9F" w14:textId="77777777" w:rsidR="00F3113E" w:rsidRDefault="00F3113E" w:rsidP="00F3113E">
            <w:pPr>
              <w:spacing w:after="0"/>
              <w:rPr>
                <w:rFonts w:ascii="Calibri" w:hAnsi="Calibri"/>
                <w:color w:val="000000"/>
                <w:sz w:val="20"/>
                <w:szCs w:val="20"/>
              </w:rPr>
            </w:pPr>
            <w:r>
              <w:rPr>
                <w:rFonts w:ascii="Calibri" w:hAnsi="Calibri"/>
                <w:color w:val="000000"/>
                <w:sz w:val="20"/>
                <w:szCs w:val="20"/>
              </w:rPr>
              <w:t>Kansas</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7A4609A1"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35.2%</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BEC63E4"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20.4%</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66C10C26"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13.9%</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16FC046B"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50.8%</w:t>
            </w:r>
          </w:p>
        </w:tc>
      </w:tr>
      <w:tr w:rsidR="00F3113E" w14:paraId="501F3B27"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525C1470" w14:textId="77777777" w:rsidR="00F3113E" w:rsidRDefault="00F3113E" w:rsidP="00F3113E">
            <w:pPr>
              <w:spacing w:after="0"/>
              <w:rPr>
                <w:rFonts w:ascii="Calibri" w:hAnsi="Calibri"/>
                <w:color w:val="000000"/>
                <w:sz w:val="20"/>
                <w:szCs w:val="20"/>
              </w:rPr>
            </w:pPr>
            <w:r>
              <w:rPr>
                <w:rFonts w:ascii="Calibri" w:hAnsi="Calibri"/>
                <w:color w:val="000000"/>
                <w:sz w:val="20"/>
                <w:szCs w:val="20"/>
              </w:rPr>
              <w:t>Iowa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3188F7B0"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28.8%</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E92DD19"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19.9%</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1338F0D6"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12.4%</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0A7BF2D3"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52.6%</w:t>
            </w:r>
          </w:p>
        </w:tc>
      </w:tr>
      <w:tr w:rsidR="00F3113E" w14:paraId="28D1F589"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592D3157" w14:textId="77777777" w:rsidR="00F3113E" w:rsidRDefault="00F3113E" w:rsidP="00F3113E">
            <w:pPr>
              <w:spacing w:after="0"/>
              <w:rPr>
                <w:rFonts w:ascii="Calibri" w:hAnsi="Calibri"/>
                <w:color w:val="000000"/>
                <w:sz w:val="20"/>
                <w:szCs w:val="20"/>
              </w:rPr>
            </w:pPr>
            <w:r>
              <w:rPr>
                <w:rFonts w:ascii="Calibri" w:hAnsi="Calibri"/>
                <w:color w:val="000000"/>
                <w:sz w:val="20"/>
                <w:szCs w:val="20"/>
              </w:rPr>
              <w:t>Tennessee</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35CABF35"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27.3%</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3E161D9C"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19.4%</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717ABCD7"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14.9%</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0CAB75C6"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55.1%</w:t>
            </w:r>
          </w:p>
        </w:tc>
      </w:tr>
      <w:tr w:rsidR="00F3113E" w14:paraId="398A1DF6"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19C562FC" w14:textId="77777777" w:rsidR="00F3113E" w:rsidRDefault="00F3113E" w:rsidP="00F3113E">
            <w:pPr>
              <w:spacing w:after="0"/>
              <w:rPr>
                <w:rFonts w:ascii="Calibri" w:hAnsi="Calibri"/>
                <w:color w:val="000000"/>
                <w:sz w:val="20"/>
                <w:szCs w:val="20"/>
              </w:rPr>
            </w:pPr>
            <w:r>
              <w:rPr>
                <w:rFonts w:ascii="Calibri" w:hAnsi="Calibri"/>
                <w:color w:val="000000"/>
                <w:sz w:val="20"/>
                <w:szCs w:val="20"/>
              </w:rPr>
              <w:t>Oklahoma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4732BB2"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27.5%</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116036D1"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19.2%</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332399A9"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11.5%</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77CAC8E6"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43.7%</w:t>
            </w:r>
          </w:p>
        </w:tc>
      </w:tr>
      <w:tr w:rsidR="00F3113E" w14:paraId="18CCFDD4"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02AC2A55" w14:textId="77777777" w:rsidR="00F3113E" w:rsidRDefault="00F3113E" w:rsidP="00F3113E">
            <w:pPr>
              <w:spacing w:after="0"/>
              <w:rPr>
                <w:rFonts w:ascii="Calibri" w:hAnsi="Calibri"/>
                <w:color w:val="000000"/>
                <w:sz w:val="20"/>
                <w:szCs w:val="20"/>
              </w:rPr>
            </w:pPr>
            <w:r>
              <w:rPr>
                <w:rFonts w:ascii="Calibri" w:hAnsi="Calibri"/>
                <w:color w:val="000000"/>
                <w:sz w:val="20"/>
                <w:szCs w:val="20"/>
              </w:rPr>
              <w:t>Missouri</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21E0A8B1"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29.5%</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2B44F6A"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18.3%</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1A57806F"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19.4%</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29E6DD85"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59.0%</w:t>
            </w:r>
          </w:p>
        </w:tc>
      </w:tr>
      <w:tr w:rsidR="00F3113E" w14:paraId="74A88D4D"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0B325E93" w14:textId="77777777" w:rsidR="00F3113E" w:rsidRDefault="00F3113E" w:rsidP="00F3113E">
            <w:pPr>
              <w:spacing w:after="0"/>
              <w:rPr>
                <w:rFonts w:ascii="Calibri" w:hAnsi="Calibri"/>
                <w:color w:val="000000"/>
                <w:sz w:val="20"/>
                <w:szCs w:val="20"/>
              </w:rPr>
            </w:pPr>
            <w:r>
              <w:rPr>
                <w:rFonts w:ascii="Calibri" w:hAnsi="Calibri"/>
                <w:color w:val="000000"/>
                <w:sz w:val="20"/>
                <w:szCs w:val="20"/>
              </w:rPr>
              <w:t>Alabama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2662D57E"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27.3%</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38A4FD12"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17.6%</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2C8D5B28"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13.0%</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45EEC92D"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48.5%</w:t>
            </w:r>
          </w:p>
        </w:tc>
      </w:tr>
      <w:tr w:rsidR="00F3113E" w14:paraId="021EF8F1"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0141A788" w14:textId="77777777" w:rsidR="00F3113E" w:rsidRDefault="00F3113E" w:rsidP="00F3113E">
            <w:pPr>
              <w:spacing w:after="0"/>
              <w:rPr>
                <w:rFonts w:ascii="Calibri" w:hAnsi="Calibri"/>
                <w:color w:val="000000"/>
                <w:sz w:val="20"/>
                <w:szCs w:val="20"/>
              </w:rPr>
            </w:pPr>
            <w:r>
              <w:rPr>
                <w:rFonts w:ascii="Calibri" w:hAnsi="Calibri"/>
                <w:color w:val="000000"/>
                <w:sz w:val="20"/>
                <w:szCs w:val="20"/>
              </w:rPr>
              <w:t>Michigan</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EC4B6E4"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29.4%</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BA9224B"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17.0%</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529577E7"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17.5%</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4B25BF0B"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63.0%</w:t>
            </w:r>
          </w:p>
        </w:tc>
      </w:tr>
      <w:tr w:rsidR="00F3113E" w14:paraId="270CFB2A"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940F742" w14:textId="77777777" w:rsidR="00F3113E" w:rsidRDefault="00F3113E" w:rsidP="00F3113E">
            <w:pPr>
              <w:spacing w:after="0"/>
              <w:rPr>
                <w:rFonts w:ascii="Calibri" w:hAnsi="Calibri"/>
                <w:color w:val="000000"/>
                <w:sz w:val="20"/>
                <w:szCs w:val="20"/>
              </w:rPr>
            </w:pPr>
            <w:r>
              <w:rPr>
                <w:rFonts w:ascii="Calibri" w:hAnsi="Calibri"/>
                <w:color w:val="000000"/>
                <w:sz w:val="20"/>
                <w:szCs w:val="20"/>
              </w:rPr>
              <w:t>South Dakota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C5AAAA5"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30.9%</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D515CAC"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16.8%</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55D1F6E"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16.9%</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208B9CD9"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41.9%</w:t>
            </w:r>
          </w:p>
        </w:tc>
      </w:tr>
      <w:tr w:rsidR="00F3113E" w14:paraId="2A597312"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380C34ED" w14:textId="77777777" w:rsidR="00F3113E" w:rsidRDefault="00F3113E" w:rsidP="00F3113E">
            <w:pPr>
              <w:spacing w:after="0"/>
              <w:rPr>
                <w:rFonts w:ascii="Calibri" w:hAnsi="Calibri"/>
                <w:color w:val="000000"/>
                <w:sz w:val="20"/>
                <w:szCs w:val="20"/>
              </w:rPr>
            </w:pPr>
            <w:r>
              <w:rPr>
                <w:rFonts w:ascii="Calibri" w:hAnsi="Calibri"/>
                <w:color w:val="000000"/>
                <w:sz w:val="20"/>
                <w:szCs w:val="20"/>
              </w:rPr>
              <w:t>Ohio</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7574A8E"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28.6%</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AD3F6FC"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16.2%</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30B713BD"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19.7%</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7A7D0C9A"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59.2%</w:t>
            </w:r>
          </w:p>
        </w:tc>
      </w:tr>
      <w:tr w:rsidR="00F3113E" w14:paraId="5661A7CB"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44A04E95" w14:textId="77777777" w:rsidR="00F3113E" w:rsidRDefault="00F3113E" w:rsidP="00F3113E">
            <w:pPr>
              <w:spacing w:after="0"/>
              <w:rPr>
                <w:rFonts w:ascii="Calibri" w:hAnsi="Calibri"/>
                <w:color w:val="000000"/>
                <w:sz w:val="20"/>
                <w:szCs w:val="20"/>
              </w:rPr>
            </w:pPr>
            <w:r>
              <w:rPr>
                <w:rFonts w:ascii="Calibri" w:hAnsi="Calibri"/>
                <w:color w:val="000000"/>
                <w:sz w:val="20"/>
                <w:szCs w:val="20"/>
              </w:rPr>
              <w:t>Arkansas</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54F38A30"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24.0%</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1E092809"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16.0%</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60519784"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9.6%</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352E9046"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47.3%</w:t>
            </w:r>
          </w:p>
        </w:tc>
      </w:tr>
      <w:tr w:rsidR="00F3113E" w14:paraId="33AEC612"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B6EF2D4" w14:textId="77777777" w:rsidR="00F3113E" w:rsidRDefault="00F3113E" w:rsidP="00F3113E">
            <w:pPr>
              <w:spacing w:after="0"/>
              <w:rPr>
                <w:rFonts w:ascii="Calibri" w:hAnsi="Calibri"/>
                <w:color w:val="000000"/>
                <w:sz w:val="20"/>
                <w:szCs w:val="20"/>
              </w:rPr>
            </w:pPr>
            <w:r>
              <w:rPr>
                <w:rFonts w:ascii="Calibri" w:hAnsi="Calibri"/>
                <w:color w:val="000000"/>
                <w:sz w:val="20"/>
                <w:szCs w:val="20"/>
              </w:rPr>
              <w:t>Indiana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6A66B848"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26.8%</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01B8995F"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15.7%</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21E0849D"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13.3%</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3D4C503B"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53.5%</w:t>
            </w:r>
          </w:p>
        </w:tc>
      </w:tr>
      <w:tr w:rsidR="00F3113E" w14:paraId="2B7AD1F8"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52F163D3" w14:textId="77777777" w:rsidR="00F3113E" w:rsidRDefault="00F3113E" w:rsidP="00F3113E">
            <w:pPr>
              <w:spacing w:after="0"/>
              <w:rPr>
                <w:rFonts w:ascii="Calibri" w:hAnsi="Calibri"/>
                <w:color w:val="000000"/>
                <w:sz w:val="20"/>
                <w:szCs w:val="20"/>
              </w:rPr>
            </w:pPr>
            <w:r>
              <w:rPr>
                <w:rFonts w:ascii="Calibri" w:hAnsi="Calibri"/>
                <w:color w:val="000000"/>
                <w:sz w:val="20"/>
                <w:szCs w:val="20"/>
              </w:rPr>
              <w:t>Mississippi</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118F73D7"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25.5%</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75BBEF2"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15.2%</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25B91A77"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12.8%</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493904D2"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43.1%</w:t>
            </w:r>
          </w:p>
        </w:tc>
      </w:tr>
      <w:tr w:rsidR="00F3113E" w14:paraId="5DC1A9BE"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21D5DD3B" w14:textId="77777777" w:rsidR="00F3113E" w:rsidRDefault="00F3113E" w:rsidP="00F3113E">
            <w:pPr>
              <w:spacing w:after="0"/>
              <w:rPr>
                <w:rFonts w:ascii="Calibri" w:hAnsi="Calibri"/>
                <w:color w:val="000000"/>
                <w:sz w:val="20"/>
                <w:szCs w:val="20"/>
              </w:rPr>
            </w:pPr>
            <w:r>
              <w:rPr>
                <w:rFonts w:ascii="Calibri" w:hAnsi="Calibri"/>
                <w:color w:val="000000"/>
                <w:sz w:val="20"/>
                <w:szCs w:val="20"/>
              </w:rPr>
              <w:t>Wisconsin</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2494D483"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30.8%</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CA96247"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15.1%</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092C42F2"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14.7%</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0210E8DA"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48.2%</w:t>
            </w:r>
          </w:p>
        </w:tc>
      </w:tr>
      <w:tr w:rsidR="00F3113E" w14:paraId="7BBBFB86"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6999C0DB" w14:textId="77777777" w:rsidR="00F3113E" w:rsidRDefault="00F3113E" w:rsidP="00F3113E">
            <w:pPr>
              <w:spacing w:after="0"/>
              <w:rPr>
                <w:rFonts w:ascii="Calibri" w:hAnsi="Calibri"/>
                <w:color w:val="000000"/>
                <w:sz w:val="20"/>
                <w:szCs w:val="20"/>
              </w:rPr>
            </w:pPr>
            <w:r>
              <w:rPr>
                <w:rFonts w:ascii="Calibri" w:hAnsi="Calibri"/>
                <w:color w:val="000000"/>
                <w:sz w:val="20"/>
                <w:szCs w:val="20"/>
              </w:rPr>
              <w:t>Louisiana</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A887271"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27.5%</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F9B2D91"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14.8%</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2F300FAF"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16.5%</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61D677BA"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43.1%</w:t>
            </w:r>
          </w:p>
        </w:tc>
      </w:tr>
      <w:tr w:rsidR="00F3113E" w14:paraId="54F0ACBE"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5AD4587" w14:textId="77777777" w:rsidR="00F3113E" w:rsidRDefault="00F3113E" w:rsidP="00F3113E">
            <w:pPr>
              <w:spacing w:after="0"/>
              <w:rPr>
                <w:rFonts w:ascii="Calibri" w:hAnsi="Calibri"/>
                <w:color w:val="000000"/>
                <w:sz w:val="20"/>
                <w:szCs w:val="20"/>
              </w:rPr>
            </w:pPr>
            <w:r>
              <w:rPr>
                <w:rFonts w:ascii="Calibri" w:hAnsi="Calibri"/>
                <w:color w:val="000000"/>
                <w:sz w:val="20"/>
                <w:szCs w:val="20"/>
              </w:rPr>
              <w:t>Kentucky</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13514402"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23.9%</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2FAAACDC"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14.5%</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41B64D3D"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20.7%</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09BDE46C"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51.7%</w:t>
            </w:r>
          </w:p>
        </w:tc>
      </w:tr>
      <w:tr w:rsidR="00F3113E" w14:paraId="0E94AB39" w14:textId="77777777" w:rsidTr="00F3113E">
        <w:trPr>
          <w:trHeight w:val="315"/>
        </w:trPr>
        <w:tc>
          <w:tcPr>
            <w:tcW w:w="1350" w:type="dxa"/>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14:paraId="301FE6FE" w14:textId="77777777" w:rsidR="00F3113E" w:rsidRDefault="00F3113E" w:rsidP="00F3113E">
            <w:pPr>
              <w:spacing w:after="0"/>
              <w:rPr>
                <w:rFonts w:ascii="Calibri" w:hAnsi="Calibri"/>
                <w:color w:val="000000"/>
                <w:sz w:val="20"/>
                <w:szCs w:val="20"/>
              </w:rPr>
            </w:pPr>
            <w:r>
              <w:rPr>
                <w:rFonts w:ascii="Calibri" w:hAnsi="Calibri"/>
                <w:color w:val="000000"/>
                <w:sz w:val="20"/>
                <w:szCs w:val="20"/>
              </w:rPr>
              <w:t>North Dakota</w:t>
            </w:r>
          </w:p>
        </w:tc>
        <w:tc>
          <w:tcPr>
            <w:tcW w:w="2047" w:type="dxa"/>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14:paraId="52ED5C50"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31.0%</w:t>
            </w:r>
          </w:p>
        </w:tc>
        <w:tc>
          <w:tcPr>
            <w:tcW w:w="2048" w:type="dxa"/>
            <w:gridSpan w:val="2"/>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14:paraId="76FB522F"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9.6%</w:t>
            </w:r>
          </w:p>
        </w:tc>
        <w:tc>
          <w:tcPr>
            <w:tcW w:w="2047" w:type="dxa"/>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14:paraId="228CCF36"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15.3%</w:t>
            </w:r>
          </w:p>
        </w:tc>
        <w:tc>
          <w:tcPr>
            <w:tcW w:w="2048" w:type="dxa"/>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14:paraId="0EF60118" w14:textId="77777777" w:rsidR="00F3113E" w:rsidRDefault="00F3113E" w:rsidP="00F3113E">
            <w:pPr>
              <w:spacing w:after="0"/>
              <w:jc w:val="right"/>
              <w:rPr>
                <w:rFonts w:ascii="Calibri" w:hAnsi="Calibri"/>
                <w:color w:val="000000"/>
                <w:sz w:val="20"/>
                <w:szCs w:val="20"/>
              </w:rPr>
            </w:pPr>
            <w:r>
              <w:rPr>
                <w:rFonts w:ascii="Calibri" w:hAnsi="Calibri"/>
                <w:color w:val="000000"/>
                <w:sz w:val="20"/>
                <w:szCs w:val="20"/>
              </w:rPr>
              <w:t>46.7%</w:t>
            </w:r>
          </w:p>
        </w:tc>
      </w:tr>
      <w:tr w:rsidR="00F3113E" w14:paraId="1BFA7260" w14:textId="77777777" w:rsidTr="00F3113E">
        <w:trPr>
          <w:trHeight w:val="315"/>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8795157" w14:textId="77777777" w:rsidR="00F3113E" w:rsidRDefault="00F3113E" w:rsidP="00F3113E">
            <w:pPr>
              <w:spacing w:after="0"/>
              <w:rPr>
                <w:rFonts w:ascii="Calibri" w:hAnsi="Calibri"/>
                <w:b/>
                <w:bCs/>
                <w:color w:val="000000"/>
                <w:sz w:val="20"/>
                <w:szCs w:val="20"/>
              </w:rPr>
            </w:pPr>
            <w:r>
              <w:rPr>
                <w:rFonts w:ascii="Calibri" w:hAnsi="Calibri"/>
                <w:b/>
                <w:bCs/>
                <w:color w:val="000000"/>
                <w:sz w:val="20"/>
                <w:szCs w:val="20"/>
              </w:rPr>
              <w:t>Heartland</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61327A2E"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29.9%</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8860F0D"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17.5%</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79FC457A"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14.8%</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5E025EC4"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56.0%</w:t>
            </w:r>
          </w:p>
        </w:tc>
      </w:tr>
      <w:tr w:rsidR="00F3113E" w14:paraId="076C3860" w14:textId="77777777" w:rsidTr="00F3113E">
        <w:trPr>
          <w:trHeight w:val="300"/>
        </w:trPr>
        <w:tc>
          <w:tcPr>
            <w:tcW w:w="1350" w:type="dxa"/>
            <w:tcBorders>
              <w:top w:val="nil"/>
              <w:left w:val="nil"/>
              <w:bottom w:val="nil"/>
              <w:right w:val="nil"/>
            </w:tcBorders>
            <w:shd w:val="clear" w:color="auto" w:fill="auto"/>
            <w:noWrap/>
            <w:tcMar>
              <w:top w:w="15" w:type="dxa"/>
              <w:left w:w="15" w:type="dxa"/>
              <w:bottom w:w="0" w:type="dxa"/>
              <w:right w:w="15" w:type="dxa"/>
            </w:tcMar>
            <w:vAlign w:val="bottom"/>
            <w:hideMark/>
          </w:tcPr>
          <w:p w14:paraId="7202994D" w14:textId="77777777" w:rsidR="00F3113E" w:rsidRDefault="00F3113E" w:rsidP="00F3113E">
            <w:pPr>
              <w:spacing w:after="0"/>
              <w:rPr>
                <w:rFonts w:ascii="Calibri" w:hAnsi="Calibri"/>
                <w:b/>
                <w:bCs/>
                <w:color w:val="000000"/>
                <w:sz w:val="20"/>
                <w:szCs w:val="20"/>
              </w:rPr>
            </w:pPr>
            <w:r>
              <w:rPr>
                <w:rFonts w:ascii="Calibri" w:hAnsi="Calibri"/>
                <w:b/>
                <w:bCs/>
                <w:color w:val="000000"/>
                <w:sz w:val="20"/>
                <w:szCs w:val="20"/>
              </w:rPr>
              <w:t>Non-Heartland</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68C0034D"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37.8%</w:t>
            </w:r>
          </w:p>
        </w:tc>
        <w:tc>
          <w:tcPr>
            <w:tcW w:w="2048"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294B8335"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22.4%</w:t>
            </w:r>
          </w:p>
        </w:tc>
        <w:tc>
          <w:tcPr>
            <w:tcW w:w="2047" w:type="dxa"/>
            <w:tcBorders>
              <w:top w:val="nil"/>
              <w:left w:val="nil"/>
              <w:bottom w:val="nil"/>
              <w:right w:val="nil"/>
            </w:tcBorders>
            <w:shd w:val="clear" w:color="auto" w:fill="auto"/>
            <w:noWrap/>
            <w:tcMar>
              <w:top w:w="15" w:type="dxa"/>
              <w:left w:w="15" w:type="dxa"/>
              <w:bottom w:w="0" w:type="dxa"/>
              <w:right w:w="15" w:type="dxa"/>
            </w:tcMar>
            <w:vAlign w:val="bottom"/>
            <w:hideMark/>
          </w:tcPr>
          <w:p w14:paraId="50F540C0"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15.4%</w:t>
            </w:r>
          </w:p>
        </w:tc>
        <w:tc>
          <w:tcPr>
            <w:tcW w:w="2048" w:type="dxa"/>
            <w:tcBorders>
              <w:top w:val="nil"/>
              <w:left w:val="nil"/>
              <w:bottom w:val="nil"/>
              <w:right w:val="nil"/>
            </w:tcBorders>
            <w:shd w:val="clear" w:color="auto" w:fill="auto"/>
            <w:noWrap/>
            <w:tcMar>
              <w:top w:w="15" w:type="dxa"/>
              <w:left w:w="15" w:type="dxa"/>
              <w:bottom w:w="0" w:type="dxa"/>
              <w:right w:w="15" w:type="dxa"/>
            </w:tcMar>
            <w:vAlign w:val="bottom"/>
            <w:hideMark/>
          </w:tcPr>
          <w:p w14:paraId="6BC1DDF0" w14:textId="77777777" w:rsidR="00F3113E" w:rsidRDefault="00F3113E" w:rsidP="00F3113E">
            <w:pPr>
              <w:spacing w:after="0"/>
              <w:jc w:val="right"/>
              <w:rPr>
                <w:rFonts w:ascii="Calibri" w:hAnsi="Calibri"/>
                <w:b/>
                <w:bCs/>
                <w:color w:val="000000"/>
                <w:sz w:val="20"/>
                <w:szCs w:val="20"/>
              </w:rPr>
            </w:pPr>
            <w:r>
              <w:rPr>
                <w:rFonts w:ascii="Calibri" w:hAnsi="Calibri"/>
                <w:b/>
                <w:bCs/>
                <w:color w:val="000000"/>
                <w:sz w:val="20"/>
                <w:szCs w:val="20"/>
              </w:rPr>
              <w:t>52.7%</w:t>
            </w:r>
          </w:p>
        </w:tc>
      </w:tr>
      <w:tr w:rsidR="00F3113E" w14:paraId="6F1F17DB" w14:textId="77777777" w:rsidTr="00F3113E">
        <w:trPr>
          <w:trHeight w:val="192"/>
        </w:trPr>
        <w:tc>
          <w:tcPr>
            <w:tcW w:w="5160" w:type="dxa"/>
            <w:gridSpan w:val="3"/>
            <w:tcBorders>
              <w:top w:val="nil"/>
              <w:left w:val="nil"/>
              <w:bottom w:val="nil"/>
              <w:right w:val="nil"/>
            </w:tcBorders>
            <w:shd w:val="clear" w:color="auto" w:fill="auto"/>
            <w:noWrap/>
            <w:tcMar>
              <w:top w:w="15" w:type="dxa"/>
              <w:left w:w="15" w:type="dxa"/>
              <w:bottom w:w="0" w:type="dxa"/>
              <w:right w:w="15" w:type="dxa"/>
            </w:tcMar>
            <w:vAlign w:val="center"/>
            <w:hideMark/>
          </w:tcPr>
          <w:p w14:paraId="5DBB7BD6" w14:textId="77777777" w:rsidR="00F3113E" w:rsidRDefault="00F3113E">
            <w:pPr>
              <w:rPr>
                <w:rFonts w:ascii="Calibri" w:hAnsi="Calibri"/>
                <w:i/>
                <w:iCs/>
                <w:sz w:val="20"/>
                <w:szCs w:val="20"/>
              </w:rPr>
            </w:pPr>
            <w:r>
              <w:rPr>
                <w:rFonts w:ascii="Calibri" w:hAnsi="Calibri"/>
                <w:i/>
                <w:iCs/>
                <w:sz w:val="20"/>
                <w:szCs w:val="20"/>
              </w:rPr>
              <w:t>Source: Brookings analysis of 2016 ACS 1-year estimates</w:t>
            </w:r>
          </w:p>
        </w:tc>
        <w:tc>
          <w:tcPr>
            <w:tcW w:w="4380"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7C8AAD16" w14:textId="77777777" w:rsidR="00F3113E" w:rsidRDefault="00F3113E">
            <w:pPr>
              <w:rPr>
                <w:rFonts w:ascii="Calibri" w:hAnsi="Calibri"/>
                <w:i/>
                <w:iCs/>
                <w:sz w:val="20"/>
                <w:szCs w:val="20"/>
              </w:rPr>
            </w:pPr>
          </w:p>
        </w:tc>
      </w:tr>
    </w:tbl>
    <w:p w14:paraId="652B3758" w14:textId="77777777" w:rsidR="0002335E" w:rsidRPr="00EB2494" w:rsidRDefault="0002335E" w:rsidP="0002335E">
      <w:pPr>
        <w:pStyle w:val="Heading4"/>
      </w:pPr>
      <w:bookmarkStart w:id="34" w:name="_Toc522092131"/>
      <w:r>
        <w:t>Adult obesity</w:t>
      </w:r>
      <w:bookmarkEnd w:id="34"/>
    </w:p>
    <w:p w14:paraId="45F70ED9" w14:textId="77777777" w:rsidR="0002335E" w:rsidRDefault="0002335E" w:rsidP="0002335E">
      <w:pPr>
        <w:rPr>
          <w:sz w:val="28"/>
          <w:szCs w:val="28"/>
        </w:rPr>
      </w:pPr>
      <w:r>
        <w:rPr>
          <w:sz w:val="28"/>
          <w:szCs w:val="28"/>
        </w:rPr>
        <w:t>In addition to bringing an array of health consequences, obesity negatively impacts worker and firm productivity, resulting in significant economic costs. Obesity also undercuts economic inclusion, as its burdens fall</w:t>
      </w:r>
      <w:r w:rsidRPr="005A5D95">
        <w:rPr>
          <w:sz w:val="28"/>
          <w:szCs w:val="28"/>
        </w:rPr>
        <w:t xml:space="preserve"> disproportionately </w:t>
      </w:r>
      <w:r>
        <w:rPr>
          <w:sz w:val="28"/>
          <w:szCs w:val="28"/>
        </w:rPr>
        <w:t xml:space="preserve">on </w:t>
      </w:r>
      <w:r w:rsidRPr="005A5D95">
        <w:rPr>
          <w:sz w:val="28"/>
          <w:szCs w:val="28"/>
        </w:rPr>
        <w:t>low-income populations</w:t>
      </w:r>
      <w:r>
        <w:rPr>
          <w:sz w:val="28"/>
          <w:szCs w:val="28"/>
        </w:rPr>
        <w:t>, exacerbating inequality</w:t>
      </w:r>
      <w:r w:rsidRPr="005A5D95">
        <w:rPr>
          <w:sz w:val="28"/>
          <w:szCs w:val="28"/>
        </w:rPr>
        <w:t>.</w:t>
      </w:r>
      <w:r>
        <w:rPr>
          <w:rStyle w:val="EndnoteReference"/>
          <w:sz w:val="28"/>
          <w:szCs w:val="28"/>
        </w:rPr>
        <w:endnoteReference w:id="21"/>
      </w:r>
    </w:p>
    <w:p w14:paraId="3201798B" w14:textId="77777777" w:rsidR="0002335E" w:rsidRDefault="0002335E" w:rsidP="0002335E">
      <w:pPr>
        <w:rPr>
          <w:sz w:val="28"/>
          <w:szCs w:val="28"/>
        </w:rPr>
      </w:pPr>
      <w:r>
        <w:rPr>
          <w:sz w:val="28"/>
          <w:szCs w:val="28"/>
        </w:rPr>
        <w:t xml:space="preserve">Heartland states face a challenge, then, given their relatively elevated and growing levels of adult obesity. The Heartland’s </w:t>
      </w:r>
      <w:r w:rsidRPr="00CC3D0E">
        <w:rPr>
          <w:b/>
          <w:sz w:val="28"/>
          <w:szCs w:val="28"/>
        </w:rPr>
        <w:t>32.5 percent</w:t>
      </w:r>
      <w:r>
        <w:rPr>
          <w:sz w:val="28"/>
          <w:szCs w:val="28"/>
        </w:rPr>
        <w:t xml:space="preserve"> adult obesity rate in 2016 was significantly higher than the 28.2 percent rate </w:t>
      </w:r>
      <w:r>
        <w:rPr>
          <w:sz w:val="28"/>
          <w:szCs w:val="28"/>
        </w:rPr>
        <w:lastRenderedPageBreak/>
        <w:t xml:space="preserve">in the rest of the country. And while adult obesity rates across the country have increased since 2011, the Heartland’s increase of </w:t>
      </w:r>
      <w:r w:rsidRPr="00CC3D0E">
        <w:rPr>
          <w:b/>
          <w:sz w:val="28"/>
          <w:szCs w:val="28"/>
        </w:rPr>
        <w:t>2.8 percent</w:t>
      </w:r>
      <w:r>
        <w:rPr>
          <w:b/>
          <w:sz w:val="28"/>
          <w:szCs w:val="28"/>
        </w:rPr>
        <w:t>age points</w:t>
      </w:r>
      <w:r>
        <w:rPr>
          <w:sz w:val="28"/>
          <w:szCs w:val="28"/>
        </w:rPr>
        <w:t xml:space="preserve"> since 2011 outpaced the 1.8 percentage point increase in the rest of the U.S.</w:t>
      </w:r>
    </w:p>
    <w:p w14:paraId="7DA093BF" w14:textId="77777777" w:rsidR="0002335E" w:rsidRDefault="0002335E" w:rsidP="0002335E">
      <w:pPr>
        <w:rPr>
          <w:sz w:val="28"/>
          <w:szCs w:val="28"/>
        </w:rPr>
      </w:pPr>
      <w:r>
        <w:rPr>
          <w:sz w:val="28"/>
          <w:szCs w:val="28"/>
        </w:rPr>
        <w:t xml:space="preserve">On the state-by-state level, only one Heartland state, </w:t>
      </w:r>
      <w:r w:rsidRPr="00FD1CAB">
        <w:rPr>
          <w:b/>
          <w:sz w:val="28"/>
          <w:szCs w:val="28"/>
        </w:rPr>
        <w:t>Minnesota</w:t>
      </w:r>
      <w:r>
        <w:rPr>
          <w:sz w:val="28"/>
          <w:szCs w:val="28"/>
        </w:rPr>
        <w:t xml:space="preserve">, had an adult obesity rate lower than the non-Heartland average in 2016. Its 27.8 percent rate was in fact the 18th lowest in the country. </w:t>
      </w:r>
      <w:r w:rsidRPr="00FD1CAB">
        <w:rPr>
          <w:b/>
          <w:sz w:val="28"/>
          <w:szCs w:val="28"/>
        </w:rPr>
        <w:t>Mississippi’s</w:t>
      </w:r>
      <w:r>
        <w:rPr>
          <w:sz w:val="28"/>
          <w:szCs w:val="28"/>
        </w:rPr>
        <w:t xml:space="preserve"> 37.3 percent adult obesity rate, meanwhile, led the Heartland and was the second highest in the U.S. Following Mississippi on this measure were </w:t>
      </w:r>
      <w:r w:rsidRPr="00FD1CAB">
        <w:rPr>
          <w:b/>
          <w:sz w:val="28"/>
          <w:szCs w:val="28"/>
        </w:rPr>
        <w:t>Alabama</w:t>
      </w:r>
      <w:r>
        <w:rPr>
          <w:sz w:val="28"/>
          <w:szCs w:val="28"/>
        </w:rPr>
        <w:t xml:space="preserve"> and </w:t>
      </w:r>
      <w:r w:rsidRPr="00FD1CAB">
        <w:rPr>
          <w:b/>
          <w:sz w:val="28"/>
          <w:szCs w:val="28"/>
        </w:rPr>
        <w:t>Arkansas</w:t>
      </w:r>
      <w:r>
        <w:rPr>
          <w:sz w:val="28"/>
          <w:szCs w:val="28"/>
        </w:rPr>
        <w:t>, which each contend with obesity rates of 35.7 percent. All in, e</w:t>
      </w:r>
      <w:r w:rsidRPr="00002FEB">
        <w:rPr>
          <w:sz w:val="28"/>
          <w:szCs w:val="28"/>
        </w:rPr>
        <w:t>ight Heartland states</w:t>
      </w:r>
      <w:r>
        <w:rPr>
          <w:sz w:val="28"/>
          <w:szCs w:val="28"/>
        </w:rPr>
        <w:t xml:space="preserve"> </w:t>
      </w:r>
      <w:r w:rsidRPr="00002FEB">
        <w:rPr>
          <w:sz w:val="28"/>
          <w:szCs w:val="28"/>
        </w:rPr>
        <w:t xml:space="preserve">ranked in the top </w:t>
      </w:r>
      <w:r>
        <w:rPr>
          <w:sz w:val="28"/>
          <w:szCs w:val="28"/>
        </w:rPr>
        <w:t>10</w:t>
      </w:r>
      <w:r w:rsidRPr="00002FEB">
        <w:rPr>
          <w:sz w:val="28"/>
          <w:szCs w:val="28"/>
        </w:rPr>
        <w:t xml:space="preserve"> nationwide for highest </w:t>
      </w:r>
      <w:r>
        <w:rPr>
          <w:sz w:val="28"/>
          <w:szCs w:val="28"/>
        </w:rPr>
        <w:t xml:space="preserve">adult </w:t>
      </w:r>
      <w:r w:rsidRPr="00002FEB">
        <w:rPr>
          <w:sz w:val="28"/>
          <w:szCs w:val="28"/>
        </w:rPr>
        <w:t xml:space="preserve">obesity rate. </w:t>
      </w:r>
    </w:p>
    <w:p w14:paraId="145106D1" w14:textId="77777777" w:rsidR="0002335E" w:rsidRDefault="0002335E" w:rsidP="0002335E">
      <w:pPr>
        <w:rPr>
          <w:sz w:val="28"/>
          <w:szCs w:val="28"/>
        </w:rPr>
      </w:pPr>
      <w:r>
        <w:rPr>
          <w:sz w:val="28"/>
          <w:szCs w:val="28"/>
        </w:rPr>
        <w:t xml:space="preserve">In terms of change over time, every Heartland state saw an increase in its adult obesity rate between 2010 and 2016. </w:t>
      </w:r>
      <w:r w:rsidRPr="00FD05B0">
        <w:rPr>
          <w:b/>
          <w:sz w:val="28"/>
          <w:szCs w:val="28"/>
        </w:rPr>
        <w:t>Michigan</w:t>
      </w:r>
      <w:r>
        <w:rPr>
          <w:sz w:val="28"/>
          <w:szCs w:val="28"/>
        </w:rPr>
        <w:t xml:space="preserve"> had the smallest increase in the Heartland, and 12</w:t>
      </w:r>
      <w:r w:rsidRPr="0020546B">
        <w:rPr>
          <w:sz w:val="28"/>
          <w:szCs w:val="28"/>
        </w:rPr>
        <w:t>th</w:t>
      </w:r>
      <w:r>
        <w:rPr>
          <w:sz w:val="28"/>
          <w:szCs w:val="28"/>
        </w:rPr>
        <w:t xml:space="preserve"> smallest in the U.S., at 1.2 percentage points. </w:t>
      </w:r>
      <w:r w:rsidRPr="00FD05B0">
        <w:rPr>
          <w:b/>
          <w:sz w:val="28"/>
          <w:szCs w:val="28"/>
        </w:rPr>
        <w:t>Tennessee</w:t>
      </w:r>
      <w:r>
        <w:rPr>
          <w:sz w:val="28"/>
          <w:szCs w:val="28"/>
        </w:rPr>
        <w:t xml:space="preserve">, meanwhile, saw the largest increase, with its adult obesity rate increasing by 5.6 percentage points. </w:t>
      </w:r>
      <w:r w:rsidRPr="00FD05B0">
        <w:rPr>
          <w:b/>
          <w:sz w:val="28"/>
          <w:szCs w:val="28"/>
        </w:rPr>
        <w:t>Arkansas</w:t>
      </w:r>
      <w:r>
        <w:rPr>
          <w:sz w:val="28"/>
          <w:szCs w:val="28"/>
        </w:rPr>
        <w:t xml:space="preserve">, </w:t>
      </w:r>
      <w:r w:rsidRPr="00FD05B0">
        <w:rPr>
          <w:b/>
          <w:sz w:val="28"/>
          <w:szCs w:val="28"/>
        </w:rPr>
        <w:t>Illinois</w:t>
      </w:r>
      <w:r>
        <w:rPr>
          <w:sz w:val="28"/>
          <w:szCs w:val="28"/>
        </w:rPr>
        <w:t xml:space="preserve">, and </w:t>
      </w:r>
      <w:r w:rsidRPr="00FD05B0">
        <w:rPr>
          <w:b/>
          <w:sz w:val="28"/>
          <w:szCs w:val="28"/>
        </w:rPr>
        <w:t>North Dakota</w:t>
      </w:r>
      <w:r>
        <w:rPr>
          <w:sz w:val="28"/>
          <w:szCs w:val="28"/>
        </w:rPr>
        <w:t xml:space="preserve"> all also had increases in the top five nationwide, each with an increase of more than 4 percentage points from 2010 to 2016. </w:t>
      </w:r>
    </w:p>
    <w:p w14:paraId="1AA988CB" w14:textId="77777777" w:rsidR="000E2511" w:rsidRDefault="000E2511" w:rsidP="00B954E0">
      <w:pPr>
        <w:rPr>
          <w:sz w:val="28"/>
          <w:szCs w:val="28"/>
        </w:rPr>
      </w:pPr>
    </w:p>
    <w:p w14:paraId="0C772F93" w14:textId="77777777" w:rsidR="000E2511" w:rsidRDefault="000E2511" w:rsidP="00B954E0">
      <w:pPr>
        <w:rPr>
          <w:sz w:val="28"/>
          <w:szCs w:val="28"/>
        </w:rPr>
      </w:pPr>
    </w:p>
    <w:p w14:paraId="02031C1F" w14:textId="77777777" w:rsidR="000E2511" w:rsidRDefault="000E2511" w:rsidP="00B954E0">
      <w:pPr>
        <w:rPr>
          <w:sz w:val="28"/>
          <w:szCs w:val="28"/>
        </w:rPr>
      </w:pPr>
    </w:p>
    <w:p w14:paraId="65F0383C" w14:textId="77777777" w:rsidR="000E2511" w:rsidRDefault="000E2511">
      <w:pPr>
        <w:rPr>
          <w:sz w:val="28"/>
          <w:szCs w:val="28"/>
        </w:rPr>
      </w:pPr>
      <w:r>
        <w:rPr>
          <w:sz w:val="28"/>
          <w:szCs w:val="28"/>
        </w:rPr>
        <w:br w:type="page"/>
      </w:r>
    </w:p>
    <w:p w14:paraId="1278399F" w14:textId="7F9A11D2" w:rsidR="004C31FA" w:rsidRDefault="00C7563B" w:rsidP="00B954E0">
      <w:pPr>
        <w:rPr>
          <w:sz w:val="36"/>
          <w:szCs w:val="36"/>
        </w:rPr>
      </w:pPr>
      <w:r>
        <w:rPr>
          <w:noProof/>
          <w:sz w:val="36"/>
          <w:szCs w:val="36"/>
        </w:rPr>
        <w:lastRenderedPageBreak/>
        <w:drawing>
          <wp:inline distT="0" distB="0" distL="0" distR="0" wp14:anchorId="2C437C50" wp14:editId="09AAB0A0">
            <wp:extent cx="4114800" cy="35920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esity_v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54AAA737" w14:textId="24E57D21" w:rsidR="00C7563B" w:rsidRDefault="00C7563B" w:rsidP="00B954E0">
      <w:pPr>
        <w:rPr>
          <w:rFonts w:ascii="Arial" w:hAnsi="Arial" w:cs="Arial"/>
          <w:i/>
          <w:sz w:val="20"/>
          <w:szCs w:val="20"/>
        </w:rPr>
      </w:pPr>
      <w:r w:rsidRPr="00C7563B">
        <w:rPr>
          <w:rFonts w:ascii="Arial" w:hAnsi="Arial" w:cs="Arial"/>
          <w:i/>
          <w:sz w:val="20"/>
          <w:szCs w:val="20"/>
        </w:rPr>
        <w:t>Source: Brookings analysis of CDC data</w:t>
      </w:r>
    </w:p>
    <w:p w14:paraId="12FE2266" w14:textId="219B87A5" w:rsidR="00C7563B" w:rsidRPr="00C7563B" w:rsidRDefault="00C7563B" w:rsidP="00B954E0">
      <w:pPr>
        <w:rPr>
          <w:rFonts w:ascii="Arial" w:hAnsi="Arial" w:cs="Arial"/>
          <w:i/>
          <w:sz w:val="20"/>
          <w:szCs w:val="20"/>
        </w:rPr>
      </w:pPr>
      <w:r>
        <w:rPr>
          <w:noProof/>
        </w:rPr>
        <w:drawing>
          <wp:inline distT="0" distB="0" distL="0" distR="0" wp14:anchorId="66AF9915" wp14:editId="6B551742">
            <wp:extent cx="59436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63DC579" w14:textId="642F6B6A" w:rsidR="00B954E0" w:rsidRDefault="00B954E0" w:rsidP="00B954E0">
      <w:pPr>
        <w:rPr>
          <w:b/>
          <w:sz w:val="36"/>
          <w:szCs w:val="36"/>
        </w:rPr>
      </w:pPr>
      <w:r>
        <w:rPr>
          <w:b/>
          <w:sz w:val="36"/>
          <w:szCs w:val="36"/>
        </w:rPr>
        <w:br w:type="page"/>
      </w:r>
    </w:p>
    <w:p w14:paraId="31E6AA75" w14:textId="77777777" w:rsidR="0002335E" w:rsidRPr="00EB2494" w:rsidRDefault="0002335E" w:rsidP="0002335E">
      <w:pPr>
        <w:pStyle w:val="Heading4"/>
      </w:pPr>
      <w:bookmarkStart w:id="35" w:name="_Toc522092132"/>
      <w:r>
        <w:lastRenderedPageBreak/>
        <w:t>Opioid prescription rate</w:t>
      </w:r>
      <w:bookmarkEnd w:id="35"/>
    </w:p>
    <w:p w14:paraId="79260D7D" w14:textId="77777777" w:rsidR="0002335E" w:rsidRDefault="0002335E" w:rsidP="0002335E">
      <w:pPr>
        <w:rPr>
          <w:sz w:val="28"/>
          <w:szCs w:val="28"/>
        </w:rPr>
      </w:pPr>
      <w:r>
        <w:rPr>
          <w:sz w:val="28"/>
          <w:szCs w:val="28"/>
        </w:rPr>
        <w:t>Opioids take a considerable toll on the U.S. economy by reducing earnings and productivity and increasing social costs. Fortunately, the rate of opioid prescriptions has begun to decline across the country. Nonetheless, there remains significantly more work to do to alleviate a crisis that is taking an immense toll on both an economic and human level.</w:t>
      </w:r>
    </w:p>
    <w:p w14:paraId="43E05D16" w14:textId="77777777" w:rsidR="0002335E" w:rsidRDefault="0002335E" w:rsidP="0002335E">
      <w:pPr>
        <w:rPr>
          <w:sz w:val="28"/>
          <w:szCs w:val="28"/>
        </w:rPr>
      </w:pPr>
      <w:r>
        <w:rPr>
          <w:sz w:val="28"/>
          <w:szCs w:val="28"/>
        </w:rPr>
        <w:t xml:space="preserve">Many states throughout the country are grappling with the impact of the opioid crisis, but Heartland states have been affected harder on average. In 2016 there were </w:t>
      </w:r>
      <w:r>
        <w:rPr>
          <w:b/>
          <w:sz w:val="28"/>
          <w:szCs w:val="28"/>
        </w:rPr>
        <w:t>81 opioid prescriptions for every 100 people</w:t>
      </w:r>
      <w:r>
        <w:rPr>
          <w:sz w:val="28"/>
          <w:szCs w:val="28"/>
        </w:rPr>
        <w:t>, compared to a non-Heartland rate of 60.2 prescriptions for every 100</w:t>
      </w:r>
      <w:r w:rsidRPr="000D61F0">
        <w:rPr>
          <w:sz w:val="28"/>
          <w:szCs w:val="28"/>
        </w:rPr>
        <w:t xml:space="preserve"> people</w:t>
      </w:r>
      <w:r>
        <w:rPr>
          <w:sz w:val="28"/>
          <w:szCs w:val="28"/>
        </w:rPr>
        <w:t xml:space="preserve">. Opioid prescriptions are declining in both the Heartland and the rest of the country, but the Heartland’s annual </w:t>
      </w:r>
      <w:r w:rsidRPr="00CD1A08">
        <w:rPr>
          <w:b/>
          <w:sz w:val="28"/>
          <w:szCs w:val="28"/>
        </w:rPr>
        <w:t>2.9 percent</w:t>
      </w:r>
      <w:r>
        <w:rPr>
          <w:sz w:val="28"/>
          <w:szCs w:val="28"/>
        </w:rPr>
        <w:t xml:space="preserve"> decline in opioid prescriptions has not kept pace with the 3.4 percent decline in the rest of the country.</w:t>
      </w:r>
    </w:p>
    <w:p w14:paraId="115FE565" w14:textId="77777777" w:rsidR="0002335E" w:rsidRPr="00B239F6" w:rsidRDefault="0002335E" w:rsidP="0002335E">
      <w:pPr>
        <w:rPr>
          <w:sz w:val="28"/>
          <w:szCs w:val="28"/>
        </w:rPr>
      </w:pPr>
      <w:r w:rsidRPr="00B239F6">
        <w:rPr>
          <w:sz w:val="28"/>
          <w:szCs w:val="28"/>
        </w:rPr>
        <w:t>The Heart</w:t>
      </w:r>
      <w:r>
        <w:rPr>
          <w:sz w:val="28"/>
          <w:szCs w:val="28"/>
        </w:rPr>
        <w:t xml:space="preserve">land, and the southern Heartland in particular, was the largest source of opioid prescriptions in the United States. In 2016, the seven states with the highest opioid prescription rates were all located in the southern Heartland, and four had prescribing rates higher than their population. </w:t>
      </w:r>
      <w:r w:rsidRPr="00136020">
        <w:rPr>
          <w:b/>
          <w:sz w:val="28"/>
          <w:szCs w:val="28"/>
        </w:rPr>
        <w:t>Alabama</w:t>
      </w:r>
      <w:r>
        <w:rPr>
          <w:sz w:val="28"/>
          <w:szCs w:val="28"/>
        </w:rPr>
        <w:t xml:space="preserve"> had the highest rate in the country, at 121 prescriptions per 100 residents, followed by </w:t>
      </w:r>
      <w:r w:rsidRPr="00136020">
        <w:rPr>
          <w:b/>
          <w:sz w:val="28"/>
          <w:szCs w:val="28"/>
        </w:rPr>
        <w:t>Arkansas</w:t>
      </w:r>
      <w:r>
        <w:rPr>
          <w:sz w:val="28"/>
          <w:szCs w:val="28"/>
        </w:rPr>
        <w:t xml:space="preserve">, </w:t>
      </w:r>
      <w:r w:rsidRPr="00136020">
        <w:rPr>
          <w:b/>
          <w:sz w:val="28"/>
          <w:szCs w:val="28"/>
        </w:rPr>
        <w:t>Tennessee</w:t>
      </w:r>
      <w:r>
        <w:rPr>
          <w:sz w:val="28"/>
          <w:szCs w:val="28"/>
        </w:rPr>
        <w:t xml:space="preserve">, and </w:t>
      </w:r>
      <w:r w:rsidRPr="00136020">
        <w:rPr>
          <w:b/>
          <w:sz w:val="28"/>
          <w:szCs w:val="28"/>
        </w:rPr>
        <w:t>Mississippi</w:t>
      </w:r>
      <w:r>
        <w:rPr>
          <w:sz w:val="28"/>
          <w:szCs w:val="28"/>
        </w:rPr>
        <w:t xml:space="preserve">, all of which had more than 105 prescriptions per 100 residents. </w:t>
      </w:r>
      <w:r w:rsidRPr="00136020">
        <w:rPr>
          <w:b/>
          <w:sz w:val="28"/>
          <w:szCs w:val="28"/>
        </w:rPr>
        <w:t>Minnesota</w:t>
      </w:r>
      <w:r>
        <w:rPr>
          <w:sz w:val="28"/>
          <w:szCs w:val="28"/>
        </w:rPr>
        <w:t xml:space="preserve"> had the lowest rate in the Heartland, and fifth lowest in the nation, at 46.9.</w:t>
      </w:r>
    </w:p>
    <w:p w14:paraId="26F00359" w14:textId="77777777" w:rsidR="0002335E" w:rsidRPr="00B239F6" w:rsidRDefault="0002335E" w:rsidP="0002335E">
      <w:pPr>
        <w:rPr>
          <w:sz w:val="28"/>
          <w:szCs w:val="28"/>
        </w:rPr>
      </w:pPr>
      <w:r>
        <w:rPr>
          <w:sz w:val="28"/>
          <w:szCs w:val="28"/>
        </w:rPr>
        <w:t xml:space="preserve">Some progress is being made to reduce the number of opioid prescriptions issued. From 2010 to 2016, every Heartland state except for two reduced its opioid prescription rate, led by </w:t>
      </w:r>
      <w:r w:rsidRPr="00136020">
        <w:rPr>
          <w:b/>
          <w:sz w:val="28"/>
          <w:szCs w:val="28"/>
        </w:rPr>
        <w:t>Kentucky</w:t>
      </w:r>
      <w:r>
        <w:rPr>
          <w:sz w:val="28"/>
          <w:szCs w:val="28"/>
        </w:rPr>
        <w:t xml:space="preserve">, which saw a 5.5 percent annual decline in prescription rates, the third largest in the U.S. Kentucky was followed by </w:t>
      </w:r>
      <w:r w:rsidRPr="00136020">
        <w:rPr>
          <w:b/>
          <w:sz w:val="28"/>
          <w:szCs w:val="28"/>
        </w:rPr>
        <w:t>Ohio</w:t>
      </w:r>
      <w:r>
        <w:rPr>
          <w:sz w:val="28"/>
          <w:szCs w:val="28"/>
        </w:rPr>
        <w:t xml:space="preserve"> and </w:t>
      </w:r>
      <w:r w:rsidRPr="00136020">
        <w:rPr>
          <w:b/>
          <w:sz w:val="28"/>
          <w:szCs w:val="28"/>
        </w:rPr>
        <w:t>North Dakota</w:t>
      </w:r>
      <w:r>
        <w:rPr>
          <w:sz w:val="28"/>
          <w:szCs w:val="28"/>
        </w:rPr>
        <w:t>, which had declines of 5 percent and 4.5 percent, respectively. Unfortunately</w:t>
      </w:r>
      <w:r w:rsidRPr="00136020">
        <w:rPr>
          <w:sz w:val="28"/>
          <w:szCs w:val="28"/>
        </w:rPr>
        <w:t xml:space="preserve">, </w:t>
      </w:r>
      <w:r w:rsidRPr="00136020">
        <w:rPr>
          <w:b/>
          <w:sz w:val="28"/>
          <w:szCs w:val="28"/>
        </w:rPr>
        <w:t>Iowa</w:t>
      </w:r>
      <w:r w:rsidRPr="00136020">
        <w:rPr>
          <w:sz w:val="28"/>
          <w:szCs w:val="28"/>
        </w:rPr>
        <w:t xml:space="preserve"> and </w:t>
      </w:r>
      <w:r w:rsidRPr="00136020">
        <w:rPr>
          <w:b/>
          <w:sz w:val="28"/>
          <w:szCs w:val="28"/>
        </w:rPr>
        <w:t>South Dakota</w:t>
      </w:r>
      <w:r>
        <w:rPr>
          <w:sz w:val="28"/>
          <w:szCs w:val="28"/>
        </w:rPr>
        <w:t xml:space="preserve"> saw upticks in their opioid prescription rate of 0.4 percent and 0.2 percent annually.</w:t>
      </w:r>
    </w:p>
    <w:p w14:paraId="047F9FD5" w14:textId="6A28C924" w:rsidR="00B954E0" w:rsidRPr="00B954E0" w:rsidRDefault="003558CF" w:rsidP="000E2511">
      <w:pPr>
        <w:rPr>
          <w:color w:val="FF0000"/>
          <w:sz w:val="28"/>
          <w:szCs w:val="28"/>
        </w:rPr>
      </w:pPr>
      <w:r>
        <w:rPr>
          <w:sz w:val="28"/>
          <w:szCs w:val="28"/>
        </w:rPr>
        <w:br w:type="page"/>
      </w:r>
    </w:p>
    <w:p w14:paraId="5B4F08EC" w14:textId="77777777" w:rsidR="003558CF" w:rsidRPr="000E12F3" w:rsidRDefault="003558CF" w:rsidP="003558CF">
      <w:pPr>
        <w:rPr>
          <w:sz w:val="28"/>
          <w:szCs w:val="28"/>
        </w:rPr>
      </w:pPr>
    </w:p>
    <w:p w14:paraId="2F235066" w14:textId="601E3A78" w:rsidR="003558CF" w:rsidRDefault="004B38C1" w:rsidP="003558CF">
      <w:r>
        <w:rPr>
          <w:noProof/>
          <w:sz w:val="16"/>
          <w:szCs w:val="16"/>
        </w:rPr>
        <w:drawing>
          <wp:inline distT="0" distB="0" distL="0" distR="0" wp14:anchorId="02B60868" wp14:editId="5989F209">
            <wp:extent cx="4114800" cy="33283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ioids_v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14800" cy="3328328"/>
                    </a:xfrm>
                    <a:prstGeom prst="rect">
                      <a:avLst/>
                    </a:prstGeom>
                  </pic:spPr>
                </pic:pic>
              </a:graphicData>
            </a:graphic>
          </wp:inline>
        </w:drawing>
      </w:r>
    </w:p>
    <w:p w14:paraId="78D0355B" w14:textId="68917D9B" w:rsidR="003558CF" w:rsidRDefault="003558CF" w:rsidP="003558CF">
      <w:pPr>
        <w:rPr>
          <w:rFonts w:ascii="Arial" w:hAnsi="Arial" w:cs="Arial"/>
          <w:i/>
          <w:sz w:val="20"/>
        </w:rPr>
      </w:pPr>
      <w:r w:rsidRPr="000E12F3">
        <w:rPr>
          <w:rFonts w:ascii="Arial" w:hAnsi="Arial" w:cs="Arial"/>
          <w:i/>
          <w:sz w:val="20"/>
        </w:rPr>
        <w:t xml:space="preserve">Source: Brookings analysis of </w:t>
      </w:r>
      <w:r w:rsidR="002B6BF4">
        <w:rPr>
          <w:rFonts w:ascii="Arial" w:hAnsi="Arial" w:cs="Arial"/>
          <w:i/>
          <w:sz w:val="20"/>
        </w:rPr>
        <w:t>CDC</w:t>
      </w:r>
      <w:r w:rsidRPr="000E12F3">
        <w:rPr>
          <w:rFonts w:ascii="Arial" w:hAnsi="Arial" w:cs="Arial"/>
          <w:i/>
          <w:sz w:val="20"/>
        </w:rPr>
        <w:t xml:space="preserve"> data</w:t>
      </w:r>
    </w:p>
    <w:p w14:paraId="50D34BAF" w14:textId="57D9C0B6" w:rsidR="005E5001" w:rsidRPr="001A023F" w:rsidRDefault="002B6BF4" w:rsidP="001A023F">
      <w:pPr>
        <w:rPr>
          <w:b/>
          <w:sz w:val="36"/>
          <w:szCs w:val="36"/>
        </w:rPr>
      </w:pPr>
      <w:r>
        <w:rPr>
          <w:noProof/>
        </w:rPr>
        <w:drawing>
          <wp:inline distT="0" distB="0" distL="0" distR="0" wp14:anchorId="4761DB68" wp14:editId="07799582">
            <wp:extent cx="59436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E0527E">
        <w:rPr>
          <w:b/>
          <w:sz w:val="36"/>
          <w:szCs w:val="36"/>
        </w:rPr>
        <w:br w:type="page"/>
      </w:r>
    </w:p>
    <w:p w14:paraId="3A4B7E1F" w14:textId="01D0A8E3" w:rsidR="00885474" w:rsidRPr="00850E41" w:rsidRDefault="00885474" w:rsidP="00850E41">
      <w:pPr>
        <w:rPr>
          <w:b/>
          <w:color w:val="FF0000"/>
          <w:sz w:val="24"/>
          <w:szCs w:val="24"/>
        </w:rPr>
      </w:pPr>
      <w:r w:rsidRPr="00850E41">
        <w:rPr>
          <w:color w:val="FF0000"/>
          <w:sz w:val="24"/>
          <w:szCs w:val="24"/>
        </w:rPr>
        <w:lastRenderedPageBreak/>
        <w:t>Sub-section facing page</w:t>
      </w:r>
    </w:p>
    <w:p w14:paraId="6DE38622" w14:textId="77777777" w:rsidR="0002335E" w:rsidRPr="00493834" w:rsidRDefault="0002335E" w:rsidP="0002335E">
      <w:pPr>
        <w:pStyle w:val="Heading3"/>
      </w:pPr>
      <w:bookmarkStart w:id="36" w:name="_Toc522092133"/>
      <w:r>
        <w:t>Innovation</w:t>
      </w:r>
      <w:bookmarkEnd w:id="36"/>
    </w:p>
    <w:p w14:paraId="4C9DC880" w14:textId="77777777" w:rsidR="0002335E" w:rsidRPr="00A01C31" w:rsidRDefault="0002335E" w:rsidP="0002335E">
      <w:pPr>
        <w:rPr>
          <w:sz w:val="28"/>
          <w:szCs w:val="28"/>
        </w:rPr>
      </w:pPr>
      <w:r>
        <w:rPr>
          <w:sz w:val="28"/>
          <w:szCs w:val="28"/>
        </w:rPr>
        <w:t>Indices from the factbook also show</w:t>
      </w:r>
      <w:r w:rsidRPr="00A01C31">
        <w:rPr>
          <w:sz w:val="28"/>
          <w:szCs w:val="28"/>
        </w:rPr>
        <w:t xml:space="preserve"> t</w:t>
      </w:r>
      <w:r>
        <w:rPr>
          <w:sz w:val="28"/>
          <w:szCs w:val="28"/>
        </w:rPr>
        <w:t xml:space="preserve">he Heartland faces shortcomings in </w:t>
      </w:r>
      <w:r w:rsidRPr="00A01C31">
        <w:rPr>
          <w:sz w:val="28"/>
          <w:szCs w:val="28"/>
        </w:rPr>
        <w:t>the</w:t>
      </w:r>
      <w:r>
        <w:rPr>
          <w:sz w:val="28"/>
          <w:szCs w:val="28"/>
        </w:rPr>
        <w:t xml:space="preserve"> innovation</w:t>
      </w:r>
      <w:r w:rsidRPr="00A01C31">
        <w:rPr>
          <w:sz w:val="28"/>
          <w:szCs w:val="28"/>
        </w:rPr>
        <w:t xml:space="preserve"> </w:t>
      </w:r>
      <w:r>
        <w:rPr>
          <w:sz w:val="28"/>
          <w:szCs w:val="28"/>
        </w:rPr>
        <w:t xml:space="preserve">assets and capacities </w:t>
      </w:r>
      <w:r w:rsidRPr="00A01C31">
        <w:rPr>
          <w:sz w:val="28"/>
          <w:szCs w:val="28"/>
        </w:rPr>
        <w:t>needed for</w:t>
      </w:r>
      <w:r>
        <w:rPr>
          <w:sz w:val="28"/>
          <w:szCs w:val="28"/>
        </w:rPr>
        <w:t xml:space="preserve"> true vibrancy</w:t>
      </w:r>
      <w:r w:rsidRPr="00A01C31">
        <w:rPr>
          <w:sz w:val="28"/>
          <w:szCs w:val="28"/>
        </w:rPr>
        <w:t>.</w:t>
      </w:r>
    </w:p>
    <w:p w14:paraId="5C21C3F8" w14:textId="77777777" w:rsidR="0002335E" w:rsidRDefault="0002335E" w:rsidP="0002335E">
      <w:pPr>
        <w:rPr>
          <w:sz w:val="28"/>
          <w:szCs w:val="28"/>
        </w:rPr>
      </w:pPr>
      <w:r>
        <w:rPr>
          <w:sz w:val="28"/>
          <w:szCs w:val="28"/>
        </w:rPr>
        <w:t>Notwithstanding progress on several measures, key indicators underscore that t</w:t>
      </w:r>
      <w:r w:rsidRPr="00A01C31">
        <w:rPr>
          <w:sz w:val="28"/>
          <w:szCs w:val="28"/>
        </w:rPr>
        <w:t xml:space="preserve">he Heartland trails the rest of the country in both overall </w:t>
      </w:r>
      <w:r>
        <w:rPr>
          <w:sz w:val="28"/>
          <w:szCs w:val="28"/>
        </w:rPr>
        <w:t>R&amp;D</w:t>
      </w:r>
      <w:r w:rsidRPr="00A01C31">
        <w:rPr>
          <w:sz w:val="28"/>
          <w:szCs w:val="28"/>
        </w:rPr>
        <w:t xml:space="preserve"> and business R&amp;D as a share of the region’s economy. </w:t>
      </w:r>
    </w:p>
    <w:p w14:paraId="1667E966" w14:textId="77777777" w:rsidR="0002335E" w:rsidRDefault="0002335E" w:rsidP="0002335E">
      <w:pPr>
        <w:rPr>
          <w:sz w:val="28"/>
          <w:szCs w:val="28"/>
        </w:rPr>
      </w:pPr>
      <w:r>
        <w:rPr>
          <w:sz w:val="28"/>
          <w:szCs w:val="28"/>
        </w:rPr>
        <w:t xml:space="preserve">To be sure, several states excel, </w:t>
      </w:r>
      <w:r w:rsidRPr="00A01C31">
        <w:rPr>
          <w:sz w:val="28"/>
          <w:szCs w:val="28"/>
        </w:rPr>
        <w:t xml:space="preserve">including Wisconsin for overall R&amp;D, and Michigan for </w:t>
      </w:r>
      <w:r>
        <w:rPr>
          <w:sz w:val="28"/>
          <w:szCs w:val="28"/>
        </w:rPr>
        <w:t>business</w:t>
      </w:r>
      <w:r w:rsidRPr="00A01C31">
        <w:rPr>
          <w:sz w:val="28"/>
          <w:szCs w:val="28"/>
        </w:rPr>
        <w:t xml:space="preserve"> R&amp;D.</w:t>
      </w:r>
      <w:r>
        <w:rPr>
          <w:sz w:val="28"/>
          <w:szCs w:val="28"/>
        </w:rPr>
        <w:t xml:space="preserve"> However, t</w:t>
      </w:r>
      <w:r w:rsidRPr="00A01C31">
        <w:rPr>
          <w:sz w:val="28"/>
          <w:szCs w:val="28"/>
        </w:rPr>
        <w:t>he region</w:t>
      </w:r>
      <w:r>
        <w:rPr>
          <w:sz w:val="28"/>
          <w:szCs w:val="28"/>
        </w:rPr>
        <w:t xml:space="preserve"> as a whole lags on R&amp;D, in part due to the </w:t>
      </w:r>
      <w:r w:rsidRPr="00A01C31">
        <w:rPr>
          <w:sz w:val="28"/>
          <w:szCs w:val="28"/>
        </w:rPr>
        <w:t xml:space="preserve">insufficient </w:t>
      </w:r>
      <w:r>
        <w:rPr>
          <w:sz w:val="28"/>
          <w:szCs w:val="28"/>
        </w:rPr>
        <w:t xml:space="preserve">number </w:t>
      </w:r>
      <w:r w:rsidRPr="00A01C31">
        <w:rPr>
          <w:sz w:val="28"/>
          <w:szCs w:val="28"/>
        </w:rPr>
        <w:t xml:space="preserve">of </w:t>
      </w:r>
      <w:r>
        <w:rPr>
          <w:sz w:val="28"/>
          <w:szCs w:val="28"/>
        </w:rPr>
        <w:t>its research universities that are top-flight sources of commercial impact.</w:t>
      </w:r>
      <w:r w:rsidRPr="00A01C31">
        <w:rPr>
          <w:sz w:val="28"/>
          <w:szCs w:val="28"/>
        </w:rPr>
        <w:t xml:space="preserve"> Only 25 of the top 100 universities for technology transfer </w:t>
      </w:r>
      <w:r w:rsidRPr="00E6319A">
        <w:rPr>
          <w:noProof/>
          <w:sz w:val="28"/>
          <w:szCs w:val="28"/>
        </w:rPr>
        <w:t>are located</w:t>
      </w:r>
      <w:r w:rsidRPr="00A01C31">
        <w:rPr>
          <w:sz w:val="28"/>
          <w:szCs w:val="28"/>
        </w:rPr>
        <w:t xml:space="preserve"> in the Heartland, and 11 of </w:t>
      </w:r>
      <w:r>
        <w:rPr>
          <w:sz w:val="28"/>
          <w:szCs w:val="28"/>
        </w:rPr>
        <w:t>those</w:t>
      </w:r>
      <w:r w:rsidRPr="00A01C31">
        <w:rPr>
          <w:sz w:val="28"/>
          <w:szCs w:val="28"/>
        </w:rPr>
        <w:t xml:space="preserve"> </w:t>
      </w:r>
      <w:r w:rsidRPr="004B2735">
        <w:rPr>
          <w:noProof/>
          <w:sz w:val="28"/>
          <w:szCs w:val="28"/>
        </w:rPr>
        <w:t>are located</w:t>
      </w:r>
      <w:r w:rsidRPr="00A01C31">
        <w:rPr>
          <w:sz w:val="28"/>
          <w:szCs w:val="28"/>
        </w:rPr>
        <w:t xml:space="preserve"> in just three states: Illinois, Ohio, and Louisiana.</w:t>
      </w:r>
      <w:r>
        <w:rPr>
          <w:sz w:val="28"/>
          <w:szCs w:val="28"/>
        </w:rPr>
        <w:t xml:space="preserve"> That means only 14 such institutions operate in the other 16 </w:t>
      </w:r>
      <w:r w:rsidRPr="004B2735">
        <w:rPr>
          <w:noProof/>
          <w:sz w:val="28"/>
          <w:szCs w:val="28"/>
        </w:rPr>
        <w:t>states</w:t>
      </w:r>
      <w:r>
        <w:rPr>
          <w:sz w:val="28"/>
          <w:szCs w:val="28"/>
        </w:rPr>
        <w:t xml:space="preserve">. </w:t>
      </w:r>
    </w:p>
    <w:p w14:paraId="2B719B8A" w14:textId="77777777" w:rsidR="0002335E" w:rsidRPr="00A01C31" w:rsidRDefault="0002335E" w:rsidP="0002335E">
      <w:pPr>
        <w:rPr>
          <w:sz w:val="28"/>
          <w:szCs w:val="28"/>
        </w:rPr>
      </w:pPr>
      <w:r w:rsidRPr="00A01C31">
        <w:rPr>
          <w:sz w:val="28"/>
          <w:szCs w:val="28"/>
        </w:rPr>
        <w:t xml:space="preserve">When it comes to </w:t>
      </w:r>
      <w:r>
        <w:rPr>
          <w:sz w:val="28"/>
          <w:szCs w:val="28"/>
        </w:rPr>
        <w:t xml:space="preserve">the </w:t>
      </w:r>
      <w:r w:rsidRPr="00A01C31">
        <w:rPr>
          <w:sz w:val="28"/>
          <w:szCs w:val="28"/>
        </w:rPr>
        <w:t xml:space="preserve">funding </w:t>
      </w:r>
      <w:r>
        <w:rPr>
          <w:sz w:val="28"/>
          <w:szCs w:val="28"/>
        </w:rPr>
        <w:t>of</w:t>
      </w:r>
      <w:r w:rsidRPr="00A01C31">
        <w:rPr>
          <w:sz w:val="28"/>
          <w:szCs w:val="28"/>
        </w:rPr>
        <w:t xml:space="preserve"> new startups and innovations, </w:t>
      </w:r>
      <w:r>
        <w:rPr>
          <w:sz w:val="28"/>
          <w:szCs w:val="28"/>
        </w:rPr>
        <w:t xml:space="preserve">meanwhile, </w:t>
      </w:r>
      <w:r w:rsidRPr="00A01C31">
        <w:rPr>
          <w:sz w:val="28"/>
          <w:szCs w:val="28"/>
        </w:rPr>
        <w:t xml:space="preserve">the region also struggles. The Heartland received just 5.2 percent of the nation’s venture capital, </w:t>
      </w:r>
      <w:r>
        <w:rPr>
          <w:sz w:val="28"/>
          <w:szCs w:val="28"/>
        </w:rPr>
        <w:t>half of which was captured by Illinois alone.</w:t>
      </w:r>
    </w:p>
    <w:p w14:paraId="4068BA6D" w14:textId="77777777" w:rsidR="0002335E" w:rsidRPr="00C37A49" w:rsidRDefault="0002335E" w:rsidP="0002335E">
      <w:pPr>
        <w:rPr>
          <w:sz w:val="28"/>
          <w:szCs w:val="28"/>
        </w:rPr>
      </w:pPr>
      <w:r w:rsidRPr="00C37A49">
        <w:rPr>
          <w:sz w:val="28"/>
          <w:szCs w:val="28"/>
        </w:rPr>
        <w:t xml:space="preserve">While the </w:t>
      </w:r>
      <w:r>
        <w:rPr>
          <w:sz w:val="28"/>
          <w:szCs w:val="28"/>
        </w:rPr>
        <w:t xml:space="preserve">Heartland </w:t>
      </w:r>
      <w:r w:rsidRPr="00C37A49">
        <w:rPr>
          <w:sz w:val="28"/>
          <w:szCs w:val="28"/>
        </w:rPr>
        <w:t xml:space="preserve">has as many large metropolitan areas as would be expected given its share of the country’s population, </w:t>
      </w:r>
      <w:r>
        <w:rPr>
          <w:sz w:val="28"/>
          <w:szCs w:val="28"/>
        </w:rPr>
        <w:t xml:space="preserve">the region’s </w:t>
      </w:r>
      <w:r w:rsidRPr="00C37A49">
        <w:rPr>
          <w:sz w:val="28"/>
          <w:szCs w:val="28"/>
        </w:rPr>
        <w:t>metro areas</w:t>
      </w:r>
      <w:r>
        <w:rPr>
          <w:sz w:val="28"/>
          <w:szCs w:val="28"/>
        </w:rPr>
        <w:t>—</w:t>
      </w:r>
      <w:r w:rsidRPr="004B2735">
        <w:rPr>
          <w:noProof/>
          <w:sz w:val="28"/>
          <w:szCs w:val="28"/>
        </w:rPr>
        <w:t>necessary</w:t>
      </w:r>
      <w:r>
        <w:rPr>
          <w:sz w:val="28"/>
          <w:szCs w:val="28"/>
        </w:rPr>
        <w:t xml:space="preserve"> centers for innovation—</w:t>
      </w:r>
      <w:r w:rsidRPr="00C37A49">
        <w:rPr>
          <w:sz w:val="28"/>
          <w:szCs w:val="28"/>
        </w:rPr>
        <w:t>have</w:t>
      </w:r>
      <w:r>
        <w:rPr>
          <w:sz w:val="28"/>
          <w:szCs w:val="28"/>
        </w:rPr>
        <w:t xml:space="preserve"> seen</w:t>
      </w:r>
      <w:r w:rsidRPr="00C37A49">
        <w:rPr>
          <w:sz w:val="28"/>
          <w:szCs w:val="28"/>
        </w:rPr>
        <w:t xml:space="preserve"> slower growth and an overall lower standard of living than in the rest of the country.</w:t>
      </w:r>
    </w:p>
    <w:p w14:paraId="0CC4B168" w14:textId="77777777" w:rsidR="0002335E" w:rsidRPr="00C37A49" w:rsidRDefault="0002335E" w:rsidP="0002335E">
      <w:pPr>
        <w:rPr>
          <w:sz w:val="28"/>
          <w:szCs w:val="28"/>
        </w:rPr>
      </w:pPr>
      <w:r w:rsidRPr="00C37A49">
        <w:rPr>
          <w:sz w:val="28"/>
          <w:szCs w:val="28"/>
        </w:rPr>
        <w:t xml:space="preserve">All of this comes at a particularly critical time for the region. </w:t>
      </w:r>
      <w:r>
        <w:rPr>
          <w:noProof/>
          <w:sz w:val="28"/>
          <w:szCs w:val="28"/>
        </w:rPr>
        <w:t>T</w:t>
      </w:r>
      <w:r w:rsidRPr="00E6319A">
        <w:rPr>
          <w:noProof/>
          <w:sz w:val="28"/>
          <w:szCs w:val="28"/>
        </w:rPr>
        <w:t>o</w:t>
      </w:r>
      <w:r>
        <w:rPr>
          <w:sz w:val="28"/>
          <w:szCs w:val="28"/>
        </w:rPr>
        <w:t xml:space="preserve"> capture the benefits of an increasingly digital economy,</w:t>
      </w:r>
      <w:r w:rsidRPr="00C37A49">
        <w:rPr>
          <w:sz w:val="28"/>
          <w:szCs w:val="28"/>
        </w:rPr>
        <w:t xml:space="preserve"> the </w:t>
      </w:r>
      <w:r w:rsidRPr="004B2735">
        <w:rPr>
          <w:noProof/>
          <w:sz w:val="28"/>
          <w:szCs w:val="28"/>
        </w:rPr>
        <w:t>region</w:t>
      </w:r>
      <w:r>
        <w:rPr>
          <w:sz w:val="28"/>
          <w:szCs w:val="28"/>
        </w:rPr>
        <w:t xml:space="preserve"> will need</w:t>
      </w:r>
      <w:r w:rsidRPr="00C37A49">
        <w:rPr>
          <w:sz w:val="28"/>
          <w:szCs w:val="28"/>
        </w:rPr>
        <w:t xml:space="preserve"> to bolster its innovation ecosystem</w:t>
      </w:r>
      <w:r>
        <w:rPr>
          <w:sz w:val="28"/>
          <w:szCs w:val="28"/>
        </w:rPr>
        <w:t xml:space="preserve"> and participate more deeply</w:t>
      </w:r>
      <w:r w:rsidRPr="00C37A49">
        <w:rPr>
          <w:sz w:val="28"/>
          <w:szCs w:val="28"/>
        </w:rPr>
        <w:t>.</w:t>
      </w:r>
    </w:p>
    <w:p w14:paraId="644D24DC" w14:textId="550B5124" w:rsidR="00075314" w:rsidRDefault="00075314">
      <w:r>
        <w:br w:type="page"/>
      </w:r>
    </w:p>
    <w:p w14:paraId="782F7B40" w14:textId="77777777" w:rsidR="0002335E" w:rsidRPr="00EB2494" w:rsidRDefault="0002335E" w:rsidP="0002335E">
      <w:pPr>
        <w:pStyle w:val="Heading4"/>
      </w:pPr>
      <w:bookmarkStart w:id="37" w:name="_Toc522092134"/>
      <w:r>
        <w:lastRenderedPageBreak/>
        <w:t>R&amp;D spending</w:t>
      </w:r>
      <w:bookmarkEnd w:id="37"/>
    </w:p>
    <w:p w14:paraId="50982CC0" w14:textId="77777777" w:rsidR="0002335E" w:rsidRPr="003C5243" w:rsidRDefault="0002335E" w:rsidP="0002335E">
      <w:pPr>
        <w:rPr>
          <w:sz w:val="28"/>
          <w:szCs w:val="28"/>
        </w:rPr>
      </w:pPr>
      <w:r>
        <w:rPr>
          <w:sz w:val="28"/>
          <w:szCs w:val="28"/>
        </w:rPr>
        <w:t xml:space="preserve">R&amp;D is an </w:t>
      </w:r>
      <w:r w:rsidRPr="00E6319A">
        <w:rPr>
          <w:noProof/>
          <w:sz w:val="28"/>
          <w:szCs w:val="28"/>
        </w:rPr>
        <w:t>important</w:t>
      </w:r>
      <w:r>
        <w:rPr>
          <w:sz w:val="28"/>
          <w:szCs w:val="28"/>
        </w:rPr>
        <w:t xml:space="preserve"> source of the innovation that drives growth and prosperity. R&amp;D creates intellectual property that can be converted to private sector business opportunities and commercialized by existing businesses or start-up enterprises.</w:t>
      </w:r>
      <w:r>
        <w:rPr>
          <w:rStyle w:val="EndnoteReference"/>
          <w:sz w:val="28"/>
          <w:szCs w:val="28"/>
        </w:rPr>
        <w:endnoteReference w:id="22"/>
      </w:r>
    </w:p>
    <w:p w14:paraId="78F9AE2B" w14:textId="77777777" w:rsidR="0002335E" w:rsidRPr="00673F5C" w:rsidRDefault="0002335E" w:rsidP="0002335E">
      <w:pPr>
        <w:rPr>
          <w:b/>
          <w:sz w:val="28"/>
          <w:szCs w:val="28"/>
        </w:rPr>
      </w:pPr>
      <w:r>
        <w:rPr>
          <w:sz w:val="28"/>
          <w:szCs w:val="28"/>
        </w:rPr>
        <w:t xml:space="preserve">Yet, just </w:t>
      </w:r>
      <w:r w:rsidRPr="00BC66BC">
        <w:rPr>
          <w:b/>
          <w:sz w:val="28"/>
          <w:szCs w:val="28"/>
        </w:rPr>
        <w:t>2</w:t>
      </w:r>
      <w:r>
        <w:rPr>
          <w:b/>
          <w:sz w:val="28"/>
          <w:szCs w:val="28"/>
        </w:rPr>
        <w:t>1</w:t>
      </w:r>
      <w:r w:rsidRPr="00BC66BC">
        <w:rPr>
          <w:b/>
          <w:sz w:val="28"/>
          <w:szCs w:val="28"/>
        </w:rPr>
        <w:t xml:space="preserve"> percent</w:t>
      </w:r>
      <w:r>
        <w:rPr>
          <w:sz w:val="28"/>
          <w:szCs w:val="28"/>
        </w:rPr>
        <w:t xml:space="preserve"> of the nation’s R&amp;D takes place in Heartland states, a share substantially below the region’s 28 percent share of national GDP. In 2015, in this regard, R&amp;D accounted for just </w:t>
      </w:r>
      <w:r w:rsidRPr="007F0C16">
        <w:rPr>
          <w:b/>
          <w:sz w:val="28"/>
          <w:szCs w:val="28"/>
        </w:rPr>
        <w:t>2 percent</w:t>
      </w:r>
      <w:r>
        <w:rPr>
          <w:sz w:val="28"/>
          <w:szCs w:val="28"/>
        </w:rPr>
        <w:t xml:space="preserve"> of the Heartland’s GDP, compared to 2.7 percent elsewhere in the country. Business R&amp;D, moreover, which is a </w:t>
      </w:r>
      <w:r w:rsidRPr="004B2735">
        <w:rPr>
          <w:noProof/>
          <w:sz w:val="28"/>
          <w:szCs w:val="28"/>
        </w:rPr>
        <w:t>major</w:t>
      </w:r>
      <w:r>
        <w:rPr>
          <w:sz w:val="28"/>
          <w:szCs w:val="28"/>
        </w:rPr>
        <w:t xml:space="preserve"> source of applied research and development, accounted for just </w:t>
      </w:r>
      <w:r w:rsidRPr="007F0C16">
        <w:rPr>
          <w:b/>
          <w:sz w:val="28"/>
          <w:szCs w:val="28"/>
        </w:rPr>
        <w:t>1.7 percent</w:t>
      </w:r>
      <w:r>
        <w:rPr>
          <w:sz w:val="28"/>
          <w:szCs w:val="28"/>
        </w:rPr>
        <w:t xml:space="preserve"> of the Heartland’s GDP, versus 2.4 percent of GDP in non-Heartland states.</w:t>
      </w:r>
    </w:p>
    <w:p w14:paraId="1D9BA175" w14:textId="77777777" w:rsidR="0002335E" w:rsidRDefault="0002335E" w:rsidP="0002335E">
      <w:pPr>
        <w:rPr>
          <w:sz w:val="28"/>
          <w:szCs w:val="28"/>
        </w:rPr>
      </w:pPr>
      <w:r>
        <w:rPr>
          <w:b/>
          <w:sz w:val="28"/>
          <w:szCs w:val="28"/>
        </w:rPr>
        <w:t>Michigan</w:t>
      </w:r>
      <w:r>
        <w:rPr>
          <w:sz w:val="28"/>
          <w:szCs w:val="28"/>
        </w:rPr>
        <w:t xml:space="preserve"> leads the Heartland in R&amp;D investment as a share of GDP, at 4.2 percent, ranking sixth nationally. </w:t>
      </w:r>
      <w:r w:rsidRPr="004B2735">
        <w:rPr>
          <w:noProof/>
          <w:sz w:val="28"/>
          <w:szCs w:val="28"/>
        </w:rPr>
        <w:t>In terms of</w:t>
      </w:r>
      <w:r>
        <w:rPr>
          <w:sz w:val="28"/>
          <w:szCs w:val="28"/>
        </w:rPr>
        <w:t xml:space="preserve"> business R&amp;D, firms in </w:t>
      </w:r>
      <w:r w:rsidRPr="001474DF">
        <w:rPr>
          <w:b/>
          <w:sz w:val="28"/>
          <w:szCs w:val="28"/>
        </w:rPr>
        <w:t>Michigan</w:t>
      </w:r>
      <w:r>
        <w:rPr>
          <w:sz w:val="28"/>
          <w:szCs w:val="28"/>
        </w:rPr>
        <w:t xml:space="preserve"> invested 4.3 percent of private sector GDP the third highest share nationwide, and the most in the Heartland. This investment was driven by an extensive base in advanced manufacturing coupled with the presence of strong research universities. Meanwhile, several states in the southern Heartland lag. </w:t>
      </w:r>
      <w:r>
        <w:rPr>
          <w:b/>
          <w:sz w:val="28"/>
          <w:szCs w:val="28"/>
        </w:rPr>
        <w:t>Louisiana</w:t>
      </w:r>
      <w:r w:rsidRPr="007F0C16">
        <w:rPr>
          <w:b/>
          <w:sz w:val="28"/>
          <w:szCs w:val="28"/>
        </w:rPr>
        <w:t xml:space="preserve"> </w:t>
      </w:r>
      <w:r>
        <w:rPr>
          <w:sz w:val="28"/>
          <w:szCs w:val="28"/>
        </w:rPr>
        <w:t xml:space="preserve">had the lowest R&amp;D share of GDP in the country at 0.5 percent, and </w:t>
      </w:r>
      <w:r w:rsidRPr="007F0C16">
        <w:rPr>
          <w:b/>
          <w:sz w:val="28"/>
          <w:szCs w:val="28"/>
        </w:rPr>
        <w:t>Arkansas</w:t>
      </w:r>
      <w:r>
        <w:rPr>
          <w:sz w:val="28"/>
          <w:szCs w:val="28"/>
        </w:rPr>
        <w:t xml:space="preserve"> had the second lowest, also at 0.5 percent. </w:t>
      </w:r>
      <w:r w:rsidRPr="004B2735">
        <w:rPr>
          <w:noProof/>
          <w:sz w:val="28"/>
          <w:szCs w:val="28"/>
        </w:rPr>
        <w:t>In terms of</w:t>
      </w:r>
      <w:r>
        <w:rPr>
          <w:sz w:val="28"/>
          <w:szCs w:val="28"/>
        </w:rPr>
        <w:t xml:space="preserve"> private sector R&amp;D, </w:t>
      </w:r>
      <w:r w:rsidRPr="007F0C16">
        <w:rPr>
          <w:b/>
          <w:sz w:val="28"/>
          <w:szCs w:val="28"/>
        </w:rPr>
        <w:t>Louisiana</w:t>
      </w:r>
      <w:r>
        <w:rPr>
          <w:sz w:val="28"/>
          <w:szCs w:val="28"/>
        </w:rPr>
        <w:t xml:space="preserve"> had the lowest share in the Heartland, and the third lowest in the U.S., at 0.2 percent.</w:t>
      </w:r>
    </w:p>
    <w:p w14:paraId="768DC677" w14:textId="77777777" w:rsidR="0002335E" w:rsidRPr="008A4011" w:rsidRDefault="0002335E" w:rsidP="0002335E">
      <w:pPr>
        <w:rPr>
          <w:sz w:val="28"/>
          <w:szCs w:val="28"/>
        </w:rPr>
      </w:pPr>
      <w:r w:rsidRPr="004B2735">
        <w:rPr>
          <w:noProof/>
          <w:sz w:val="28"/>
          <w:szCs w:val="28"/>
        </w:rPr>
        <w:t>In terms of</w:t>
      </w:r>
      <w:r>
        <w:rPr>
          <w:sz w:val="28"/>
          <w:szCs w:val="28"/>
        </w:rPr>
        <w:t xml:space="preserve"> growth, however, </w:t>
      </w:r>
      <w:r>
        <w:rPr>
          <w:b/>
          <w:sz w:val="28"/>
          <w:szCs w:val="28"/>
        </w:rPr>
        <w:t>Kansas</w:t>
      </w:r>
      <w:r>
        <w:rPr>
          <w:sz w:val="28"/>
          <w:szCs w:val="28"/>
        </w:rPr>
        <w:t xml:space="preserve"> and Michigan both managed to grow their volume of R&amp;D expenditures by 4.5 percent annually between 2010 and 2015—the fifth and sixth fastest nationwide. </w:t>
      </w:r>
      <w:r>
        <w:rPr>
          <w:b/>
          <w:sz w:val="28"/>
          <w:szCs w:val="28"/>
        </w:rPr>
        <w:t>Missouri</w:t>
      </w:r>
      <w:r>
        <w:rPr>
          <w:sz w:val="28"/>
          <w:szCs w:val="28"/>
        </w:rPr>
        <w:t xml:space="preserve">, where R&amp;D’s share of GSP is the second highest in the Heartland, rounded out the bottom of the growth ranking: R&amp;D expenditures contracted at an annual rate of -5.9 percent over those five years. </w:t>
      </w:r>
      <w:r>
        <w:rPr>
          <w:b/>
          <w:sz w:val="28"/>
          <w:szCs w:val="28"/>
        </w:rPr>
        <w:t>South Dakota</w:t>
      </w:r>
      <w:r>
        <w:rPr>
          <w:sz w:val="28"/>
          <w:szCs w:val="28"/>
        </w:rPr>
        <w:t xml:space="preserve">, </w:t>
      </w:r>
      <w:r>
        <w:rPr>
          <w:b/>
          <w:sz w:val="28"/>
          <w:szCs w:val="28"/>
        </w:rPr>
        <w:t>North Dakota</w:t>
      </w:r>
      <w:r>
        <w:rPr>
          <w:sz w:val="28"/>
          <w:szCs w:val="28"/>
        </w:rPr>
        <w:t xml:space="preserve">, and </w:t>
      </w:r>
      <w:r w:rsidRPr="00673F5C">
        <w:rPr>
          <w:b/>
          <w:sz w:val="28"/>
          <w:szCs w:val="28"/>
        </w:rPr>
        <w:t>Louisiana</w:t>
      </w:r>
      <w:r>
        <w:rPr>
          <w:sz w:val="28"/>
          <w:szCs w:val="28"/>
        </w:rPr>
        <w:t xml:space="preserve"> also saw contrac</w:t>
      </w:r>
      <w:r>
        <w:rPr>
          <w:sz w:val="28"/>
          <w:szCs w:val="28"/>
        </w:rPr>
        <w:lastRenderedPageBreak/>
        <w:t xml:space="preserve">tions </w:t>
      </w:r>
      <w:r w:rsidRPr="00E6319A">
        <w:rPr>
          <w:noProof/>
          <w:sz w:val="28"/>
          <w:szCs w:val="28"/>
        </w:rPr>
        <w:t>in excess of</w:t>
      </w:r>
      <w:r>
        <w:rPr>
          <w:sz w:val="28"/>
          <w:szCs w:val="28"/>
        </w:rPr>
        <w:t xml:space="preserve"> 1.0 percent. Overall, the Heartland’s 0.9 percent annual R&amp;D growth compares poorly with the 3.2 percent rate in the rest of the country.</w:t>
      </w:r>
    </w:p>
    <w:p w14:paraId="55CA1485" w14:textId="77777777" w:rsidR="00075314" w:rsidRDefault="00075314" w:rsidP="00075314">
      <w:pPr>
        <w:rPr>
          <w:sz w:val="28"/>
          <w:szCs w:val="28"/>
        </w:rPr>
      </w:pPr>
      <w:r>
        <w:rPr>
          <w:sz w:val="28"/>
          <w:szCs w:val="28"/>
        </w:rPr>
        <w:br w:type="page"/>
      </w:r>
    </w:p>
    <w:p w14:paraId="44821286" w14:textId="687D1EA9" w:rsidR="00075314" w:rsidRDefault="00871759" w:rsidP="00075314">
      <w:pPr>
        <w:rPr>
          <w:color w:val="FF0000"/>
        </w:rPr>
      </w:pPr>
      <w:r>
        <w:rPr>
          <w:noProof/>
          <w:color w:val="FF0000"/>
        </w:rPr>
        <w:lastRenderedPageBreak/>
        <w:drawing>
          <wp:inline distT="0" distB="0" distL="0" distR="0" wp14:anchorId="1B1CA4FD" wp14:editId="754AE0E7">
            <wp:extent cx="4114800" cy="33283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D_v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0" cy="3328328"/>
                    </a:xfrm>
                    <a:prstGeom prst="rect">
                      <a:avLst/>
                    </a:prstGeom>
                  </pic:spPr>
                </pic:pic>
              </a:graphicData>
            </a:graphic>
          </wp:inline>
        </w:drawing>
      </w:r>
    </w:p>
    <w:p w14:paraId="230E23F2" w14:textId="56BD0C9A" w:rsidR="00871759" w:rsidRPr="00871759" w:rsidRDefault="00871759" w:rsidP="00075314">
      <w:pPr>
        <w:rPr>
          <w:rFonts w:ascii="Arial" w:hAnsi="Arial" w:cs="Arial"/>
          <w:i/>
          <w:sz w:val="20"/>
        </w:rPr>
      </w:pPr>
      <w:r w:rsidRPr="00871759">
        <w:rPr>
          <w:rFonts w:ascii="Arial" w:hAnsi="Arial" w:cs="Arial"/>
          <w:i/>
          <w:sz w:val="20"/>
        </w:rPr>
        <w:t>Source: Brookings analysis of NSF data</w:t>
      </w:r>
    </w:p>
    <w:tbl>
      <w:tblPr>
        <w:tblW w:w="6120" w:type="dxa"/>
        <w:tblLook w:val="04A0" w:firstRow="1" w:lastRow="0" w:firstColumn="1" w:lastColumn="0" w:noHBand="0" w:noVBand="1"/>
      </w:tblPr>
      <w:tblGrid>
        <w:gridCol w:w="1921"/>
        <w:gridCol w:w="1860"/>
        <w:gridCol w:w="1420"/>
        <w:gridCol w:w="919"/>
      </w:tblGrid>
      <w:tr w:rsidR="00075314" w:rsidRPr="00A5442C" w14:paraId="3FD2CD15" w14:textId="77777777" w:rsidTr="00F44422">
        <w:trPr>
          <w:trHeight w:val="510"/>
        </w:trPr>
        <w:tc>
          <w:tcPr>
            <w:tcW w:w="1921" w:type="dxa"/>
            <w:tcBorders>
              <w:top w:val="nil"/>
              <w:left w:val="nil"/>
              <w:bottom w:val="nil"/>
              <w:right w:val="nil"/>
            </w:tcBorders>
            <w:shd w:val="clear" w:color="auto" w:fill="auto"/>
            <w:hideMark/>
          </w:tcPr>
          <w:p w14:paraId="4D0D8136" w14:textId="77777777" w:rsidR="00075314" w:rsidRPr="00A5442C" w:rsidRDefault="00075314" w:rsidP="00F44422">
            <w:pPr>
              <w:spacing w:after="0" w:line="240" w:lineRule="auto"/>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Name</w:t>
            </w:r>
          </w:p>
        </w:tc>
        <w:tc>
          <w:tcPr>
            <w:tcW w:w="1860" w:type="dxa"/>
            <w:tcBorders>
              <w:top w:val="nil"/>
              <w:left w:val="nil"/>
              <w:bottom w:val="nil"/>
              <w:right w:val="nil"/>
            </w:tcBorders>
            <w:shd w:val="clear" w:color="auto" w:fill="auto"/>
            <w:hideMark/>
          </w:tcPr>
          <w:p w14:paraId="1A22C8FD" w14:textId="038D7521" w:rsidR="00075314" w:rsidRPr="00A5442C" w:rsidRDefault="00075314" w:rsidP="006A7A66">
            <w:pPr>
              <w:spacing w:after="0" w:line="240" w:lineRule="auto"/>
              <w:jc w:val="right"/>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 xml:space="preserve">R&amp;D expenditures, </w:t>
            </w:r>
            <w:r w:rsidR="006A7A66">
              <w:rPr>
                <w:rFonts w:ascii="Calibri" w:eastAsia="Times New Roman" w:hAnsi="Calibri" w:cs="Times New Roman"/>
                <w:b/>
                <w:bCs/>
                <w:color w:val="000000"/>
                <w:sz w:val="20"/>
                <w:szCs w:val="20"/>
              </w:rPr>
              <w:t xml:space="preserve">($ths) </w:t>
            </w:r>
            <w:r w:rsidRPr="00A5442C">
              <w:rPr>
                <w:rFonts w:ascii="Calibri" w:eastAsia="Times New Roman" w:hAnsi="Calibri" w:cs="Times New Roman"/>
                <w:b/>
                <w:bCs/>
                <w:color w:val="000000"/>
                <w:sz w:val="20"/>
                <w:szCs w:val="20"/>
              </w:rPr>
              <w:t>2015</w:t>
            </w:r>
          </w:p>
        </w:tc>
        <w:tc>
          <w:tcPr>
            <w:tcW w:w="1420" w:type="dxa"/>
            <w:tcBorders>
              <w:top w:val="nil"/>
              <w:left w:val="nil"/>
              <w:bottom w:val="nil"/>
              <w:right w:val="nil"/>
            </w:tcBorders>
            <w:shd w:val="clear" w:color="auto" w:fill="auto"/>
            <w:hideMark/>
          </w:tcPr>
          <w:p w14:paraId="4385599E" w14:textId="22A24CD8" w:rsidR="00075314" w:rsidRPr="00A5442C" w:rsidRDefault="00075314" w:rsidP="00F44422">
            <w:pPr>
              <w:spacing w:after="0" w:line="240" w:lineRule="auto"/>
              <w:jc w:val="right"/>
              <w:rPr>
                <w:rFonts w:ascii="Calibri" w:eastAsia="Times New Roman" w:hAnsi="Calibri" w:cs="Times New Roman"/>
                <w:b/>
                <w:bCs/>
                <w:color w:val="000000"/>
                <w:sz w:val="20"/>
                <w:szCs w:val="20"/>
              </w:rPr>
            </w:pPr>
            <w:r w:rsidRPr="00E6319A">
              <w:rPr>
                <w:rFonts w:ascii="Calibri" w:eastAsia="Times New Roman" w:hAnsi="Calibri" w:cs="Times New Roman"/>
                <w:b/>
                <w:bCs/>
                <w:noProof/>
                <w:color w:val="000000"/>
                <w:sz w:val="20"/>
                <w:szCs w:val="20"/>
              </w:rPr>
              <w:t>Share</w:t>
            </w:r>
            <w:r w:rsidRPr="00A5442C">
              <w:rPr>
                <w:rFonts w:ascii="Calibri" w:eastAsia="Times New Roman" w:hAnsi="Calibri" w:cs="Times New Roman"/>
                <w:b/>
                <w:bCs/>
                <w:color w:val="000000"/>
                <w:sz w:val="20"/>
                <w:szCs w:val="20"/>
              </w:rPr>
              <w:t xml:space="preserve"> of G</w:t>
            </w:r>
            <w:r w:rsidR="004575A0">
              <w:rPr>
                <w:rFonts w:ascii="Calibri" w:eastAsia="Times New Roman" w:hAnsi="Calibri" w:cs="Times New Roman"/>
                <w:b/>
                <w:bCs/>
                <w:color w:val="000000"/>
                <w:sz w:val="20"/>
                <w:szCs w:val="20"/>
              </w:rPr>
              <w:t>D</w:t>
            </w:r>
            <w:r w:rsidRPr="00A5442C">
              <w:rPr>
                <w:rFonts w:ascii="Calibri" w:eastAsia="Times New Roman" w:hAnsi="Calibri" w:cs="Times New Roman"/>
                <w:b/>
                <w:bCs/>
                <w:color w:val="000000"/>
                <w:sz w:val="20"/>
                <w:szCs w:val="20"/>
              </w:rPr>
              <w:t>P, 2015</w:t>
            </w:r>
          </w:p>
        </w:tc>
        <w:tc>
          <w:tcPr>
            <w:tcW w:w="919" w:type="dxa"/>
            <w:tcBorders>
              <w:top w:val="nil"/>
              <w:left w:val="nil"/>
              <w:bottom w:val="nil"/>
              <w:right w:val="nil"/>
            </w:tcBorders>
          </w:tcPr>
          <w:p w14:paraId="6DCBD5B7"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CAGR, 2010-15</w:t>
            </w:r>
          </w:p>
        </w:tc>
      </w:tr>
      <w:tr w:rsidR="00075314" w:rsidRPr="00A5442C" w14:paraId="41F1BB23" w14:textId="77777777" w:rsidTr="00F44422">
        <w:trPr>
          <w:trHeight w:val="72"/>
        </w:trPr>
        <w:tc>
          <w:tcPr>
            <w:tcW w:w="1921" w:type="dxa"/>
            <w:tcBorders>
              <w:top w:val="nil"/>
              <w:left w:val="nil"/>
              <w:bottom w:val="nil"/>
              <w:right w:val="nil"/>
            </w:tcBorders>
            <w:shd w:val="clear" w:color="auto" w:fill="auto"/>
            <w:noWrap/>
            <w:vAlign w:val="bottom"/>
            <w:hideMark/>
          </w:tcPr>
          <w:p w14:paraId="1512855C"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Kansas</w:t>
            </w:r>
          </w:p>
        </w:tc>
        <w:tc>
          <w:tcPr>
            <w:tcW w:w="1860" w:type="dxa"/>
            <w:tcBorders>
              <w:top w:val="nil"/>
              <w:left w:val="nil"/>
              <w:bottom w:val="nil"/>
              <w:right w:val="nil"/>
            </w:tcBorders>
            <w:shd w:val="clear" w:color="auto" w:fill="auto"/>
            <w:noWrap/>
            <w:vAlign w:val="bottom"/>
            <w:hideMark/>
          </w:tcPr>
          <w:p w14:paraId="0292CF0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$2,751</w:t>
            </w:r>
          </w:p>
        </w:tc>
        <w:tc>
          <w:tcPr>
            <w:tcW w:w="1420" w:type="dxa"/>
            <w:tcBorders>
              <w:top w:val="nil"/>
              <w:left w:val="nil"/>
              <w:bottom w:val="nil"/>
              <w:right w:val="nil"/>
            </w:tcBorders>
            <w:shd w:val="clear" w:color="auto" w:fill="auto"/>
            <w:noWrap/>
            <w:vAlign w:val="bottom"/>
            <w:hideMark/>
          </w:tcPr>
          <w:p w14:paraId="551CE04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1.8%</w:t>
            </w:r>
          </w:p>
        </w:tc>
        <w:tc>
          <w:tcPr>
            <w:tcW w:w="919" w:type="dxa"/>
            <w:tcBorders>
              <w:top w:val="nil"/>
              <w:left w:val="nil"/>
              <w:bottom w:val="nil"/>
              <w:right w:val="nil"/>
            </w:tcBorders>
            <w:vAlign w:val="bottom"/>
          </w:tcPr>
          <w:p w14:paraId="4FD538D2"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4.5%</w:t>
            </w:r>
          </w:p>
        </w:tc>
      </w:tr>
      <w:tr w:rsidR="00075314" w:rsidRPr="00A5442C" w14:paraId="19220552" w14:textId="77777777" w:rsidTr="00F44422">
        <w:trPr>
          <w:trHeight w:val="72"/>
        </w:trPr>
        <w:tc>
          <w:tcPr>
            <w:tcW w:w="1921" w:type="dxa"/>
            <w:tcBorders>
              <w:top w:val="nil"/>
              <w:left w:val="nil"/>
              <w:bottom w:val="nil"/>
              <w:right w:val="nil"/>
            </w:tcBorders>
            <w:shd w:val="clear" w:color="auto" w:fill="auto"/>
            <w:noWrap/>
            <w:vAlign w:val="bottom"/>
            <w:hideMark/>
          </w:tcPr>
          <w:p w14:paraId="71A5084D"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Michigan</w:t>
            </w:r>
          </w:p>
        </w:tc>
        <w:tc>
          <w:tcPr>
            <w:tcW w:w="1860" w:type="dxa"/>
            <w:tcBorders>
              <w:top w:val="nil"/>
              <w:left w:val="nil"/>
              <w:bottom w:val="nil"/>
              <w:right w:val="nil"/>
            </w:tcBorders>
            <w:shd w:val="clear" w:color="auto" w:fill="auto"/>
            <w:noWrap/>
            <w:vAlign w:val="bottom"/>
            <w:hideMark/>
          </w:tcPr>
          <w:p w14:paraId="633C62F6"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$20,145</w:t>
            </w:r>
          </w:p>
        </w:tc>
        <w:tc>
          <w:tcPr>
            <w:tcW w:w="1420" w:type="dxa"/>
            <w:tcBorders>
              <w:top w:val="nil"/>
              <w:left w:val="nil"/>
              <w:bottom w:val="nil"/>
              <w:right w:val="nil"/>
            </w:tcBorders>
            <w:shd w:val="clear" w:color="auto" w:fill="auto"/>
            <w:noWrap/>
            <w:vAlign w:val="bottom"/>
            <w:hideMark/>
          </w:tcPr>
          <w:p w14:paraId="1EAD7446"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4.2%</w:t>
            </w:r>
          </w:p>
        </w:tc>
        <w:tc>
          <w:tcPr>
            <w:tcW w:w="919" w:type="dxa"/>
            <w:tcBorders>
              <w:top w:val="nil"/>
              <w:left w:val="nil"/>
              <w:bottom w:val="nil"/>
              <w:right w:val="nil"/>
            </w:tcBorders>
            <w:vAlign w:val="bottom"/>
          </w:tcPr>
          <w:p w14:paraId="7F527366"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4.5%</w:t>
            </w:r>
          </w:p>
        </w:tc>
      </w:tr>
      <w:tr w:rsidR="00075314" w:rsidRPr="00A5442C" w14:paraId="31002949" w14:textId="77777777" w:rsidTr="00F44422">
        <w:trPr>
          <w:trHeight w:val="72"/>
        </w:trPr>
        <w:tc>
          <w:tcPr>
            <w:tcW w:w="1921" w:type="dxa"/>
            <w:tcBorders>
              <w:top w:val="nil"/>
              <w:left w:val="nil"/>
              <w:bottom w:val="nil"/>
              <w:right w:val="nil"/>
            </w:tcBorders>
            <w:shd w:val="clear" w:color="auto" w:fill="auto"/>
            <w:noWrap/>
            <w:vAlign w:val="bottom"/>
            <w:hideMark/>
          </w:tcPr>
          <w:p w14:paraId="4932D89B"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Oklahoma</w:t>
            </w:r>
          </w:p>
        </w:tc>
        <w:tc>
          <w:tcPr>
            <w:tcW w:w="1860" w:type="dxa"/>
            <w:tcBorders>
              <w:top w:val="nil"/>
              <w:left w:val="nil"/>
              <w:bottom w:val="nil"/>
              <w:right w:val="nil"/>
            </w:tcBorders>
            <w:shd w:val="clear" w:color="auto" w:fill="auto"/>
            <w:noWrap/>
            <w:vAlign w:val="bottom"/>
            <w:hideMark/>
          </w:tcPr>
          <w:p w14:paraId="3EAC868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$1,328</w:t>
            </w:r>
          </w:p>
        </w:tc>
        <w:tc>
          <w:tcPr>
            <w:tcW w:w="1420" w:type="dxa"/>
            <w:tcBorders>
              <w:top w:val="nil"/>
              <w:left w:val="nil"/>
              <w:bottom w:val="nil"/>
              <w:right w:val="nil"/>
            </w:tcBorders>
            <w:shd w:val="clear" w:color="auto" w:fill="auto"/>
            <w:noWrap/>
            <w:vAlign w:val="bottom"/>
            <w:hideMark/>
          </w:tcPr>
          <w:p w14:paraId="7BB1C92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0.7%</w:t>
            </w:r>
          </w:p>
        </w:tc>
        <w:tc>
          <w:tcPr>
            <w:tcW w:w="919" w:type="dxa"/>
            <w:tcBorders>
              <w:top w:val="nil"/>
              <w:left w:val="nil"/>
              <w:bottom w:val="nil"/>
              <w:right w:val="nil"/>
            </w:tcBorders>
            <w:vAlign w:val="bottom"/>
          </w:tcPr>
          <w:p w14:paraId="6E7F9EE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3.2%</w:t>
            </w:r>
          </w:p>
        </w:tc>
      </w:tr>
      <w:tr w:rsidR="00075314" w:rsidRPr="00A5442C" w14:paraId="12C7D69A" w14:textId="77777777" w:rsidTr="00F44422">
        <w:trPr>
          <w:trHeight w:val="72"/>
        </w:trPr>
        <w:tc>
          <w:tcPr>
            <w:tcW w:w="1921" w:type="dxa"/>
            <w:tcBorders>
              <w:top w:val="nil"/>
              <w:left w:val="nil"/>
              <w:bottom w:val="nil"/>
              <w:right w:val="nil"/>
            </w:tcBorders>
            <w:shd w:val="clear" w:color="auto" w:fill="auto"/>
            <w:noWrap/>
            <w:vAlign w:val="bottom"/>
            <w:hideMark/>
          </w:tcPr>
          <w:p w14:paraId="6E3CAADC"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Kentucky</w:t>
            </w:r>
          </w:p>
        </w:tc>
        <w:tc>
          <w:tcPr>
            <w:tcW w:w="1860" w:type="dxa"/>
            <w:tcBorders>
              <w:top w:val="nil"/>
              <w:left w:val="nil"/>
              <w:bottom w:val="nil"/>
              <w:right w:val="nil"/>
            </w:tcBorders>
            <w:shd w:val="clear" w:color="auto" w:fill="auto"/>
            <w:noWrap/>
            <w:vAlign w:val="bottom"/>
            <w:hideMark/>
          </w:tcPr>
          <w:p w14:paraId="2873B5DB"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$1,877</w:t>
            </w:r>
          </w:p>
        </w:tc>
        <w:tc>
          <w:tcPr>
            <w:tcW w:w="1420" w:type="dxa"/>
            <w:tcBorders>
              <w:top w:val="nil"/>
              <w:left w:val="nil"/>
              <w:bottom w:val="nil"/>
              <w:right w:val="nil"/>
            </w:tcBorders>
            <w:shd w:val="clear" w:color="auto" w:fill="auto"/>
            <w:noWrap/>
            <w:vAlign w:val="bottom"/>
            <w:hideMark/>
          </w:tcPr>
          <w:p w14:paraId="7A1456D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1.0%</w:t>
            </w:r>
          </w:p>
        </w:tc>
        <w:tc>
          <w:tcPr>
            <w:tcW w:w="919" w:type="dxa"/>
            <w:tcBorders>
              <w:top w:val="nil"/>
              <w:left w:val="nil"/>
              <w:bottom w:val="nil"/>
              <w:right w:val="nil"/>
            </w:tcBorders>
            <w:vAlign w:val="bottom"/>
          </w:tcPr>
          <w:p w14:paraId="79537BF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2.6%</w:t>
            </w:r>
          </w:p>
        </w:tc>
      </w:tr>
      <w:tr w:rsidR="00075314" w:rsidRPr="00A5442C" w14:paraId="59DB5F1A" w14:textId="77777777" w:rsidTr="00F44422">
        <w:trPr>
          <w:trHeight w:val="72"/>
        </w:trPr>
        <w:tc>
          <w:tcPr>
            <w:tcW w:w="1921" w:type="dxa"/>
            <w:tcBorders>
              <w:top w:val="nil"/>
              <w:left w:val="nil"/>
              <w:bottom w:val="nil"/>
              <w:right w:val="nil"/>
            </w:tcBorders>
            <w:shd w:val="clear" w:color="auto" w:fill="auto"/>
            <w:noWrap/>
            <w:vAlign w:val="bottom"/>
            <w:hideMark/>
          </w:tcPr>
          <w:p w14:paraId="17808F04"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Iowa</w:t>
            </w:r>
          </w:p>
        </w:tc>
        <w:tc>
          <w:tcPr>
            <w:tcW w:w="1860" w:type="dxa"/>
            <w:tcBorders>
              <w:top w:val="nil"/>
              <w:left w:val="nil"/>
              <w:bottom w:val="nil"/>
              <w:right w:val="nil"/>
            </w:tcBorders>
            <w:shd w:val="clear" w:color="auto" w:fill="auto"/>
            <w:noWrap/>
            <w:vAlign w:val="bottom"/>
            <w:hideMark/>
          </w:tcPr>
          <w:p w14:paraId="39FB415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$3,451</w:t>
            </w:r>
          </w:p>
        </w:tc>
        <w:tc>
          <w:tcPr>
            <w:tcW w:w="1420" w:type="dxa"/>
            <w:tcBorders>
              <w:top w:val="nil"/>
              <w:left w:val="nil"/>
              <w:bottom w:val="nil"/>
              <w:right w:val="nil"/>
            </w:tcBorders>
            <w:shd w:val="clear" w:color="auto" w:fill="auto"/>
            <w:noWrap/>
            <w:vAlign w:val="bottom"/>
            <w:hideMark/>
          </w:tcPr>
          <w:p w14:paraId="7706FCA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1.9%</w:t>
            </w:r>
          </w:p>
        </w:tc>
        <w:tc>
          <w:tcPr>
            <w:tcW w:w="919" w:type="dxa"/>
            <w:tcBorders>
              <w:top w:val="nil"/>
              <w:left w:val="nil"/>
              <w:bottom w:val="nil"/>
              <w:right w:val="nil"/>
            </w:tcBorders>
            <w:vAlign w:val="bottom"/>
          </w:tcPr>
          <w:p w14:paraId="621850A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2.5%</w:t>
            </w:r>
          </w:p>
        </w:tc>
      </w:tr>
      <w:tr w:rsidR="00075314" w:rsidRPr="00A5442C" w14:paraId="3DA1D757" w14:textId="77777777" w:rsidTr="00F44422">
        <w:trPr>
          <w:trHeight w:val="72"/>
        </w:trPr>
        <w:tc>
          <w:tcPr>
            <w:tcW w:w="1921" w:type="dxa"/>
            <w:tcBorders>
              <w:top w:val="nil"/>
              <w:left w:val="nil"/>
              <w:bottom w:val="nil"/>
              <w:right w:val="nil"/>
            </w:tcBorders>
            <w:shd w:val="clear" w:color="auto" w:fill="auto"/>
            <w:noWrap/>
            <w:vAlign w:val="bottom"/>
            <w:hideMark/>
          </w:tcPr>
          <w:p w14:paraId="4FDC3E03"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Ohio</w:t>
            </w:r>
          </w:p>
        </w:tc>
        <w:tc>
          <w:tcPr>
            <w:tcW w:w="1860" w:type="dxa"/>
            <w:tcBorders>
              <w:top w:val="nil"/>
              <w:left w:val="nil"/>
              <w:bottom w:val="nil"/>
              <w:right w:val="nil"/>
            </w:tcBorders>
            <w:shd w:val="clear" w:color="auto" w:fill="auto"/>
            <w:noWrap/>
            <w:vAlign w:val="bottom"/>
            <w:hideMark/>
          </w:tcPr>
          <w:p w14:paraId="4F43E390"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$12,389</w:t>
            </w:r>
          </w:p>
        </w:tc>
        <w:tc>
          <w:tcPr>
            <w:tcW w:w="1420" w:type="dxa"/>
            <w:tcBorders>
              <w:top w:val="nil"/>
              <w:left w:val="nil"/>
              <w:bottom w:val="nil"/>
              <w:right w:val="nil"/>
            </w:tcBorders>
            <w:shd w:val="clear" w:color="auto" w:fill="auto"/>
            <w:noWrap/>
            <w:vAlign w:val="bottom"/>
            <w:hideMark/>
          </w:tcPr>
          <w:p w14:paraId="7A7DE96B"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2.0%</w:t>
            </w:r>
          </w:p>
        </w:tc>
        <w:tc>
          <w:tcPr>
            <w:tcW w:w="919" w:type="dxa"/>
            <w:tcBorders>
              <w:top w:val="nil"/>
              <w:left w:val="nil"/>
              <w:bottom w:val="nil"/>
              <w:right w:val="nil"/>
            </w:tcBorders>
            <w:vAlign w:val="bottom"/>
          </w:tcPr>
          <w:p w14:paraId="4B70B37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2.3%</w:t>
            </w:r>
          </w:p>
        </w:tc>
      </w:tr>
      <w:tr w:rsidR="00075314" w:rsidRPr="00A5442C" w14:paraId="115EC622" w14:textId="77777777" w:rsidTr="00F44422">
        <w:trPr>
          <w:trHeight w:val="72"/>
        </w:trPr>
        <w:tc>
          <w:tcPr>
            <w:tcW w:w="1921" w:type="dxa"/>
            <w:tcBorders>
              <w:top w:val="nil"/>
              <w:left w:val="nil"/>
              <w:bottom w:val="nil"/>
              <w:right w:val="nil"/>
            </w:tcBorders>
            <w:shd w:val="clear" w:color="auto" w:fill="auto"/>
            <w:noWrap/>
            <w:vAlign w:val="bottom"/>
            <w:hideMark/>
          </w:tcPr>
          <w:p w14:paraId="04CEE8CB"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Indiana</w:t>
            </w:r>
          </w:p>
        </w:tc>
        <w:tc>
          <w:tcPr>
            <w:tcW w:w="1860" w:type="dxa"/>
            <w:tcBorders>
              <w:top w:val="nil"/>
              <w:left w:val="nil"/>
              <w:bottom w:val="nil"/>
              <w:right w:val="nil"/>
            </w:tcBorders>
            <w:shd w:val="clear" w:color="auto" w:fill="auto"/>
            <w:noWrap/>
            <w:vAlign w:val="bottom"/>
            <w:hideMark/>
          </w:tcPr>
          <w:p w14:paraId="10C5727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$7,761</w:t>
            </w:r>
          </w:p>
        </w:tc>
        <w:tc>
          <w:tcPr>
            <w:tcW w:w="1420" w:type="dxa"/>
            <w:tcBorders>
              <w:top w:val="nil"/>
              <w:left w:val="nil"/>
              <w:bottom w:val="nil"/>
              <w:right w:val="nil"/>
            </w:tcBorders>
            <w:shd w:val="clear" w:color="auto" w:fill="auto"/>
            <w:noWrap/>
            <w:vAlign w:val="bottom"/>
            <w:hideMark/>
          </w:tcPr>
          <w:p w14:paraId="01C4F3F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2.3%</w:t>
            </w:r>
          </w:p>
        </w:tc>
        <w:tc>
          <w:tcPr>
            <w:tcW w:w="919" w:type="dxa"/>
            <w:tcBorders>
              <w:top w:val="nil"/>
              <w:left w:val="nil"/>
              <w:bottom w:val="nil"/>
              <w:right w:val="nil"/>
            </w:tcBorders>
            <w:vAlign w:val="bottom"/>
          </w:tcPr>
          <w:p w14:paraId="7BD0B93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2.1%</w:t>
            </w:r>
          </w:p>
        </w:tc>
      </w:tr>
      <w:tr w:rsidR="00075314" w:rsidRPr="00A5442C" w14:paraId="130E6A78" w14:textId="77777777" w:rsidTr="00F44422">
        <w:trPr>
          <w:trHeight w:val="72"/>
        </w:trPr>
        <w:tc>
          <w:tcPr>
            <w:tcW w:w="1921" w:type="dxa"/>
            <w:tcBorders>
              <w:top w:val="nil"/>
              <w:left w:val="nil"/>
              <w:bottom w:val="nil"/>
              <w:right w:val="nil"/>
            </w:tcBorders>
            <w:shd w:val="clear" w:color="auto" w:fill="auto"/>
            <w:noWrap/>
            <w:vAlign w:val="bottom"/>
            <w:hideMark/>
          </w:tcPr>
          <w:p w14:paraId="7BE3CBA8"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Nebraska</w:t>
            </w:r>
          </w:p>
        </w:tc>
        <w:tc>
          <w:tcPr>
            <w:tcW w:w="1860" w:type="dxa"/>
            <w:tcBorders>
              <w:top w:val="nil"/>
              <w:left w:val="nil"/>
              <w:bottom w:val="nil"/>
              <w:right w:val="nil"/>
            </w:tcBorders>
            <w:shd w:val="clear" w:color="auto" w:fill="auto"/>
            <w:noWrap/>
            <w:vAlign w:val="bottom"/>
            <w:hideMark/>
          </w:tcPr>
          <w:p w14:paraId="6D08ECE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$1,101</w:t>
            </w:r>
          </w:p>
        </w:tc>
        <w:tc>
          <w:tcPr>
            <w:tcW w:w="1420" w:type="dxa"/>
            <w:tcBorders>
              <w:top w:val="nil"/>
              <w:left w:val="nil"/>
              <w:bottom w:val="nil"/>
              <w:right w:val="nil"/>
            </w:tcBorders>
            <w:shd w:val="clear" w:color="auto" w:fill="auto"/>
            <w:noWrap/>
            <w:vAlign w:val="bottom"/>
            <w:hideMark/>
          </w:tcPr>
          <w:p w14:paraId="0A756A4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1.0%</w:t>
            </w:r>
          </w:p>
        </w:tc>
        <w:tc>
          <w:tcPr>
            <w:tcW w:w="919" w:type="dxa"/>
            <w:tcBorders>
              <w:top w:val="nil"/>
              <w:left w:val="nil"/>
              <w:bottom w:val="nil"/>
              <w:right w:val="nil"/>
            </w:tcBorders>
            <w:vAlign w:val="bottom"/>
          </w:tcPr>
          <w:p w14:paraId="557C0D13"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1.3%</w:t>
            </w:r>
          </w:p>
        </w:tc>
      </w:tr>
      <w:tr w:rsidR="00075314" w:rsidRPr="00A5442C" w14:paraId="432ECAA5" w14:textId="77777777" w:rsidTr="00F44422">
        <w:trPr>
          <w:trHeight w:val="72"/>
        </w:trPr>
        <w:tc>
          <w:tcPr>
            <w:tcW w:w="1921" w:type="dxa"/>
            <w:tcBorders>
              <w:top w:val="nil"/>
              <w:left w:val="nil"/>
              <w:bottom w:val="nil"/>
              <w:right w:val="nil"/>
            </w:tcBorders>
            <w:shd w:val="clear" w:color="auto" w:fill="auto"/>
            <w:noWrap/>
            <w:vAlign w:val="bottom"/>
            <w:hideMark/>
          </w:tcPr>
          <w:p w14:paraId="2B174BE5"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Wisconsin</w:t>
            </w:r>
          </w:p>
        </w:tc>
        <w:tc>
          <w:tcPr>
            <w:tcW w:w="1860" w:type="dxa"/>
            <w:tcBorders>
              <w:top w:val="nil"/>
              <w:left w:val="nil"/>
              <w:bottom w:val="nil"/>
              <w:right w:val="nil"/>
            </w:tcBorders>
            <w:shd w:val="clear" w:color="auto" w:fill="auto"/>
            <w:noWrap/>
            <w:vAlign w:val="bottom"/>
            <w:hideMark/>
          </w:tcPr>
          <w:p w14:paraId="37C762E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$6,210</w:t>
            </w:r>
          </w:p>
        </w:tc>
        <w:tc>
          <w:tcPr>
            <w:tcW w:w="1420" w:type="dxa"/>
            <w:tcBorders>
              <w:top w:val="nil"/>
              <w:left w:val="nil"/>
              <w:bottom w:val="nil"/>
              <w:right w:val="nil"/>
            </w:tcBorders>
            <w:shd w:val="clear" w:color="auto" w:fill="auto"/>
            <w:noWrap/>
            <w:vAlign w:val="bottom"/>
            <w:hideMark/>
          </w:tcPr>
          <w:p w14:paraId="772A72D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2.0%</w:t>
            </w:r>
          </w:p>
        </w:tc>
        <w:tc>
          <w:tcPr>
            <w:tcW w:w="919" w:type="dxa"/>
            <w:tcBorders>
              <w:top w:val="nil"/>
              <w:left w:val="nil"/>
              <w:bottom w:val="nil"/>
              <w:right w:val="nil"/>
            </w:tcBorders>
            <w:vAlign w:val="bottom"/>
          </w:tcPr>
          <w:p w14:paraId="3285698B"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1.1%</w:t>
            </w:r>
          </w:p>
        </w:tc>
      </w:tr>
      <w:tr w:rsidR="00075314" w:rsidRPr="00A5442C" w14:paraId="0D4CDC5E" w14:textId="77777777" w:rsidTr="00F44422">
        <w:trPr>
          <w:trHeight w:val="72"/>
        </w:trPr>
        <w:tc>
          <w:tcPr>
            <w:tcW w:w="1921" w:type="dxa"/>
            <w:tcBorders>
              <w:top w:val="nil"/>
              <w:left w:val="nil"/>
              <w:bottom w:val="nil"/>
              <w:right w:val="nil"/>
            </w:tcBorders>
            <w:shd w:val="clear" w:color="auto" w:fill="auto"/>
            <w:noWrap/>
            <w:vAlign w:val="bottom"/>
            <w:hideMark/>
          </w:tcPr>
          <w:p w14:paraId="7520EAEA"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Alabama</w:t>
            </w:r>
          </w:p>
        </w:tc>
        <w:tc>
          <w:tcPr>
            <w:tcW w:w="1860" w:type="dxa"/>
            <w:tcBorders>
              <w:top w:val="nil"/>
              <w:left w:val="nil"/>
              <w:bottom w:val="nil"/>
              <w:right w:val="nil"/>
            </w:tcBorders>
            <w:shd w:val="clear" w:color="auto" w:fill="auto"/>
            <w:noWrap/>
            <w:vAlign w:val="bottom"/>
            <w:hideMark/>
          </w:tcPr>
          <w:p w14:paraId="0AE0FE15"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$4,249</w:t>
            </w:r>
          </w:p>
        </w:tc>
        <w:tc>
          <w:tcPr>
            <w:tcW w:w="1420" w:type="dxa"/>
            <w:tcBorders>
              <w:top w:val="nil"/>
              <w:left w:val="nil"/>
              <w:bottom w:val="nil"/>
              <w:right w:val="nil"/>
            </w:tcBorders>
            <w:shd w:val="clear" w:color="auto" w:fill="auto"/>
            <w:noWrap/>
            <w:vAlign w:val="bottom"/>
            <w:hideMark/>
          </w:tcPr>
          <w:p w14:paraId="748034D5"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2.1%</w:t>
            </w:r>
          </w:p>
        </w:tc>
        <w:tc>
          <w:tcPr>
            <w:tcW w:w="919" w:type="dxa"/>
            <w:tcBorders>
              <w:top w:val="nil"/>
              <w:left w:val="nil"/>
              <w:bottom w:val="nil"/>
              <w:right w:val="nil"/>
            </w:tcBorders>
            <w:vAlign w:val="bottom"/>
          </w:tcPr>
          <w:p w14:paraId="7577BAF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0.6%</w:t>
            </w:r>
          </w:p>
        </w:tc>
      </w:tr>
      <w:tr w:rsidR="00075314" w:rsidRPr="00A5442C" w14:paraId="60EECAB0" w14:textId="77777777" w:rsidTr="00F44422">
        <w:trPr>
          <w:trHeight w:val="72"/>
        </w:trPr>
        <w:tc>
          <w:tcPr>
            <w:tcW w:w="1921" w:type="dxa"/>
            <w:tcBorders>
              <w:top w:val="nil"/>
              <w:left w:val="nil"/>
              <w:bottom w:val="nil"/>
              <w:right w:val="nil"/>
            </w:tcBorders>
            <w:shd w:val="clear" w:color="auto" w:fill="auto"/>
            <w:noWrap/>
            <w:vAlign w:val="bottom"/>
            <w:hideMark/>
          </w:tcPr>
          <w:p w14:paraId="58AECA01"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Tennessee</w:t>
            </w:r>
          </w:p>
        </w:tc>
        <w:tc>
          <w:tcPr>
            <w:tcW w:w="1860" w:type="dxa"/>
            <w:tcBorders>
              <w:top w:val="nil"/>
              <w:left w:val="nil"/>
              <w:bottom w:val="nil"/>
              <w:right w:val="nil"/>
            </w:tcBorders>
            <w:shd w:val="clear" w:color="auto" w:fill="auto"/>
            <w:noWrap/>
            <w:vAlign w:val="bottom"/>
            <w:hideMark/>
          </w:tcPr>
          <w:p w14:paraId="4488699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$4,425</w:t>
            </w:r>
          </w:p>
        </w:tc>
        <w:tc>
          <w:tcPr>
            <w:tcW w:w="1420" w:type="dxa"/>
            <w:tcBorders>
              <w:top w:val="nil"/>
              <w:left w:val="nil"/>
              <w:bottom w:val="nil"/>
              <w:right w:val="nil"/>
            </w:tcBorders>
            <w:shd w:val="clear" w:color="auto" w:fill="auto"/>
            <w:noWrap/>
            <w:vAlign w:val="bottom"/>
            <w:hideMark/>
          </w:tcPr>
          <w:p w14:paraId="4048C9C2"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1.4%</w:t>
            </w:r>
          </w:p>
        </w:tc>
        <w:tc>
          <w:tcPr>
            <w:tcW w:w="919" w:type="dxa"/>
            <w:tcBorders>
              <w:top w:val="nil"/>
              <w:left w:val="nil"/>
              <w:bottom w:val="nil"/>
              <w:right w:val="nil"/>
            </w:tcBorders>
            <w:vAlign w:val="bottom"/>
          </w:tcPr>
          <w:p w14:paraId="4370FEE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0.3%</w:t>
            </w:r>
          </w:p>
        </w:tc>
      </w:tr>
      <w:tr w:rsidR="00075314" w:rsidRPr="00A5442C" w14:paraId="76AD451C" w14:textId="77777777" w:rsidTr="00F44422">
        <w:trPr>
          <w:trHeight w:val="72"/>
        </w:trPr>
        <w:tc>
          <w:tcPr>
            <w:tcW w:w="1921" w:type="dxa"/>
            <w:tcBorders>
              <w:top w:val="nil"/>
              <w:left w:val="nil"/>
              <w:bottom w:val="nil"/>
              <w:right w:val="nil"/>
            </w:tcBorders>
            <w:shd w:val="clear" w:color="auto" w:fill="auto"/>
            <w:noWrap/>
            <w:vAlign w:val="bottom"/>
            <w:hideMark/>
          </w:tcPr>
          <w:p w14:paraId="43E2B0AE"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Mississippi</w:t>
            </w:r>
          </w:p>
        </w:tc>
        <w:tc>
          <w:tcPr>
            <w:tcW w:w="1860" w:type="dxa"/>
            <w:tcBorders>
              <w:top w:val="nil"/>
              <w:left w:val="nil"/>
              <w:bottom w:val="nil"/>
              <w:right w:val="nil"/>
            </w:tcBorders>
            <w:shd w:val="clear" w:color="auto" w:fill="auto"/>
            <w:noWrap/>
            <w:vAlign w:val="bottom"/>
            <w:hideMark/>
          </w:tcPr>
          <w:p w14:paraId="6AA0EEE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$955</w:t>
            </w:r>
          </w:p>
        </w:tc>
        <w:tc>
          <w:tcPr>
            <w:tcW w:w="1420" w:type="dxa"/>
            <w:tcBorders>
              <w:top w:val="nil"/>
              <w:left w:val="nil"/>
              <w:bottom w:val="nil"/>
              <w:right w:val="nil"/>
            </w:tcBorders>
            <w:shd w:val="clear" w:color="auto" w:fill="auto"/>
            <w:noWrap/>
            <w:vAlign w:val="bottom"/>
            <w:hideMark/>
          </w:tcPr>
          <w:p w14:paraId="3AF92E9E"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0.9%</w:t>
            </w:r>
          </w:p>
        </w:tc>
        <w:tc>
          <w:tcPr>
            <w:tcW w:w="919" w:type="dxa"/>
            <w:tcBorders>
              <w:top w:val="nil"/>
              <w:left w:val="nil"/>
              <w:bottom w:val="nil"/>
              <w:right w:val="nil"/>
            </w:tcBorders>
            <w:vAlign w:val="bottom"/>
          </w:tcPr>
          <w:p w14:paraId="047E2710"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0.3%</w:t>
            </w:r>
          </w:p>
        </w:tc>
      </w:tr>
      <w:tr w:rsidR="00075314" w:rsidRPr="00A5442C" w14:paraId="3C2E1F94" w14:textId="77777777" w:rsidTr="00F44422">
        <w:trPr>
          <w:trHeight w:val="72"/>
        </w:trPr>
        <w:tc>
          <w:tcPr>
            <w:tcW w:w="1921" w:type="dxa"/>
            <w:tcBorders>
              <w:top w:val="nil"/>
              <w:left w:val="nil"/>
              <w:bottom w:val="nil"/>
              <w:right w:val="nil"/>
            </w:tcBorders>
            <w:shd w:val="clear" w:color="auto" w:fill="auto"/>
            <w:noWrap/>
            <w:vAlign w:val="bottom"/>
            <w:hideMark/>
          </w:tcPr>
          <w:p w14:paraId="70413B21"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Minnesota</w:t>
            </w:r>
          </w:p>
        </w:tc>
        <w:tc>
          <w:tcPr>
            <w:tcW w:w="1860" w:type="dxa"/>
            <w:tcBorders>
              <w:top w:val="nil"/>
              <w:left w:val="nil"/>
              <w:bottom w:val="nil"/>
              <w:right w:val="nil"/>
            </w:tcBorders>
            <w:shd w:val="clear" w:color="auto" w:fill="auto"/>
            <w:noWrap/>
            <w:vAlign w:val="bottom"/>
            <w:hideMark/>
          </w:tcPr>
          <w:p w14:paraId="118659D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$8,156</w:t>
            </w:r>
          </w:p>
        </w:tc>
        <w:tc>
          <w:tcPr>
            <w:tcW w:w="1420" w:type="dxa"/>
            <w:tcBorders>
              <w:top w:val="nil"/>
              <w:left w:val="nil"/>
              <w:bottom w:val="nil"/>
              <w:right w:val="nil"/>
            </w:tcBorders>
            <w:shd w:val="clear" w:color="auto" w:fill="auto"/>
            <w:noWrap/>
            <w:vAlign w:val="bottom"/>
            <w:hideMark/>
          </w:tcPr>
          <w:p w14:paraId="6A31B33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2.5%</w:t>
            </w:r>
          </w:p>
        </w:tc>
        <w:tc>
          <w:tcPr>
            <w:tcW w:w="919" w:type="dxa"/>
            <w:tcBorders>
              <w:top w:val="nil"/>
              <w:left w:val="nil"/>
              <w:bottom w:val="nil"/>
              <w:right w:val="nil"/>
            </w:tcBorders>
            <w:vAlign w:val="bottom"/>
          </w:tcPr>
          <w:p w14:paraId="0FB55FE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0.0%</w:t>
            </w:r>
          </w:p>
        </w:tc>
      </w:tr>
      <w:tr w:rsidR="00075314" w:rsidRPr="00A5442C" w14:paraId="0617F0FB" w14:textId="77777777" w:rsidTr="00F44422">
        <w:trPr>
          <w:trHeight w:val="72"/>
        </w:trPr>
        <w:tc>
          <w:tcPr>
            <w:tcW w:w="1921" w:type="dxa"/>
            <w:tcBorders>
              <w:top w:val="nil"/>
              <w:left w:val="nil"/>
              <w:bottom w:val="nil"/>
              <w:right w:val="nil"/>
            </w:tcBorders>
            <w:shd w:val="clear" w:color="auto" w:fill="auto"/>
            <w:noWrap/>
            <w:vAlign w:val="bottom"/>
            <w:hideMark/>
          </w:tcPr>
          <w:p w14:paraId="507E3CBE"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Arkansas</w:t>
            </w:r>
          </w:p>
        </w:tc>
        <w:tc>
          <w:tcPr>
            <w:tcW w:w="1860" w:type="dxa"/>
            <w:tcBorders>
              <w:top w:val="nil"/>
              <w:left w:val="nil"/>
              <w:bottom w:val="nil"/>
              <w:right w:val="nil"/>
            </w:tcBorders>
            <w:shd w:val="clear" w:color="auto" w:fill="auto"/>
            <w:noWrap/>
            <w:vAlign w:val="bottom"/>
            <w:hideMark/>
          </w:tcPr>
          <w:p w14:paraId="15ED25E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$632</w:t>
            </w:r>
          </w:p>
        </w:tc>
        <w:tc>
          <w:tcPr>
            <w:tcW w:w="1420" w:type="dxa"/>
            <w:tcBorders>
              <w:top w:val="nil"/>
              <w:left w:val="nil"/>
              <w:bottom w:val="nil"/>
              <w:right w:val="nil"/>
            </w:tcBorders>
            <w:shd w:val="clear" w:color="auto" w:fill="auto"/>
            <w:noWrap/>
            <w:vAlign w:val="bottom"/>
            <w:hideMark/>
          </w:tcPr>
          <w:p w14:paraId="45D409CD"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0.5%</w:t>
            </w:r>
          </w:p>
        </w:tc>
        <w:tc>
          <w:tcPr>
            <w:tcW w:w="919" w:type="dxa"/>
            <w:tcBorders>
              <w:top w:val="nil"/>
              <w:left w:val="nil"/>
              <w:bottom w:val="nil"/>
              <w:right w:val="nil"/>
            </w:tcBorders>
            <w:vAlign w:val="bottom"/>
          </w:tcPr>
          <w:p w14:paraId="7288D31D"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-0.7%</w:t>
            </w:r>
          </w:p>
        </w:tc>
      </w:tr>
      <w:tr w:rsidR="00075314" w:rsidRPr="00A5442C" w14:paraId="476B9504" w14:textId="77777777" w:rsidTr="00F44422">
        <w:trPr>
          <w:trHeight w:val="72"/>
        </w:trPr>
        <w:tc>
          <w:tcPr>
            <w:tcW w:w="1921" w:type="dxa"/>
            <w:tcBorders>
              <w:top w:val="nil"/>
              <w:left w:val="nil"/>
              <w:bottom w:val="nil"/>
              <w:right w:val="nil"/>
            </w:tcBorders>
            <w:shd w:val="clear" w:color="auto" w:fill="auto"/>
            <w:noWrap/>
            <w:vAlign w:val="bottom"/>
            <w:hideMark/>
          </w:tcPr>
          <w:p w14:paraId="5F8480F5"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Illinois</w:t>
            </w:r>
          </w:p>
        </w:tc>
        <w:tc>
          <w:tcPr>
            <w:tcW w:w="1860" w:type="dxa"/>
            <w:tcBorders>
              <w:top w:val="nil"/>
              <w:left w:val="nil"/>
              <w:bottom w:val="nil"/>
              <w:right w:val="nil"/>
            </w:tcBorders>
            <w:shd w:val="clear" w:color="auto" w:fill="auto"/>
            <w:noWrap/>
            <w:vAlign w:val="bottom"/>
            <w:hideMark/>
          </w:tcPr>
          <w:p w14:paraId="7954248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$16,713</w:t>
            </w:r>
          </w:p>
        </w:tc>
        <w:tc>
          <w:tcPr>
            <w:tcW w:w="1420" w:type="dxa"/>
            <w:tcBorders>
              <w:top w:val="nil"/>
              <w:left w:val="nil"/>
              <w:bottom w:val="nil"/>
              <w:right w:val="nil"/>
            </w:tcBorders>
            <w:shd w:val="clear" w:color="auto" w:fill="auto"/>
            <w:noWrap/>
            <w:vAlign w:val="bottom"/>
            <w:hideMark/>
          </w:tcPr>
          <w:p w14:paraId="2C0AFE2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2.1%</w:t>
            </w:r>
          </w:p>
        </w:tc>
        <w:tc>
          <w:tcPr>
            <w:tcW w:w="919" w:type="dxa"/>
            <w:tcBorders>
              <w:top w:val="nil"/>
              <w:left w:val="nil"/>
              <w:bottom w:val="nil"/>
              <w:right w:val="nil"/>
            </w:tcBorders>
            <w:vAlign w:val="bottom"/>
          </w:tcPr>
          <w:p w14:paraId="3CC407C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-0.8%</w:t>
            </w:r>
          </w:p>
        </w:tc>
      </w:tr>
      <w:tr w:rsidR="00075314" w:rsidRPr="00A5442C" w14:paraId="2FBC7141" w14:textId="77777777" w:rsidTr="00F44422">
        <w:trPr>
          <w:trHeight w:val="72"/>
        </w:trPr>
        <w:tc>
          <w:tcPr>
            <w:tcW w:w="1921" w:type="dxa"/>
            <w:tcBorders>
              <w:top w:val="nil"/>
              <w:left w:val="nil"/>
              <w:bottom w:val="nil"/>
              <w:right w:val="nil"/>
            </w:tcBorders>
            <w:shd w:val="clear" w:color="auto" w:fill="auto"/>
            <w:noWrap/>
            <w:vAlign w:val="bottom"/>
            <w:hideMark/>
          </w:tcPr>
          <w:p w14:paraId="0540A2FB"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South Dakota</w:t>
            </w:r>
          </w:p>
        </w:tc>
        <w:tc>
          <w:tcPr>
            <w:tcW w:w="1860" w:type="dxa"/>
            <w:tcBorders>
              <w:top w:val="nil"/>
              <w:left w:val="nil"/>
              <w:bottom w:val="nil"/>
              <w:right w:val="nil"/>
            </w:tcBorders>
            <w:shd w:val="clear" w:color="auto" w:fill="auto"/>
            <w:noWrap/>
            <w:vAlign w:val="bottom"/>
            <w:hideMark/>
          </w:tcPr>
          <w:p w14:paraId="1BB93993"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$274</w:t>
            </w:r>
          </w:p>
        </w:tc>
        <w:tc>
          <w:tcPr>
            <w:tcW w:w="1420" w:type="dxa"/>
            <w:tcBorders>
              <w:top w:val="nil"/>
              <w:left w:val="nil"/>
              <w:bottom w:val="nil"/>
              <w:right w:val="nil"/>
            </w:tcBorders>
            <w:shd w:val="clear" w:color="auto" w:fill="auto"/>
            <w:noWrap/>
            <w:vAlign w:val="bottom"/>
            <w:hideMark/>
          </w:tcPr>
          <w:p w14:paraId="2BE26D55"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0.6%</w:t>
            </w:r>
          </w:p>
        </w:tc>
        <w:tc>
          <w:tcPr>
            <w:tcW w:w="919" w:type="dxa"/>
            <w:tcBorders>
              <w:top w:val="nil"/>
              <w:left w:val="nil"/>
              <w:bottom w:val="nil"/>
              <w:right w:val="nil"/>
            </w:tcBorders>
            <w:vAlign w:val="bottom"/>
          </w:tcPr>
          <w:p w14:paraId="288920C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-1.7%</w:t>
            </w:r>
          </w:p>
        </w:tc>
      </w:tr>
      <w:tr w:rsidR="00075314" w:rsidRPr="00A5442C" w14:paraId="43BB3C5E" w14:textId="77777777" w:rsidTr="00F44422">
        <w:trPr>
          <w:trHeight w:val="72"/>
        </w:trPr>
        <w:tc>
          <w:tcPr>
            <w:tcW w:w="1921" w:type="dxa"/>
            <w:tcBorders>
              <w:top w:val="nil"/>
              <w:left w:val="nil"/>
              <w:bottom w:val="nil"/>
              <w:right w:val="nil"/>
            </w:tcBorders>
            <w:shd w:val="clear" w:color="auto" w:fill="auto"/>
            <w:noWrap/>
            <w:vAlign w:val="bottom"/>
            <w:hideMark/>
          </w:tcPr>
          <w:p w14:paraId="6B518C19"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North Dakota</w:t>
            </w:r>
          </w:p>
        </w:tc>
        <w:tc>
          <w:tcPr>
            <w:tcW w:w="1860" w:type="dxa"/>
            <w:tcBorders>
              <w:top w:val="nil"/>
              <w:left w:val="nil"/>
              <w:bottom w:val="nil"/>
              <w:right w:val="nil"/>
            </w:tcBorders>
            <w:shd w:val="clear" w:color="auto" w:fill="auto"/>
            <w:noWrap/>
            <w:vAlign w:val="bottom"/>
            <w:hideMark/>
          </w:tcPr>
          <w:p w14:paraId="327891D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$466</w:t>
            </w:r>
          </w:p>
        </w:tc>
        <w:tc>
          <w:tcPr>
            <w:tcW w:w="1420" w:type="dxa"/>
            <w:tcBorders>
              <w:top w:val="nil"/>
              <w:left w:val="nil"/>
              <w:bottom w:val="nil"/>
              <w:right w:val="nil"/>
            </w:tcBorders>
            <w:shd w:val="clear" w:color="auto" w:fill="auto"/>
            <w:noWrap/>
            <w:vAlign w:val="bottom"/>
            <w:hideMark/>
          </w:tcPr>
          <w:p w14:paraId="567FE18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0.8%</w:t>
            </w:r>
          </w:p>
        </w:tc>
        <w:tc>
          <w:tcPr>
            <w:tcW w:w="919" w:type="dxa"/>
            <w:tcBorders>
              <w:top w:val="nil"/>
              <w:left w:val="nil"/>
              <w:bottom w:val="nil"/>
              <w:right w:val="nil"/>
            </w:tcBorders>
            <w:vAlign w:val="bottom"/>
          </w:tcPr>
          <w:p w14:paraId="02FD1FD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-2.0%</w:t>
            </w:r>
          </w:p>
        </w:tc>
      </w:tr>
      <w:tr w:rsidR="00075314" w:rsidRPr="00A5442C" w14:paraId="05DF0222" w14:textId="77777777" w:rsidTr="00F44422">
        <w:trPr>
          <w:trHeight w:val="72"/>
        </w:trPr>
        <w:tc>
          <w:tcPr>
            <w:tcW w:w="1921" w:type="dxa"/>
            <w:tcBorders>
              <w:top w:val="nil"/>
              <w:left w:val="nil"/>
              <w:bottom w:val="nil"/>
              <w:right w:val="nil"/>
            </w:tcBorders>
            <w:shd w:val="clear" w:color="auto" w:fill="auto"/>
            <w:noWrap/>
            <w:vAlign w:val="bottom"/>
            <w:hideMark/>
          </w:tcPr>
          <w:p w14:paraId="0107C403"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Louisiana</w:t>
            </w:r>
          </w:p>
        </w:tc>
        <w:tc>
          <w:tcPr>
            <w:tcW w:w="1860" w:type="dxa"/>
            <w:tcBorders>
              <w:top w:val="nil"/>
              <w:left w:val="nil"/>
              <w:bottom w:val="nil"/>
              <w:right w:val="nil"/>
            </w:tcBorders>
            <w:shd w:val="clear" w:color="auto" w:fill="auto"/>
            <w:noWrap/>
            <w:vAlign w:val="bottom"/>
            <w:hideMark/>
          </w:tcPr>
          <w:p w14:paraId="21F753C0"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$1,138</w:t>
            </w:r>
          </w:p>
        </w:tc>
        <w:tc>
          <w:tcPr>
            <w:tcW w:w="1420" w:type="dxa"/>
            <w:tcBorders>
              <w:top w:val="nil"/>
              <w:left w:val="nil"/>
              <w:bottom w:val="nil"/>
              <w:right w:val="nil"/>
            </w:tcBorders>
            <w:shd w:val="clear" w:color="auto" w:fill="auto"/>
            <w:noWrap/>
            <w:vAlign w:val="bottom"/>
            <w:hideMark/>
          </w:tcPr>
          <w:p w14:paraId="2854AA1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0.5%</w:t>
            </w:r>
          </w:p>
        </w:tc>
        <w:tc>
          <w:tcPr>
            <w:tcW w:w="919" w:type="dxa"/>
            <w:tcBorders>
              <w:top w:val="nil"/>
              <w:left w:val="nil"/>
              <w:bottom w:val="nil"/>
              <w:right w:val="nil"/>
            </w:tcBorders>
            <w:vAlign w:val="bottom"/>
          </w:tcPr>
          <w:p w14:paraId="530F1D2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-3.0%</w:t>
            </w:r>
          </w:p>
        </w:tc>
      </w:tr>
      <w:tr w:rsidR="00075314" w:rsidRPr="00A5442C" w14:paraId="31AA0569" w14:textId="77777777" w:rsidTr="00F44422">
        <w:trPr>
          <w:trHeight w:val="72"/>
        </w:trPr>
        <w:tc>
          <w:tcPr>
            <w:tcW w:w="1921" w:type="dxa"/>
            <w:tcBorders>
              <w:top w:val="nil"/>
              <w:left w:val="nil"/>
              <w:bottom w:val="double" w:sz="6" w:space="0" w:color="auto"/>
              <w:right w:val="nil"/>
            </w:tcBorders>
            <w:shd w:val="clear" w:color="auto" w:fill="auto"/>
            <w:noWrap/>
            <w:vAlign w:val="bottom"/>
            <w:hideMark/>
          </w:tcPr>
          <w:p w14:paraId="576185C0"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Missouri</w:t>
            </w:r>
          </w:p>
        </w:tc>
        <w:tc>
          <w:tcPr>
            <w:tcW w:w="1860" w:type="dxa"/>
            <w:tcBorders>
              <w:top w:val="nil"/>
              <w:left w:val="nil"/>
              <w:bottom w:val="double" w:sz="6" w:space="0" w:color="auto"/>
              <w:right w:val="nil"/>
            </w:tcBorders>
            <w:shd w:val="clear" w:color="auto" w:fill="auto"/>
            <w:noWrap/>
            <w:vAlign w:val="bottom"/>
            <w:hideMark/>
          </w:tcPr>
          <w:p w14:paraId="535507D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$7,521</w:t>
            </w:r>
          </w:p>
        </w:tc>
        <w:tc>
          <w:tcPr>
            <w:tcW w:w="1420" w:type="dxa"/>
            <w:tcBorders>
              <w:top w:val="nil"/>
              <w:left w:val="nil"/>
              <w:bottom w:val="double" w:sz="6" w:space="0" w:color="auto"/>
              <w:right w:val="nil"/>
            </w:tcBorders>
            <w:shd w:val="clear" w:color="auto" w:fill="auto"/>
            <w:noWrap/>
            <w:vAlign w:val="bottom"/>
            <w:hideMark/>
          </w:tcPr>
          <w:p w14:paraId="0019BA7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2.5%</w:t>
            </w:r>
          </w:p>
        </w:tc>
        <w:tc>
          <w:tcPr>
            <w:tcW w:w="919" w:type="dxa"/>
            <w:tcBorders>
              <w:top w:val="nil"/>
              <w:left w:val="nil"/>
              <w:bottom w:val="double" w:sz="6" w:space="0" w:color="auto"/>
              <w:right w:val="nil"/>
            </w:tcBorders>
            <w:vAlign w:val="bottom"/>
          </w:tcPr>
          <w:p w14:paraId="7612288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-5.9%</w:t>
            </w:r>
          </w:p>
        </w:tc>
      </w:tr>
      <w:tr w:rsidR="00075314" w:rsidRPr="00A5442C" w14:paraId="33106C8F" w14:textId="77777777" w:rsidTr="00F44422">
        <w:trPr>
          <w:trHeight w:val="315"/>
        </w:trPr>
        <w:tc>
          <w:tcPr>
            <w:tcW w:w="1921" w:type="dxa"/>
            <w:tcBorders>
              <w:top w:val="nil"/>
              <w:left w:val="nil"/>
              <w:bottom w:val="nil"/>
              <w:right w:val="nil"/>
            </w:tcBorders>
            <w:shd w:val="clear" w:color="auto" w:fill="auto"/>
            <w:noWrap/>
            <w:vAlign w:val="bottom"/>
            <w:hideMark/>
          </w:tcPr>
          <w:p w14:paraId="629E5526" w14:textId="77777777" w:rsidR="00075314" w:rsidRPr="00A5442C" w:rsidRDefault="00075314" w:rsidP="00F44422">
            <w:pPr>
              <w:spacing w:after="0" w:line="240" w:lineRule="auto"/>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Heartland</w:t>
            </w:r>
          </w:p>
        </w:tc>
        <w:tc>
          <w:tcPr>
            <w:tcW w:w="1860" w:type="dxa"/>
            <w:tcBorders>
              <w:top w:val="nil"/>
              <w:left w:val="nil"/>
              <w:bottom w:val="nil"/>
              <w:right w:val="nil"/>
            </w:tcBorders>
            <w:shd w:val="clear" w:color="auto" w:fill="auto"/>
            <w:noWrap/>
            <w:vAlign w:val="bottom"/>
            <w:hideMark/>
          </w:tcPr>
          <w:p w14:paraId="6F3581FF" w14:textId="77777777" w:rsidR="00075314" w:rsidRPr="002A40C9" w:rsidRDefault="00075314" w:rsidP="00F44422">
            <w:pPr>
              <w:spacing w:after="0" w:line="240" w:lineRule="auto"/>
              <w:jc w:val="right"/>
              <w:rPr>
                <w:rFonts w:ascii="Calibri" w:eastAsia="Times New Roman" w:hAnsi="Calibri" w:cs="Times New Roman"/>
                <w:b/>
                <w:bCs/>
                <w:color w:val="000000"/>
                <w:sz w:val="20"/>
                <w:szCs w:val="20"/>
              </w:rPr>
            </w:pPr>
            <w:r w:rsidRPr="00673F5C">
              <w:rPr>
                <w:rFonts w:ascii="Calibri" w:hAnsi="Calibri"/>
                <w:b/>
                <w:color w:val="000000"/>
                <w:sz w:val="20"/>
                <w:szCs w:val="20"/>
              </w:rPr>
              <w:t>$101,542</w:t>
            </w:r>
          </w:p>
        </w:tc>
        <w:tc>
          <w:tcPr>
            <w:tcW w:w="1420" w:type="dxa"/>
            <w:tcBorders>
              <w:top w:val="nil"/>
              <w:left w:val="nil"/>
              <w:bottom w:val="nil"/>
              <w:right w:val="nil"/>
            </w:tcBorders>
            <w:shd w:val="clear" w:color="auto" w:fill="auto"/>
            <w:noWrap/>
            <w:vAlign w:val="bottom"/>
            <w:hideMark/>
          </w:tcPr>
          <w:p w14:paraId="72C902C1"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2.0%</w:t>
            </w:r>
          </w:p>
        </w:tc>
        <w:tc>
          <w:tcPr>
            <w:tcW w:w="919" w:type="dxa"/>
            <w:tcBorders>
              <w:top w:val="nil"/>
              <w:left w:val="nil"/>
              <w:bottom w:val="nil"/>
              <w:right w:val="nil"/>
            </w:tcBorders>
            <w:vAlign w:val="bottom"/>
          </w:tcPr>
          <w:p w14:paraId="247B8E57"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0.9%</w:t>
            </w:r>
          </w:p>
        </w:tc>
      </w:tr>
      <w:tr w:rsidR="00075314" w:rsidRPr="00A5442C" w14:paraId="159327B7" w14:textId="77777777" w:rsidTr="00F44422">
        <w:trPr>
          <w:trHeight w:val="300"/>
        </w:trPr>
        <w:tc>
          <w:tcPr>
            <w:tcW w:w="1921" w:type="dxa"/>
            <w:tcBorders>
              <w:top w:val="nil"/>
              <w:left w:val="nil"/>
              <w:bottom w:val="nil"/>
              <w:right w:val="nil"/>
            </w:tcBorders>
            <w:shd w:val="clear" w:color="auto" w:fill="auto"/>
            <w:noWrap/>
            <w:vAlign w:val="bottom"/>
            <w:hideMark/>
          </w:tcPr>
          <w:p w14:paraId="18217255" w14:textId="77777777" w:rsidR="00075314" w:rsidRPr="00A5442C" w:rsidRDefault="00075314" w:rsidP="00F44422">
            <w:pPr>
              <w:spacing w:after="0" w:line="240" w:lineRule="auto"/>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Non-Heartland</w:t>
            </w:r>
          </w:p>
        </w:tc>
        <w:tc>
          <w:tcPr>
            <w:tcW w:w="1860" w:type="dxa"/>
            <w:tcBorders>
              <w:top w:val="nil"/>
              <w:left w:val="nil"/>
              <w:bottom w:val="nil"/>
              <w:right w:val="nil"/>
            </w:tcBorders>
            <w:shd w:val="clear" w:color="auto" w:fill="auto"/>
            <w:noWrap/>
            <w:vAlign w:val="bottom"/>
            <w:hideMark/>
          </w:tcPr>
          <w:p w14:paraId="562BEC30" w14:textId="77777777" w:rsidR="00075314" w:rsidRPr="002A40C9" w:rsidRDefault="00075314" w:rsidP="00F44422">
            <w:pPr>
              <w:spacing w:after="0" w:line="240" w:lineRule="auto"/>
              <w:jc w:val="right"/>
              <w:rPr>
                <w:rFonts w:ascii="Calibri" w:eastAsia="Times New Roman" w:hAnsi="Calibri" w:cs="Times New Roman"/>
                <w:b/>
                <w:bCs/>
                <w:color w:val="000000"/>
                <w:sz w:val="20"/>
                <w:szCs w:val="20"/>
              </w:rPr>
            </w:pPr>
            <w:r w:rsidRPr="00673F5C">
              <w:rPr>
                <w:rFonts w:ascii="Calibri" w:hAnsi="Calibri"/>
                <w:b/>
                <w:color w:val="000000"/>
                <w:sz w:val="20"/>
                <w:szCs w:val="20"/>
              </w:rPr>
              <w:t>$373,325</w:t>
            </w:r>
          </w:p>
        </w:tc>
        <w:tc>
          <w:tcPr>
            <w:tcW w:w="1420" w:type="dxa"/>
            <w:tcBorders>
              <w:top w:val="nil"/>
              <w:left w:val="nil"/>
              <w:bottom w:val="nil"/>
              <w:right w:val="nil"/>
            </w:tcBorders>
            <w:shd w:val="clear" w:color="auto" w:fill="auto"/>
            <w:noWrap/>
            <w:vAlign w:val="bottom"/>
            <w:hideMark/>
          </w:tcPr>
          <w:p w14:paraId="6E10C7F3"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2.</w:t>
            </w:r>
            <w:r>
              <w:rPr>
                <w:rFonts w:ascii="Calibri" w:eastAsia="Times New Roman" w:hAnsi="Calibri" w:cs="Times New Roman"/>
                <w:b/>
                <w:bCs/>
                <w:color w:val="000000"/>
                <w:sz w:val="20"/>
                <w:szCs w:val="20"/>
              </w:rPr>
              <w:t>9</w:t>
            </w:r>
            <w:r w:rsidRPr="00A5442C">
              <w:rPr>
                <w:rFonts w:ascii="Calibri" w:eastAsia="Times New Roman" w:hAnsi="Calibri" w:cs="Times New Roman"/>
                <w:b/>
                <w:bCs/>
                <w:color w:val="000000"/>
                <w:sz w:val="20"/>
                <w:szCs w:val="20"/>
              </w:rPr>
              <w:t>%</w:t>
            </w:r>
          </w:p>
        </w:tc>
        <w:tc>
          <w:tcPr>
            <w:tcW w:w="919" w:type="dxa"/>
            <w:tcBorders>
              <w:top w:val="nil"/>
              <w:left w:val="nil"/>
              <w:bottom w:val="nil"/>
              <w:right w:val="nil"/>
            </w:tcBorders>
            <w:vAlign w:val="bottom"/>
          </w:tcPr>
          <w:p w14:paraId="14D39F4E"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3.2%</w:t>
            </w:r>
          </w:p>
        </w:tc>
      </w:tr>
      <w:tr w:rsidR="00075314" w:rsidRPr="00A5442C" w14:paraId="039EC6F1" w14:textId="77777777" w:rsidTr="00F44422">
        <w:trPr>
          <w:trHeight w:val="300"/>
        </w:trPr>
        <w:tc>
          <w:tcPr>
            <w:tcW w:w="3781" w:type="dxa"/>
            <w:gridSpan w:val="2"/>
            <w:tcBorders>
              <w:top w:val="nil"/>
              <w:left w:val="nil"/>
              <w:bottom w:val="nil"/>
              <w:right w:val="nil"/>
            </w:tcBorders>
            <w:shd w:val="clear" w:color="auto" w:fill="auto"/>
            <w:noWrap/>
            <w:hideMark/>
          </w:tcPr>
          <w:p w14:paraId="496749AF" w14:textId="77777777" w:rsidR="00075314" w:rsidRPr="00A5442C" w:rsidRDefault="00075314" w:rsidP="00F44422">
            <w:pPr>
              <w:spacing w:after="0" w:line="240" w:lineRule="auto"/>
              <w:rPr>
                <w:rFonts w:ascii="Calibri" w:eastAsia="Times New Roman" w:hAnsi="Calibri" w:cs="Times New Roman"/>
                <w:i/>
                <w:color w:val="000000"/>
                <w:sz w:val="20"/>
                <w:szCs w:val="20"/>
              </w:rPr>
            </w:pPr>
            <w:r w:rsidRPr="00A5442C">
              <w:rPr>
                <w:rFonts w:ascii="Calibri" w:eastAsia="Times New Roman" w:hAnsi="Calibri" w:cs="Times New Roman"/>
                <w:i/>
                <w:color w:val="000000"/>
                <w:sz w:val="20"/>
                <w:szCs w:val="20"/>
              </w:rPr>
              <w:t>Source: Brookings analysis of NSF data</w:t>
            </w:r>
          </w:p>
        </w:tc>
        <w:tc>
          <w:tcPr>
            <w:tcW w:w="1420" w:type="dxa"/>
            <w:tcBorders>
              <w:top w:val="nil"/>
              <w:left w:val="nil"/>
              <w:bottom w:val="nil"/>
              <w:right w:val="nil"/>
            </w:tcBorders>
            <w:shd w:val="clear" w:color="auto" w:fill="auto"/>
            <w:noWrap/>
            <w:vAlign w:val="bottom"/>
            <w:hideMark/>
          </w:tcPr>
          <w:p w14:paraId="1A828CE0" w14:textId="77777777" w:rsidR="00075314" w:rsidRPr="00A5442C" w:rsidRDefault="00075314" w:rsidP="00F44422">
            <w:pPr>
              <w:spacing w:after="0" w:line="240" w:lineRule="auto"/>
              <w:rPr>
                <w:rFonts w:ascii="Calibri" w:eastAsia="Times New Roman" w:hAnsi="Calibri" w:cs="Times New Roman"/>
                <w:color w:val="000000"/>
                <w:sz w:val="20"/>
                <w:szCs w:val="20"/>
              </w:rPr>
            </w:pPr>
          </w:p>
        </w:tc>
        <w:tc>
          <w:tcPr>
            <w:tcW w:w="919" w:type="dxa"/>
            <w:tcBorders>
              <w:top w:val="nil"/>
              <w:left w:val="nil"/>
              <w:bottom w:val="nil"/>
              <w:right w:val="nil"/>
            </w:tcBorders>
          </w:tcPr>
          <w:p w14:paraId="1D634019" w14:textId="77777777" w:rsidR="00075314" w:rsidRPr="00A5442C" w:rsidRDefault="00075314" w:rsidP="00F44422">
            <w:pPr>
              <w:spacing w:after="0" w:line="240" w:lineRule="auto"/>
              <w:rPr>
                <w:rFonts w:ascii="Calibri" w:eastAsia="Times New Roman" w:hAnsi="Calibri" w:cs="Times New Roman"/>
                <w:color w:val="000000"/>
                <w:sz w:val="20"/>
                <w:szCs w:val="20"/>
              </w:rPr>
            </w:pPr>
          </w:p>
        </w:tc>
      </w:tr>
    </w:tbl>
    <w:p w14:paraId="2E34ABD8" w14:textId="6D57FA69" w:rsidR="00DA475E" w:rsidRDefault="00DA475E" w:rsidP="00C95EC9"/>
    <w:p w14:paraId="632E7445" w14:textId="77777777" w:rsidR="00DA475E" w:rsidRDefault="00DA475E">
      <w:r>
        <w:br w:type="page"/>
      </w:r>
    </w:p>
    <w:p w14:paraId="0B2E282E" w14:textId="77777777" w:rsidR="0002335E" w:rsidRPr="00EB2494" w:rsidRDefault="0002335E" w:rsidP="0002335E">
      <w:pPr>
        <w:pStyle w:val="Heading4"/>
      </w:pPr>
      <w:bookmarkStart w:id="38" w:name="_Toc522092135"/>
      <w:r>
        <w:lastRenderedPageBreak/>
        <w:t>University technology transfer rankings</w:t>
      </w:r>
      <w:bookmarkEnd w:id="38"/>
    </w:p>
    <w:p w14:paraId="04C8274F" w14:textId="77777777" w:rsidR="0002335E" w:rsidRDefault="0002335E" w:rsidP="0002335E">
      <w:pPr>
        <w:rPr>
          <w:sz w:val="28"/>
          <w:szCs w:val="28"/>
        </w:rPr>
      </w:pPr>
      <w:r>
        <w:rPr>
          <w:sz w:val="28"/>
          <w:szCs w:val="28"/>
        </w:rPr>
        <w:t xml:space="preserve">Research universities are a </w:t>
      </w:r>
      <w:r w:rsidRPr="00E6319A">
        <w:rPr>
          <w:noProof/>
          <w:sz w:val="28"/>
          <w:szCs w:val="28"/>
        </w:rPr>
        <w:t>major</w:t>
      </w:r>
      <w:r>
        <w:rPr>
          <w:sz w:val="28"/>
          <w:szCs w:val="28"/>
        </w:rPr>
        <w:t xml:space="preserve"> asset for states and metropolitan areas. They not only serve as talent sources and hubs, but they also convert research into intellectual property that can potentially be commercialized. This process, known as technology transfer, generates new product and industry innovations that improve worker productivity, thereby growing wages and improving the standard of living in an economy.</w:t>
      </w:r>
      <w:r>
        <w:rPr>
          <w:rStyle w:val="EndnoteReference"/>
          <w:sz w:val="28"/>
          <w:szCs w:val="28"/>
        </w:rPr>
        <w:endnoteReference w:id="23"/>
      </w:r>
    </w:p>
    <w:p w14:paraId="0D98B6D4" w14:textId="77777777" w:rsidR="0002335E" w:rsidRDefault="0002335E" w:rsidP="0002335E">
      <w:pPr>
        <w:rPr>
          <w:sz w:val="28"/>
          <w:szCs w:val="28"/>
        </w:rPr>
      </w:pPr>
      <w:r>
        <w:rPr>
          <w:sz w:val="28"/>
          <w:szCs w:val="28"/>
        </w:rPr>
        <w:t xml:space="preserve">Unfortunately, the Heartland lags the rest of the nation in university technology transfer and commercialization. </w:t>
      </w:r>
    </w:p>
    <w:p w14:paraId="36AA8E2D" w14:textId="77777777" w:rsidR="0002335E" w:rsidRDefault="0002335E" w:rsidP="0002335E">
      <w:pPr>
        <w:rPr>
          <w:sz w:val="28"/>
          <w:szCs w:val="28"/>
        </w:rPr>
      </w:pPr>
      <w:r>
        <w:rPr>
          <w:sz w:val="28"/>
          <w:szCs w:val="28"/>
        </w:rPr>
        <w:t xml:space="preserve">Of the top 100 universities for technology transfer, only </w:t>
      </w:r>
      <w:r w:rsidRPr="0045406E">
        <w:rPr>
          <w:b/>
          <w:sz w:val="28"/>
          <w:szCs w:val="28"/>
        </w:rPr>
        <w:t>25</w:t>
      </w:r>
      <w:r>
        <w:rPr>
          <w:sz w:val="28"/>
          <w:szCs w:val="28"/>
        </w:rPr>
        <w:t xml:space="preserve"> </w:t>
      </w:r>
      <w:r w:rsidRPr="004B2735">
        <w:rPr>
          <w:noProof/>
          <w:sz w:val="28"/>
          <w:szCs w:val="28"/>
        </w:rPr>
        <w:t>are located</w:t>
      </w:r>
      <w:r>
        <w:rPr>
          <w:sz w:val="28"/>
          <w:szCs w:val="28"/>
        </w:rPr>
        <w:t xml:space="preserve"> in the Heartland. </w:t>
      </w:r>
      <w:r w:rsidRPr="004B2735">
        <w:rPr>
          <w:noProof/>
          <w:sz w:val="28"/>
          <w:szCs w:val="28"/>
        </w:rPr>
        <w:t>This</w:t>
      </w:r>
      <w:r>
        <w:rPr>
          <w:sz w:val="28"/>
          <w:szCs w:val="28"/>
        </w:rPr>
        <w:t xml:space="preserve"> is fewer than the region needs to be competitive, given that the Heartland possesses 30 percent of the U.S. population.</w:t>
      </w:r>
    </w:p>
    <w:p w14:paraId="481D1FCD" w14:textId="77777777" w:rsidR="0002335E" w:rsidRDefault="0002335E" w:rsidP="0002335E">
      <w:pPr>
        <w:rPr>
          <w:sz w:val="28"/>
          <w:szCs w:val="28"/>
        </w:rPr>
      </w:pPr>
      <w:r w:rsidRPr="0045406E">
        <w:rPr>
          <w:b/>
          <w:sz w:val="28"/>
          <w:szCs w:val="28"/>
        </w:rPr>
        <w:t>Illinois</w:t>
      </w:r>
      <w:r>
        <w:rPr>
          <w:sz w:val="28"/>
          <w:szCs w:val="28"/>
        </w:rPr>
        <w:t xml:space="preserve"> and </w:t>
      </w:r>
      <w:r w:rsidRPr="0045406E">
        <w:rPr>
          <w:b/>
          <w:sz w:val="28"/>
          <w:szCs w:val="28"/>
        </w:rPr>
        <w:t>Ohio</w:t>
      </w:r>
      <w:r>
        <w:rPr>
          <w:sz w:val="28"/>
          <w:szCs w:val="28"/>
        </w:rPr>
        <w:t xml:space="preserve"> lead the Heartland with four universities each ranked in the top 100 for technology transfer. </w:t>
      </w:r>
      <w:r w:rsidRPr="00E37953">
        <w:rPr>
          <w:b/>
          <w:sz w:val="28"/>
          <w:szCs w:val="28"/>
        </w:rPr>
        <w:t>Lou</w:t>
      </w:r>
      <w:r w:rsidRPr="0045406E">
        <w:rPr>
          <w:b/>
          <w:sz w:val="28"/>
          <w:szCs w:val="28"/>
        </w:rPr>
        <w:t>isiana</w:t>
      </w:r>
      <w:r>
        <w:rPr>
          <w:sz w:val="28"/>
          <w:szCs w:val="28"/>
        </w:rPr>
        <w:t xml:space="preserve"> follows with three such institutions. Conversely, six Heartland states lack any university ranked in the top 100 for tech transfer. These include </w:t>
      </w:r>
      <w:r w:rsidRPr="00090B44">
        <w:rPr>
          <w:b/>
          <w:sz w:val="28"/>
          <w:szCs w:val="28"/>
        </w:rPr>
        <w:t>Alabama</w:t>
      </w:r>
      <w:r>
        <w:rPr>
          <w:sz w:val="28"/>
          <w:szCs w:val="28"/>
        </w:rPr>
        <w:t xml:space="preserve">, </w:t>
      </w:r>
      <w:r w:rsidRPr="00090B44">
        <w:rPr>
          <w:b/>
          <w:sz w:val="28"/>
          <w:szCs w:val="28"/>
        </w:rPr>
        <w:t>Kansas</w:t>
      </w:r>
      <w:r>
        <w:rPr>
          <w:sz w:val="28"/>
          <w:szCs w:val="28"/>
        </w:rPr>
        <w:t xml:space="preserve">, </w:t>
      </w:r>
      <w:r w:rsidRPr="00090B44">
        <w:rPr>
          <w:b/>
          <w:sz w:val="28"/>
          <w:szCs w:val="28"/>
        </w:rPr>
        <w:t>Mississippi</w:t>
      </w:r>
      <w:r>
        <w:rPr>
          <w:sz w:val="28"/>
          <w:szCs w:val="28"/>
        </w:rPr>
        <w:t xml:space="preserve">, </w:t>
      </w:r>
      <w:r w:rsidRPr="00090B44">
        <w:rPr>
          <w:b/>
          <w:sz w:val="28"/>
          <w:szCs w:val="28"/>
        </w:rPr>
        <w:t>North Dakota</w:t>
      </w:r>
      <w:r>
        <w:rPr>
          <w:sz w:val="28"/>
          <w:szCs w:val="28"/>
        </w:rPr>
        <w:t xml:space="preserve">, </w:t>
      </w:r>
      <w:r w:rsidRPr="00090B44">
        <w:rPr>
          <w:b/>
          <w:sz w:val="28"/>
          <w:szCs w:val="28"/>
        </w:rPr>
        <w:t>Oklahoma</w:t>
      </w:r>
      <w:r>
        <w:rPr>
          <w:sz w:val="28"/>
          <w:szCs w:val="28"/>
        </w:rPr>
        <w:t xml:space="preserve">, and </w:t>
      </w:r>
      <w:r w:rsidRPr="00090B44">
        <w:rPr>
          <w:b/>
          <w:sz w:val="28"/>
          <w:szCs w:val="28"/>
        </w:rPr>
        <w:t>South Dakota</w:t>
      </w:r>
      <w:r>
        <w:rPr>
          <w:sz w:val="28"/>
          <w:szCs w:val="28"/>
        </w:rPr>
        <w:t>.</w:t>
      </w:r>
    </w:p>
    <w:p w14:paraId="36FB67F7" w14:textId="77777777" w:rsidR="00DA475E" w:rsidRDefault="00DA475E" w:rsidP="00DA475E">
      <w:pPr>
        <w:rPr>
          <w:sz w:val="28"/>
          <w:szCs w:val="28"/>
        </w:rPr>
      </w:pPr>
    </w:p>
    <w:p w14:paraId="65D048A4" w14:textId="77777777" w:rsidR="00DA475E" w:rsidRDefault="00DA475E" w:rsidP="00DA475E">
      <w:pPr>
        <w:rPr>
          <w:sz w:val="28"/>
          <w:szCs w:val="28"/>
        </w:rPr>
      </w:pPr>
    </w:p>
    <w:p w14:paraId="027FBA96" w14:textId="77777777" w:rsidR="00DA475E" w:rsidRDefault="00DA475E" w:rsidP="00DA475E">
      <w:pPr>
        <w:rPr>
          <w:sz w:val="28"/>
          <w:szCs w:val="28"/>
        </w:rPr>
      </w:pPr>
    </w:p>
    <w:p w14:paraId="7925BB65" w14:textId="77777777" w:rsidR="00DA475E" w:rsidRDefault="00DA475E" w:rsidP="00DA475E">
      <w:pPr>
        <w:rPr>
          <w:sz w:val="28"/>
          <w:szCs w:val="28"/>
        </w:rPr>
      </w:pPr>
    </w:p>
    <w:p w14:paraId="379306A8" w14:textId="77777777" w:rsidR="00DA475E" w:rsidRDefault="00DA475E" w:rsidP="00DA475E">
      <w:pPr>
        <w:rPr>
          <w:sz w:val="28"/>
          <w:szCs w:val="28"/>
        </w:rPr>
      </w:pPr>
    </w:p>
    <w:p w14:paraId="1E733A44" w14:textId="77777777" w:rsidR="00DA475E" w:rsidRDefault="00DA475E" w:rsidP="00DA475E">
      <w:pPr>
        <w:rPr>
          <w:sz w:val="28"/>
          <w:szCs w:val="28"/>
        </w:rPr>
      </w:pPr>
    </w:p>
    <w:p w14:paraId="458F175F" w14:textId="77777777" w:rsidR="00DA475E" w:rsidRDefault="00DA475E" w:rsidP="00DA475E">
      <w:pPr>
        <w:rPr>
          <w:sz w:val="28"/>
          <w:szCs w:val="28"/>
        </w:rPr>
      </w:pPr>
    </w:p>
    <w:p w14:paraId="1D807B18" w14:textId="77777777" w:rsidR="00DA475E" w:rsidRDefault="00DA475E" w:rsidP="00DA475E">
      <w:pPr>
        <w:rPr>
          <w:sz w:val="28"/>
          <w:szCs w:val="28"/>
        </w:rPr>
      </w:pPr>
    </w:p>
    <w:p w14:paraId="64FF0A8E" w14:textId="77777777" w:rsidR="00DA475E" w:rsidRDefault="00DA475E" w:rsidP="00DA475E">
      <w:pPr>
        <w:rPr>
          <w:sz w:val="28"/>
          <w:szCs w:val="28"/>
        </w:rPr>
      </w:pPr>
      <w:r>
        <w:rPr>
          <w:noProof/>
        </w:rPr>
        <w:lastRenderedPageBreak/>
        <w:drawing>
          <wp:inline distT="0" distB="0" distL="0" distR="0" wp14:anchorId="09B96D26" wp14:editId="299CF72A">
            <wp:extent cx="5943600" cy="32004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744C453" w14:textId="77777777" w:rsidR="00DA475E" w:rsidRDefault="00DA475E" w:rsidP="00DA475E">
      <w:pPr>
        <w:rPr>
          <w:sz w:val="28"/>
          <w:szCs w:val="28"/>
        </w:rPr>
      </w:pPr>
      <w:commentRangeStart w:id="39"/>
      <w:r>
        <w:rPr>
          <w:noProof/>
          <w:sz w:val="28"/>
          <w:szCs w:val="28"/>
        </w:rPr>
        <w:drawing>
          <wp:inline distT="0" distB="0" distL="0" distR="0" wp14:anchorId="05C2CE1E" wp14:editId="1D6A0FCB">
            <wp:extent cx="5486400" cy="44377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TCI_v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4437771"/>
                    </a:xfrm>
                    <a:prstGeom prst="rect">
                      <a:avLst/>
                    </a:prstGeom>
                  </pic:spPr>
                </pic:pic>
              </a:graphicData>
            </a:graphic>
          </wp:inline>
        </w:drawing>
      </w:r>
      <w:commentRangeEnd w:id="39"/>
      <w:r w:rsidR="00563100">
        <w:rPr>
          <w:rStyle w:val="CommentReference"/>
        </w:rPr>
        <w:commentReference w:id="39"/>
      </w:r>
    </w:p>
    <w:p w14:paraId="142C7CB8" w14:textId="77777777" w:rsidR="00DA475E" w:rsidRPr="006631E8" w:rsidRDefault="00DA475E" w:rsidP="00DA475E">
      <w:pPr>
        <w:rPr>
          <w:rFonts w:ascii="Arial" w:hAnsi="Arial" w:cs="Arial"/>
          <w:szCs w:val="28"/>
        </w:rPr>
      </w:pPr>
      <w:r w:rsidRPr="006631E8">
        <w:rPr>
          <w:rFonts w:ascii="Arial" w:hAnsi="Arial" w:cs="Arial"/>
          <w:i/>
          <w:iCs/>
          <w:szCs w:val="28"/>
        </w:rPr>
        <w:t>Source: Ross DeVol, Joe Lee, and Minoli Ratnatunga, “Concept to Commercialization: The Best Universities for Technology Transfer” (Santa Monica, Calif.: Milken Institute, 2017)</w:t>
      </w:r>
    </w:p>
    <w:p w14:paraId="6B1F9225" w14:textId="77777777" w:rsidR="0002335E" w:rsidRPr="00EB2494" w:rsidRDefault="0002335E" w:rsidP="0002335E">
      <w:pPr>
        <w:pStyle w:val="Heading4"/>
      </w:pPr>
      <w:bookmarkStart w:id="40" w:name="_Toc522092136"/>
      <w:r>
        <w:lastRenderedPageBreak/>
        <w:t>Venture capital spending</w:t>
      </w:r>
      <w:bookmarkEnd w:id="40"/>
    </w:p>
    <w:p w14:paraId="353692CC" w14:textId="77777777" w:rsidR="0002335E" w:rsidRDefault="0002335E" w:rsidP="0002335E">
      <w:pPr>
        <w:rPr>
          <w:sz w:val="28"/>
          <w:szCs w:val="28"/>
        </w:rPr>
      </w:pPr>
      <w:r>
        <w:rPr>
          <w:sz w:val="28"/>
          <w:szCs w:val="28"/>
        </w:rPr>
        <w:t xml:space="preserve">Venture capital (VC) and other early-stage financing fuels the startup activity that is essential to maintaining the vibrant entrepreneurial and high-tech ecosystems key to prosperity. VC is </w:t>
      </w:r>
      <w:r w:rsidRPr="00E6319A">
        <w:rPr>
          <w:noProof/>
          <w:sz w:val="28"/>
          <w:szCs w:val="28"/>
        </w:rPr>
        <w:t>essential to</w:t>
      </w:r>
      <w:r>
        <w:rPr>
          <w:sz w:val="28"/>
          <w:szCs w:val="28"/>
        </w:rPr>
        <w:t xml:space="preserve"> new-firm formation and innovation, as it provides startups with the </w:t>
      </w:r>
      <w:r w:rsidRPr="004B2735">
        <w:rPr>
          <w:noProof/>
          <w:sz w:val="28"/>
          <w:szCs w:val="28"/>
        </w:rPr>
        <w:t>large</w:t>
      </w:r>
      <w:r>
        <w:rPr>
          <w:sz w:val="28"/>
          <w:szCs w:val="28"/>
        </w:rPr>
        <w:t xml:space="preserve">, multi-year financial commitments that are necessary to develop the </w:t>
      </w:r>
      <w:r w:rsidRPr="004B2735">
        <w:rPr>
          <w:noProof/>
          <w:sz w:val="28"/>
          <w:szCs w:val="28"/>
        </w:rPr>
        <w:t>intellectual</w:t>
      </w:r>
      <w:r>
        <w:rPr>
          <w:sz w:val="28"/>
          <w:szCs w:val="28"/>
        </w:rPr>
        <w:t xml:space="preserve"> property into </w:t>
      </w:r>
      <w:r w:rsidRPr="004B2735">
        <w:rPr>
          <w:noProof/>
          <w:sz w:val="28"/>
          <w:szCs w:val="28"/>
        </w:rPr>
        <w:t>feasible</w:t>
      </w:r>
      <w:r>
        <w:rPr>
          <w:sz w:val="28"/>
          <w:szCs w:val="28"/>
        </w:rPr>
        <w:t xml:space="preserve"> products and services.</w:t>
      </w:r>
      <w:r>
        <w:rPr>
          <w:rStyle w:val="EndnoteReference"/>
          <w:sz w:val="28"/>
          <w:szCs w:val="28"/>
        </w:rPr>
        <w:endnoteReference w:id="24"/>
      </w:r>
    </w:p>
    <w:p w14:paraId="09AA719B" w14:textId="77777777" w:rsidR="0002335E" w:rsidRDefault="0002335E" w:rsidP="0002335E">
      <w:pPr>
        <w:rPr>
          <w:sz w:val="28"/>
          <w:szCs w:val="28"/>
        </w:rPr>
      </w:pPr>
      <w:r>
        <w:rPr>
          <w:sz w:val="28"/>
          <w:szCs w:val="28"/>
        </w:rPr>
        <w:t xml:space="preserve">Given that, the fact that in 2017 the Heartland captured just </w:t>
      </w:r>
      <w:r>
        <w:rPr>
          <w:b/>
          <w:sz w:val="28"/>
          <w:szCs w:val="28"/>
        </w:rPr>
        <w:t>$3.8 billion</w:t>
      </w:r>
      <w:r>
        <w:rPr>
          <w:sz w:val="28"/>
          <w:szCs w:val="28"/>
        </w:rPr>
        <w:t xml:space="preserve"> in VC funding out of a total national market of $74.1 billion is a </w:t>
      </w:r>
      <w:r w:rsidRPr="004B2735">
        <w:rPr>
          <w:noProof/>
          <w:sz w:val="28"/>
          <w:szCs w:val="28"/>
        </w:rPr>
        <w:t>serious</w:t>
      </w:r>
      <w:r>
        <w:rPr>
          <w:sz w:val="28"/>
          <w:szCs w:val="28"/>
        </w:rPr>
        <w:t xml:space="preserve"> problem for firms, states, and local economies in the Heartland.</w:t>
      </w:r>
    </w:p>
    <w:p w14:paraId="6AD50473" w14:textId="77777777" w:rsidR="0002335E" w:rsidRDefault="0002335E" w:rsidP="0002335E">
      <w:pPr>
        <w:rPr>
          <w:sz w:val="28"/>
          <w:szCs w:val="28"/>
        </w:rPr>
      </w:pPr>
      <w:r w:rsidRPr="004B2735">
        <w:rPr>
          <w:noProof/>
          <w:sz w:val="28"/>
          <w:szCs w:val="28"/>
        </w:rPr>
        <w:t xml:space="preserve">That the Heartland’s share of national venture capital funding has shrunk from 11 percent to a mere </w:t>
      </w:r>
      <w:r w:rsidRPr="004B2735">
        <w:rPr>
          <w:b/>
          <w:noProof/>
          <w:sz w:val="28"/>
          <w:szCs w:val="28"/>
        </w:rPr>
        <w:t xml:space="preserve">5.2 percent </w:t>
      </w:r>
      <w:r w:rsidRPr="004B2735">
        <w:rPr>
          <w:noProof/>
          <w:sz w:val="28"/>
          <w:szCs w:val="28"/>
        </w:rPr>
        <w:t>since 1995 accentuates the problem.</w:t>
      </w:r>
      <w:r>
        <w:rPr>
          <w:sz w:val="28"/>
          <w:szCs w:val="28"/>
        </w:rPr>
        <w:t xml:space="preserve"> As the VC market concentrates increasingly on a few coastal </w:t>
      </w:r>
      <w:r w:rsidRPr="004B2735">
        <w:rPr>
          <w:noProof/>
          <w:sz w:val="28"/>
          <w:szCs w:val="28"/>
        </w:rPr>
        <w:t>technology</w:t>
      </w:r>
      <w:r>
        <w:rPr>
          <w:sz w:val="28"/>
          <w:szCs w:val="28"/>
        </w:rPr>
        <w:t xml:space="preserve"> states, the Heartland has </w:t>
      </w:r>
      <w:r w:rsidRPr="004B2735">
        <w:rPr>
          <w:noProof/>
          <w:sz w:val="28"/>
          <w:szCs w:val="28"/>
        </w:rPr>
        <w:t>been left</w:t>
      </w:r>
      <w:r>
        <w:rPr>
          <w:sz w:val="28"/>
          <w:szCs w:val="28"/>
        </w:rPr>
        <w:t xml:space="preserve"> out—a dynamic that in truth affects virtually all states without one of the coastal superstar tech hub cities.</w:t>
      </w:r>
    </w:p>
    <w:p w14:paraId="09189203" w14:textId="77777777" w:rsidR="0002335E" w:rsidRDefault="0002335E" w:rsidP="0002335E">
      <w:pPr>
        <w:rPr>
          <w:sz w:val="28"/>
          <w:szCs w:val="28"/>
        </w:rPr>
      </w:pPr>
      <w:r>
        <w:rPr>
          <w:sz w:val="28"/>
          <w:szCs w:val="28"/>
        </w:rPr>
        <w:t xml:space="preserve">The story becomes even starker on the state and local level. </w:t>
      </w:r>
      <w:r w:rsidRPr="007823D4">
        <w:rPr>
          <w:b/>
          <w:sz w:val="28"/>
          <w:szCs w:val="28"/>
        </w:rPr>
        <w:t>Illinois</w:t>
      </w:r>
      <w:r>
        <w:rPr>
          <w:sz w:val="28"/>
          <w:szCs w:val="28"/>
        </w:rPr>
        <w:t xml:space="preserve"> captures half of the Heartland’s venture capital, $1.9 billion, with Chicago as a major draw for investors. </w:t>
      </w:r>
      <w:r w:rsidRPr="007823D4">
        <w:rPr>
          <w:b/>
          <w:sz w:val="28"/>
          <w:szCs w:val="28"/>
        </w:rPr>
        <w:t>Minnesota</w:t>
      </w:r>
      <w:r>
        <w:rPr>
          <w:sz w:val="28"/>
          <w:szCs w:val="28"/>
        </w:rPr>
        <w:t xml:space="preserve"> places second in the Heartland with $537 billion, mostly centered in the Minneapolis-Saint Paul metro area. </w:t>
      </w:r>
      <w:r w:rsidRPr="004B2735">
        <w:rPr>
          <w:noProof/>
          <w:sz w:val="28"/>
          <w:szCs w:val="28"/>
        </w:rPr>
        <w:t>In terms of</w:t>
      </w:r>
      <w:r>
        <w:rPr>
          <w:sz w:val="28"/>
          <w:szCs w:val="28"/>
        </w:rPr>
        <w:t xml:space="preserve"> growth, </w:t>
      </w:r>
      <w:r w:rsidRPr="003F191B">
        <w:rPr>
          <w:b/>
          <w:sz w:val="28"/>
          <w:szCs w:val="28"/>
        </w:rPr>
        <w:t>Nebraska</w:t>
      </w:r>
      <w:r>
        <w:rPr>
          <w:sz w:val="28"/>
          <w:szCs w:val="28"/>
        </w:rPr>
        <w:t xml:space="preserve"> led the Heartland, and placed second nationwide, with 26 percent annual growth from 1995 to 2017. </w:t>
      </w:r>
      <w:r w:rsidRPr="003F191B">
        <w:rPr>
          <w:b/>
          <w:sz w:val="28"/>
          <w:szCs w:val="28"/>
        </w:rPr>
        <w:t>Indiana</w:t>
      </w:r>
      <w:r>
        <w:rPr>
          <w:sz w:val="28"/>
          <w:szCs w:val="28"/>
        </w:rPr>
        <w:t>, which ranked eighth in the U.S. with an annual growth rate of 13 percent during that time, followed.</w:t>
      </w:r>
      <w:r>
        <w:rPr>
          <w:rStyle w:val="EndnoteReference"/>
          <w:sz w:val="28"/>
          <w:szCs w:val="28"/>
        </w:rPr>
        <w:endnoteReference w:id="25"/>
      </w:r>
      <w:r>
        <w:rPr>
          <w:sz w:val="28"/>
          <w:szCs w:val="28"/>
        </w:rPr>
        <w:t xml:space="preserve"> With that said</w:t>
      </w:r>
      <w:r w:rsidRPr="003E4125">
        <w:rPr>
          <w:sz w:val="28"/>
          <w:szCs w:val="28"/>
        </w:rPr>
        <w:t>, most Heartland states have seen flat or declining shares of national venture capital investment</w:t>
      </w:r>
      <w:r>
        <w:rPr>
          <w:sz w:val="28"/>
          <w:szCs w:val="28"/>
        </w:rPr>
        <w:t xml:space="preserve"> both since 1995 and since 2010</w:t>
      </w:r>
      <w:r w:rsidRPr="003E4125">
        <w:rPr>
          <w:sz w:val="28"/>
          <w:szCs w:val="28"/>
        </w:rPr>
        <w:t xml:space="preserve">. </w:t>
      </w:r>
      <w:r w:rsidRPr="00B567C6">
        <w:rPr>
          <w:b/>
          <w:sz w:val="28"/>
          <w:szCs w:val="28"/>
        </w:rPr>
        <w:t>Oklahoma</w:t>
      </w:r>
      <w:r>
        <w:rPr>
          <w:b/>
          <w:sz w:val="28"/>
          <w:szCs w:val="28"/>
        </w:rPr>
        <w:t xml:space="preserve">, </w:t>
      </w:r>
      <w:r>
        <w:rPr>
          <w:sz w:val="28"/>
          <w:szCs w:val="28"/>
        </w:rPr>
        <w:t>for example, has seen its venture capital market crater, shrinking 10 percent per year from $6.1 million in 1995 to just $600,000 in 2017.</w:t>
      </w:r>
    </w:p>
    <w:p w14:paraId="0749F546" w14:textId="77777777" w:rsidR="00DA475E" w:rsidRDefault="00DA475E" w:rsidP="00DA475E">
      <w:pPr>
        <w:rPr>
          <w:color w:val="FF0000"/>
        </w:rPr>
      </w:pPr>
      <w:r>
        <w:rPr>
          <w:color w:val="FF0000"/>
        </w:rPr>
        <w:br w:type="page"/>
      </w:r>
    </w:p>
    <w:p w14:paraId="3B53313B" w14:textId="77777777" w:rsidR="00DA475E" w:rsidRDefault="00DA475E" w:rsidP="00DA475E">
      <w:pPr>
        <w:rPr>
          <w:color w:val="FF0000"/>
        </w:rPr>
      </w:pPr>
      <w:r>
        <w:rPr>
          <w:noProof/>
        </w:rPr>
        <w:drawing>
          <wp:inline distT="0" distB="0" distL="0" distR="0" wp14:anchorId="6253A34E" wp14:editId="3DACDE3F">
            <wp:extent cx="5943600" cy="32004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194841F" w14:textId="77777777" w:rsidR="00DA475E" w:rsidRDefault="00DA475E" w:rsidP="00DA475E">
      <w:pPr>
        <w:rPr>
          <w:color w:val="FF0000"/>
        </w:rPr>
      </w:pPr>
      <w:r>
        <w:rPr>
          <w:noProof/>
          <w:color w:val="FF0000"/>
        </w:rPr>
        <w:drawing>
          <wp:inline distT="0" distB="0" distL="0" distR="0" wp14:anchorId="2BD6FAD8" wp14:editId="7161EFC8">
            <wp:extent cx="5486400" cy="44377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C_v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4437771"/>
                    </a:xfrm>
                    <a:prstGeom prst="rect">
                      <a:avLst/>
                    </a:prstGeom>
                  </pic:spPr>
                </pic:pic>
              </a:graphicData>
            </a:graphic>
          </wp:inline>
        </w:drawing>
      </w:r>
    </w:p>
    <w:p w14:paraId="399D4B04" w14:textId="77777777" w:rsidR="00DA475E" w:rsidRPr="009C3A99" w:rsidRDefault="00DA475E" w:rsidP="00DA475E">
      <w:pPr>
        <w:rPr>
          <w:rFonts w:ascii="Arial" w:hAnsi="Arial" w:cs="Arial"/>
          <w:i/>
          <w:sz w:val="20"/>
        </w:rPr>
      </w:pPr>
      <w:r w:rsidRPr="009C3A99">
        <w:rPr>
          <w:rFonts w:ascii="Arial" w:hAnsi="Arial" w:cs="Arial"/>
          <w:i/>
          <w:sz w:val="20"/>
        </w:rPr>
        <w:t>Source: Brookings analysis of PwC/CB Insights data</w:t>
      </w:r>
    </w:p>
    <w:p w14:paraId="17CC51C3" w14:textId="77777777" w:rsidR="007A0520" w:rsidRPr="00A8508E" w:rsidRDefault="007A0520" w:rsidP="007A0520">
      <w:pPr>
        <w:rPr>
          <w:color w:val="FF0000"/>
          <w:sz w:val="24"/>
          <w:szCs w:val="24"/>
        </w:rPr>
      </w:pPr>
      <w:r w:rsidRPr="00A8508E">
        <w:rPr>
          <w:color w:val="FF0000"/>
          <w:sz w:val="24"/>
          <w:szCs w:val="24"/>
        </w:rPr>
        <w:t>Sidebar</w:t>
      </w:r>
    </w:p>
    <w:p w14:paraId="2E4DCC20" w14:textId="77777777" w:rsidR="0002335E" w:rsidRPr="00EB2494" w:rsidRDefault="0002335E" w:rsidP="0002335E">
      <w:pPr>
        <w:pStyle w:val="Heading5"/>
        <w:pBdr>
          <w:top w:val="single" w:sz="4" w:space="1" w:color="auto"/>
          <w:left w:val="single" w:sz="4" w:space="4" w:color="auto"/>
          <w:bottom w:val="single" w:sz="4" w:space="1" w:color="auto"/>
          <w:right w:val="single" w:sz="4" w:space="4" w:color="auto"/>
        </w:pBdr>
        <w:shd w:val="clear" w:color="auto" w:fill="D9D9D9" w:themeFill="background1" w:themeFillShade="D9"/>
      </w:pPr>
      <w:bookmarkStart w:id="41" w:name="_Toc522092137"/>
      <w:r>
        <w:t>Indexing the Heartland’s position in the innovation economy</w:t>
      </w:r>
      <w:bookmarkEnd w:id="41"/>
    </w:p>
    <w:p w14:paraId="799CB7B8"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Recent research from the Walton Family Foundation adds a comprehensive overall view to the factbook’s measures of the region’s readiness to compete on innovation. Entitled “The American Heartland’s Position in the Innovation Economy,” the Walton report benchmarks the 19 Heartland states on some 107 individual metrics arrayed across five sub-categories and adds additional heft to the conclusions of the factbook.</w:t>
      </w:r>
      <w:commentRangeStart w:id="42"/>
      <w:r>
        <w:rPr>
          <w:rStyle w:val="EndnoteReference"/>
          <w:sz w:val="28"/>
          <w:szCs w:val="28"/>
        </w:rPr>
        <w:endnoteReference w:id="26"/>
      </w:r>
      <w:commentRangeEnd w:id="42"/>
      <w:r>
        <w:rPr>
          <w:rStyle w:val="CommentReference"/>
        </w:rPr>
        <w:commentReference w:id="42"/>
      </w:r>
    </w:p>
    <w:p w14:paraId="0C4114B8"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Specifically, the new benchmarking finds that the average rank of the 19 Heartland states was </w:t>
      </w:r>
      <w:r w:rsidRPr="001600CB">
        <w:rPr>
          <w:b/>
          <w:sz w:val="28"/>
          <w:szCs w:val="28"/>
        </w:rPr>
        <w:t>32.5</w:t>
      </w:r>
      <w:r w:rsidRPr="001600CB">
        <w:rPr>
          <w:sz w:val="28"/>
          <w:szCs w:val="28"/>
        </w:rPr>
        <w:t xml:space="preserve"> </w:t>
      </w:r>
      <w:r>
        <w:rPr>
          <w:sz w:val="28"/>
          <w:szCs w:val="28"/>
        </w:rPr>
        <w:t xml:space="preserve">among the 50 compared to the higher </w:t>
      </w:r>
      <w:r w:rsidRPr="001600CB">
        <w:rPr>
          <w:b/>
          <w:sz w:val="28"/>
          <w:szCs w:val="28"/>
        </w:rPr>
        <w:t>21.2</w:t>
      </w:r>
      <w:r>
        <w:rPr>
          <w:b/>
          <w:sz w:val="28"/>
          <w:szCs w:val="28"/>
        </w:rPr>
        <w:t xml:space="preserve"> </w:t>
      </w:r>
      <w:r>
        <w:rPr>
          <w:sz w:val="28"/>
          <w:szCs w:val="28"/>
        </w:rPr>
        <w:t>average rank of non-Heartland states. Put another way, the average Heartland state sits about seven positions below the national mean on the Walton ranking of states’ readiness to compete on the basis of R&amp;D inputs, risk capital and entrepreneurial infrastructure, human capital investment, technology and science workforce, and technology concentration and dynamism. In short, the Heartland has work to do to participate more fully in the innovation-driven economy of the 21</w:t>
      </w:r>
      <w:r w:rsidRPr="0020546B">
        <w:rPr>
          <w:sz w:val="28"/>
          <w:szCs w:val="28"/>
        </w:rPr>
        <w:t>st</w:t>
      </w:r>
      <w:r>
        <w:rPr>
          <w:sz w:val="28"/>
          <w:szCs w:val="28"/>
        </w:rPr>
        <w:t xml:space="preserve"> century.</w:t>
      </w:r>
    </w:p>
    <w:p w14:paraId="0CE853FE" w14:textId="74D24036" w:rsidR="007A0520" w:rsidRDefault="00F6727B" w:rsidP="00AF2B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color w:val="0000FF"/>
          <w:sz w:val="28"/>
          <w:szCs w:val="28"/>
        </w:rPr>
      </w:pPr>
      <w:r>
        <w:rPr>
          <w:noProof/>
        </w:rPr>
        <w:drawing>
          <wp:inline distT="0" distB="0" distL="0" distR="0" wp14:anchorId="7A5055ED" wp14:editId="0AE3478A">
            <wp:extent cx="1866900" cy="241480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5676" cy="2426155"/>
                    </a:xfrm>
                    <a:prstGeom prst="rect">
                      <a:avLst/>
                    </a:prstGeom>
                  </pic:spPr>
                </pic:pic>
              </a:graphicData>
            </a:graphic>
          </wp:inline>
        </w:drawing>
      </w:r>
    </w:p>
    <w:p w14:paraId="3C98DA11" w14:textId="77777777" w:rsidR="00F6727B" w:rsidRDefault="00F6727B" w:rsidP="00AF2B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sz w:val="28"/>
          <w:szCs w:val="28"/>
        </w:rPr>
      </w:pPr>
      <w:r>
        <w:rPr>
          <w:noProof/>
        </w:rPr>
        <w:drawing>
          <wp:inline distT="0" distB="0" distL="0" distR="0" wp14:anchorId="0104059A" wp14:editId="324D67FF">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71B1DCB"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With that said, the Walton analysis reveals a number of exemplary performances among Heartland states, as well as some deeper problems. For example, the seventh highest-rated state in the nation on the analysis, </w:t>
      </w:r>
      <w:r w:rsidRPr="00306186">
        <w:rPr>
          <w:b/>
          <w:sz w:val="28"/>
          <w:szCs w:val="28"/>
        </w:rPr>
        <w:t>Minnesota</w:t>
      </w:r>
      <w:r>
        <w:rPr>
          <w:b/>
          <w:sz w:val="28"/>
          <w:szCs w:val="28"/>
        </w:rPr>
        <w:t>,</w:t>
      </w:r>
      <w:r>
        <w:rPr>
          <w:sz w:val="28"/>
          <w:szCs w:val="28"/>
        </w:rPr>
        <w:t xml:space="preserve"> has emerged as a national innovation star, thanks to a five-position improvement since 2014. Likewise, </w:t>
      </w:r>
      <w:r w:rsidRPr="00797BCB">
        <w:rPr>
          <w:b/>
          <w:sz w:val="28"/>
          <w:szCs w:val="28"/>
        </w:rPr>
        <w:t>Illinois</w:t>
      </w:r>
      <w:r>
        <w:rPr>
          <w:sz w:val="28"/>
          <w:szCs w:val="28"/>
        </w:rPr>
        <w:t xml:space="preserve"> (16</w:t>
      </w:r>
      <w:r w:rsidRPr="0020546B">
        <w:rPr>
          <w:sz w:val="28"/>
          <w:szCs w:val="28"/>
        </w:rPr>
        <w:t>th</w:t>
      </w:r>
      <w:r>
        <w:rPr>
          <w:sz w:val="28"/>
          <w:szCs w:val="28"/>
        </w:rPr>
        <w:t xml:space="preserve">), </w:t>
      </w:r>
      <w:r w:rsidRPr="00797BCB">
        <w:rPr>
          <w:b/>
          <w:sz w:val="28"/>
          <w:szCs w:val="28"/>
        </w:rPr>
        <w:t>Michigan</w:t>
      </w:r>
      <w:r>
        <w:rPr>
          <w:sz w:val="28"/>
          <w:szCs w:val="28"/>
        </w:rPr>
        <w:t xml:space="preserve"> (18</w:t>
      </w:r>
      <w:r w:rsidRPr="0020546B">
        <w:rPr>
          <w:sz w:val="28"/>
          <w:szCs w:val="28"/>
        </w:rPr>
        <w:t>th</w:t>
      </w:r>
      <w:r>
        <w:rPr>
          <w:sz w:val="28"/>
          <w:szCs w:val="28"/>
        </w:rPr>
        <w:t xml:space="preserve">), </w:t>
      </w:r>
      <w:r w:rsidRPr="00797BCB">
        <w:rPr>
          <w:b/>
          <w:sz w:val="28"/>
          <w:szCs w:val="28"/>
        </w:rPr>
        <w:t>Wisconsin</w:t>
      </w:r>
      <w:r>
        <w:rPr>
          <w:sz w:val="28"/>
          <w:szCs w:val="28"/>
        </w:rPr>
        <w:t xml:space="preserve"> (22</w:t>
      </w:r>
      <w:r w:rsidRPr="0020546B">
        <w:rPr>
          <w:sz w:val="28"/>
          <w:szCs w:val="28"/>
        </w:rPr>
        <w:t>nd</w:t>
      </w:r>
      <w:r>
        <w:rPr>
          <w:sz w:val="28"/>
          <w:szCs w:val="28"/>
        </w:rPr>
        <w:t xml:space="preserve">), and </w:t>
      </w:r>
      <w:r w:rsidRPr="00797BCB">
        <w:rPr>
          <w:b/>
          <w:sz w:val="28"/>
          <w:szCs w:val="28"/>
        </w:rPr>
        <w:t xml:space="preserve">Nebraska </w:t>
      </w:r>
      <w:r>
        <w:rPr>
          <w:sz w:val="28"/>
          <w:szCs w:val="28"/>
        </w:rPr>
        <w:t>(25</w:t>
      </w:r>
      <w:r w:rsidRPr="0020546B">
        <w:rPr>
          <w:sz w:val="28"/>
          <w:szCs w:val="28"/>
        </w:rPr>
        <w:t>th</w:t>
      </w:r>
      <w:r>
        <w:rPr>
          <w:sz w:val="28"/>
          <w:szCs w:val="28"/>
        </w:rPr>
        <w:t xml:space="preserve">) all reside in the top half states—and </w:t>
      </w:r>
      <w:r w:rsidRPr="0020546B">
        <w:rPr>
          <w:sz w:val="28"/>
          <w:szCs w:val="28"/>
        </w:rPr>
        <w:t>all</w:t>
      </w:r>
      <w:r w:rsidRPr="006069F1">
        <w:rPr>
          <w:color w:val="FF0000"/>
          <w:sz w:val="28"/>
          <w:szCs w:val="28"/>
        </w:rPr>
        <w:t xml:space="preserve"> </w:t>
      </w:r>
      <w:r>
        <w:rPr>
          <w:sz w:val="28"/>
          <w:szCs w:val="28"/>
        </w:rPr>
        <w:t xml:space="preserve">showed solid improvement in recent years. </w:t>
      </w:r>
    </w:p>
    <w:p w14:paraId="3652A4A0"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ind w:firstLine="720"/>
        <w:rPr>
          <w:color w:val="0000FF"/>
          <w:sz w:val="28"/>
          <w:szCs w:val="28"/>
        </w:rPr>
      </w:pPr>
      <w:r>
        <w:rPr>
          <w:color w:val="0000FF"/>
          <w:sz w:val="28"/>
          <w:szCs w:val="28"/>
        </w:rPr>
        <w:t>TK: Create map displaying state-by-state “overall” scores?</w:t>
      </w:r>
    </w:p>
    <w:p w14:paraId="1B826A97"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color w:val="0000FF"/>
          <w:sz w:val="28"/>
          <w:szCs w:val="28"/>
        </w:rPr>
      </w:pPr>
      <w:r>
        <w:rPr>
          <w:color w:val="0000FF"/>
          <w:sz w:val="28"/>
          <w:szCs w:val="28"/>
        </w:rPr>
        <w:tab/>
        <w:t xml:space="preserve"> TK: Create table displaying in our format “overall” scores and ranks?</w:t>
      </w:r>
    </w:p>
    <w:p w14:paraId="753FDBDF" w14:textId="77777777" w:rsidR="0002335E" w:rsidRPr="00306186"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Of course, the Heartland aggregate also obscures a stark north-south divide. The average rank of the 12 states in the northern section is 25.5 whereas the average rank for the seven southern states is 44.4. Four southern Heartland states (</w:t>
      </w:r>
      <w:r w:rsidRPr="00D622F9">
        <w:rPr>
          <w:b/>
          <w:sz w:val="28"/>
          <w:szCs w:val="28"/>
        </w:rPr>
        <w:t>Louisiana</w:t>
      </w:r>
      <w:r>
        <w:rPr>
          <w:sz w:val="28"/>
          <w:szCs w:val="28"/>
        </w:rPr>
        <w:t xml:space="preserve">, 46th; </w:t>
      </w:r>
      <w:r w:rsidRPr="00D622F9">
        <w:rPr>
          <w:b/>
          <w:sz w:val="28"/>
          <w:szCs w:val="28"/>
        </w:rPr>
        <w:t>Kentucky</w:t>
      </w:r>
      <w:r>
        <w:rPr>
          <w:sz w:val="28"/>
          <w:szCs w:val="28"/>
        </w:rPr>
        <w:t xml:space="preserve">, 47th; </w:t>
      </w:r>
      <w:r w:rsidRPr="00D622F9">
        <w:rPr>
          <w:b/>
          <w:sz w:val="28"/>
          <w:szCs w:val="28"/>
        </w:rPr>
        <w:t>Mississippi</w:t>
      </w:r>
      <w:r>
        <w:rPr>
          <w:sz w:val="28"/>
          <w:szCs w:val="28"/>
        </w:rPr>
        <w:t xml:space="preserve">, 48th; and </w:t>
      </w:r>
      <w:r w:rsidRPr="00D622F9">
        <w:rPr>
          <w:b/>
          <w:sz w:val="28"/>
          <w:szCs w:val="28"/>
        </w:rPr>
        <w:t>Arkansas</w:t>
      </w:r>
      <w:r>
        <w:rPr>
          <w:sz w:val="28"/>
          <w:szCs w:val="28"/>
        </w:rPr>
        <w:t xml:space="preserve">, 49th) plus </w:t>
      </w:r>
      <w:r w:rsidRPr="00D622F9">
        <w:rPr>
          <w:b/>
          <w:sz w:val="28"/>
          <w:szCs w:val="28"/>
        </w:rPr>
        <w:t>Oklahoma</w:t>
      </w:r>
      <w:r>
        <w:rPr>
          <w:sz w:val="28"/>
          <w:szCs w:val="28"/>
        </w:rPr>
        <w:t xml:space="preserve"> remain stuck in the bottom 10 states.</w:t>
      </w:r>
    </w:p>
    <w:p w14:paraId="40B81FF3" w14:textId="77777777" w:rsidR="007A0520" w:rsidRDefault="007A0520" w:rsidP="007A0520">
      <w:pPr>
        <w:rPr>
          <w:color w:val="0000FF"/>
          <w:sz w:val="28"/>
          <w:szCs w:val="28"/>
        </w:rPr>
      </w:pPr>
    </w:p>
    <w:p w14:paraId="72AE79A0" w14:textId="77777777" w:rsidR="007A0520" w:rsidRDefault="007A0520" w:rsidP="007A0520">
      <w:pPr>
        <w:ind w:firstLine="720"/>
        <w:rPr>
          <w:color w:val="0000FF"/>
          <w:sz w:val="28"/>
          <w:szCs w:val="28"/>
        </w:rPr>
      </w:pPr>
    </w:p>
    <w:p w14:paraId="7FF9A414" w14:textId="77777777" w:rsidR="007A0520" w:rsidRDefault="007A0520">
      <w:pPr>
        <w:rPr>
          <w:b/>
          <w:sz w:val="36"/>
          <w:szCs w:val="36"/>
        </w:rPr>
      </w:pPr>
      <w:r>
        <w:rPr>
          <w:b/>
          <w:sz w:val="36"/>
          <w:szCs w:val="36"/>
        </w:rPr>
        <w:br w:type="page"/>
      </w:r>
    </w:p>
    <w:p w14:paraId="4DF53AD2" w14:textId="77777777" w:rsidR="00530C7E" w:rsidRPr="00EB2494" w:rsidRDefault="00530C7E" w:rsidP="00530C7E">
      <w:pPr>
        <w:pStyle w:val="Heading4"/>
      </w:pPr>
      <w:bookmarkStart w:id="43" w:name="_Toc522288962"/>
      <w:r>
        <w:t>Metropolitan area economic activity</w:t>
      </w:r>
      <w:bookmarkEnd w:id="43"/>
    </w:p>
    <w:p w14:paraId="31413F81" w14:textId="77777777" w:rsidR="0002335E" w:rsidRDefault="0002335E" w:rsidP="0002335E">
      <w:pPr>
        <w:rPr>
          <w:sz w:val="28"/>
          <w:szCs w:val="28"/>
        </w:rPr>
      </w:pPr>
      <w:r>
        <w:rPr>
          <w:sz w:val="28"/>
          <w:szCs w:val="28"/>
        </w:rPr>
        <w:t xml:space="preserve">Cities and their surrounding metropolitan areas are core drivers of the economy. With their higher productivity, metro areas multiply the economic yield of the economy, in part because they are hubs for the most innovative and well-educated workers. As a result, metropolitan-led growth will be </w:t>
      </w:r>
      <w:r w:rsidRPr="00E6319A">
        <w:rPr>
          <w:noProof/>
          <w:sz w:val="28"/>
          <w:szCs w:val="28"/>
        </w:rPr>
        <w:t>important</w:t>
      </w:r>
      <w:r>
        <w:rPr>
          <w:sz w:val="28"/>
          <w:szCs w:val="28"/>
        </w:rPr>
        <w:t xml:space="preserve"> for the future economic well-being of the Heartland.</w:t>
      </w:r>
      <w:r>
        <w:rPr>
          <w:rStyle w:val="EndnoteReference"/>
          <w:sz w:val="28"/>
          <w:szCs w:val="28"/>
        </w:rPr>
        <w:endnoteReference w:id="27"/>
      </w:r>
    </w:p>
    <w:p w14:paraId="2F2E00EB" w14:textId="77777777" w:rsidR="0002335E" w:rsidRDefault="0002335E" w:rsidP="0002335E">
      <w:pPr>
        <w:rPr>
          <w:sz w:val="28"/>
          <w:szCs w:val="28"/>
        </w:rPr>
      </w:pPr>
      <w:r>
        <w:rPr>
          <w:sz w:val="28"/>
          <w:szCs w:val="28"/>
        </w:rPr>
        <w:t xml:space="preserve">What is the Heartland’s standing on metro growth and productivity? While the Heartland has a more rural tilt than the rest of the nation, the region, in fact, has as many large metropolitan areas as would be expected given its share of the national population. Of the 53 </w:t>
      </w:r>
      <w:r w:rsidRPr="006461DE">
        <w:rPr>
          <w:noProof/>
          <w:sz w:val="28"/>
          <w:szCs w:val="28"/>
        </w:rPr>
        <w:t>metropolitan</w:t>
      </w:r>
      <w:r>
        <w:rPr>
          <w:sz w:val="28"/>
          <w:szCs w:val="28"/>
        </w:rPr>
        <w:t xml:space="preserve"> areas in the United States with more than 1 million people, </w:t>
      </w:r>
      <w:r w:rsidRPr="00431EAE">
        <w:rPr>
          <w:b/>
          <w:sz w:val="28"/>
          <w:szCs w:val="28"/>
        </w:rPr>
        <w:t>17</w:t>
      </w:r>
      <w:r>
        <w:rPr>
          <w:sz w:val="28"/>
          <w:szCs w:val="28"/>
        </w:rPr>
        <w:t xml:space="preserve"> of them, or </w:t>
      </w:r>
      <w:r w:rsidRPr="00431EAE">
        <w:rPr>
          <w:b/>
          <w:sz w:val="28"/>
          <w:szCs w:val="28"/>
        </w:rPr>
        <w:t>32 percent</w:t>
      </w:r>
      <w:r>
        <w:rPr>
          <w:sz w:val="28"/>
          <w:szCs w:val="28"/>
        </w:rPr>
        <w:t xml:space="preserve"> of them, lie in the Heartland. These 17 large </w:t>
      </w:r>
      <w:r w:rsidRPr="006461DE">
        <w:rPr>
          <w:noProof/>
          <w:sz w:val="28"/>
          <w:szCs w:val="28"/>
        </w:rPr>
        <w:t>metropolitan</w:t>
      </w:r>
      <w:r>
        <w:rPr>
          <w:noProof/>
          <w:sz w:val="28"/>
          <w:szCs w:val="28"/>
        </w:rPr>
        <w:t>s</w:t>
      </w:r>
      <w:r>
        <w:rPr>
          <w:sz w:val="28"/>
          <w:szCs w:val="28"/>
        </w:rPr>
        <w:t xml:space="preserve"> </w:t>
      </w:r>
      <w:r w:rsidRPr="006461DE">
        <w:rPr>
          <w:noProof/>
          <w:sz w:val="28"/>
          <w:szCs w:val="28"/>
        </w:rPr>
        <w:t>are scattered</w:t>
      </w:r>
      <w:r>
        <w:rPr>
          <w:sz w:val="28"/>
          <w:szCs w:val="28"/>
        </w:rPr>
        <w:t xml:space="preserve"> across 12 states. </w:t>
      </w:r>
      <w:r w:rsidRPr="008B206A">
        <w:rPr>
          <w:b/>
          <w:sz w:val="28"/>
          <w:szCs w:val="28"/>
        </w:rPr>
        <w:t>Ohio</w:t>
      </w:r>
      <w:r>
        <w:rPr>
          <w:sz w:val="28"/>
          <w:szCs w:val="28"/>
        </w:rPr>
        <w:t xml:space="preserve"> has the most with 3, while </w:t>
      </w:r>
      <w:r w:rsidRPr="008B206A">
        <w:rPr>
          <w:b/>
          <w:sz w:val="28"/>
          <w:szCs w:val="28"/>
        </w:rPr>
        <w:t>Tennessee</w:t>
      </w:r>
      <w:r>
        <w:rPr>
          <w:sz w:val="28"/>
          <w:szCs w:val="28"/>
        </w:rPr>
        <w:t xml:space="preserve">, </w:t>
      </w:r>
      <w:r w:rsidRPr="008B206A">
        <w:rPr>
          <w:b/>
          <w:sz w:val="28"/>
          <w:szCs w:val="28"/>
        </w:rPr>
        <w:t>Missouri</w:t>
      </w:r>
      <w:r>
        <w:rPr>
          <w:sz w:val="28"/>
          <w:szCs w:val="28"/>
        </w:rPr>
        <w:t xml:space="preserve">, and </w:t>
      </w:r>
      <w:r w:rsidRPr="008B206A">
        <w:rPr>
          <w:b/>
          <w:sz w:val="28"/>
          <w:szCs w:val="28"/>
        </w:rPr>
        <w:t>Michigan</w:t>
      </w:r>
      <w:r>
        <w:rPr>
          <w:sz w:val="28"/>
          <w:szCs w:val="28"/>
        </w:rPr>
        <w:t xml:space="preserve"> all have 2.</w:t>
      </w:r>
    </w:p>
    <w:p w14:paraId="03EEE291" w14:textId="1F5E83E2" w:rsidR="00530C7E" w:rsidRDefault="00530C7E" w:rsidP="00530C7E">
      <w:pPr>
        <w:rPr>
          <w:sz w:val="28"/>
          <w:szCs w:val="28"/>
        </w:rPr>
      </w:pPr>
      <w:r>
        <w:rPr>
          <w:sz w:val="28"/>
          <w:szCs w:val="28"/>
        </w:rPr>
        <w:t xml:space="preserve">Large metropolitan areas in the Heartland have lower productivity than those in the rest of the country, however. In 2016, the per job GDP in large metro areas in the Heartland was </w:t>
      </w:r>
      <w:r w:rsidRPr="00374873">
        <w:rPr>
          <w:b/>
          <w:sz w:val="28"/>
          <w:szCs w:val="28"/>
        </w:rPr>
        <w:t>$</w:t>
      </w:r>
      <w:r>
        <w:rPr>
          <w:b/>
          <w:sz w:val="28"/>
          <w:szCs w:val="28"/>
        </w:rPr>
        <w:t>124,</w:t>
      </w:r>
      <w:r w:rsidR="00EE67A2">
        <w:rPr>
          <w:b/>
          <w:sz w:val="28"/>
          <w:szCs w:val="28"/>
        </w:rPr>
        <w:t>000</w:t>
      </w:r>
      <w:r>
        <w:rPr>
          <w:sz w:val="28"/>
          <w:szCs w:val="28"/>
        </w:rPr>
        <w:t>, compared to $145,</w:t>
      </w:r>
      <w:r w:rsidR="00EE67A2">
        <w:rPr>
          <w:sz w:val="28"/>
          <w:szCs w:val="28"/>
        </w:rPr>
        <w:t>000</w:t>
      </w:r>
      <w:r>
        <w:rPr>
          <w:sz w:val="28"/>
          <w:szCs w:val="28"/>
        </w:rPr>
        <w:t xml:space="preserve"> for large metro areas elsewhere. Among the Heartland’s large metro areas, </w:t>
      </w:r>
      <w:r>
        <w:rPr>
          <w:b/>
          <w:sz w:val="28"/>
          <w:szCs w:val="28"/>
        </w:rPr>
        <w:t xml:space="preserve">Chicago </w:t>
      </w:r>
      <w:r>
        <w:rPr>
          <w:sz w:val="28"/>
          <w:szCs w:val="28"/>
        </w:rPr>
        <w:t>had the highest per job GDP in 2016, at $136,</w:t>
      </w:r>
      <w:r w:rsidR="00EE67A2">
        <w:rPr>
          <w:sz w:val="28"/>
          <w:szCs w:val="28"/>
        </w:rPr>
        <w:t>000</w:t>
      </w:r>
      <w:r>
        <w:rPr>
          <w:sz w:val="28"/>
          <w:szCs w:val="28"/>
        </w:rPr>
        <w:t xml:space="preserve">. From 2010 to 2016, per job GDP in large metros in the Heartland saw little growth, increasing by an annual rate of just </w:t>
      </w:r>
      <w:r w:rsidRPr="00424ECB">
        <w:rPr>
          <w:b/>
          <w:sz w:val="28"/>
          <w:szCs w:val="28"/>
        </w:rPr>
        <w:t>0.06 percent</w:t>
      </w:r>
      <w:r>
        <w:rPr>
          <w:sz w:val="28"/>
          <w:szCs w:val="28"/>
        </w:rPr>
        <w:t xml:space="preserve">, the same productivity growth rate as non-Heartland large metros. The </w:t>
      </w:r>
      <w:r w:rsidRPr="00326C38">
        <w:rPr>
          <w:b/>
          <w:sz w:val="28"/>
          <w:szCs w:val="28"/>
        </w:rPr>
        <w:t>Louisville</w:t>
      </w:r>
      <w:r>
        <w:rPr>
          <w:sz w:val="28"/>
          <w:szCs w:val="28"/>
        </w:rPr>
        <w:t xml:space="preserve"> metropolitan area had the fastest per job GDP growth among large Heartland metros, growing at 1 percent annually.</w:t>
      </w:r>
    </w:p>
    <w:p w14:paraId="7E768BAB" w14:textId="538DDAF1" w:rsidR="00530C7E" w:rsidRDefault="00530C7E" w:rsidP="00530C7E">
      <w:pPr>
        <w:rPr>
          <w:sz w:val="28"/>
          <w:szCs w:val="28"/>
        </w:rPr>
      </w:pPr>
      <w:r w:rsidRPr="00E6319A">
        <w:rPr>
          <w:noProof/>
          <w:sz w:val="28"/>
          <w:szCs w:val="28"/>
        </w:rPr>
        <w:t>In terms of</w:t>
      </w:r>
      <w:r>
        <w:rPr>
          <w:sz w:val="28"/>
          <w:szCs w:val="28"/>
        </w:rPr>
        <w:t xml:space="preserve"> the region’s middle-sized metropolitan areas, containing between 250,000 and 1 million people, </w:t>
      </w:r>
      <w:r>
        <w:rPr>
          <w:b/>
          <w:sz w:val="28"/>
          <w:szCs w:val="28"/>
        </w:rPr>
        <w:t>Clarkesville</w:t>
      </w:r>
      <w:r w:rsidRPr="00C70E11">
        <w:rPr>
          <w:b/>
          <w:sz w:val="28"/>
          <w:szCs w:val="28"/>
        </w:rPr>
        <w:t xml:space="preserve">, </w:t>
      </w:r>
      <w:r>
        <w:rPr>
          <w:b/>
          <w:sz w:val="28"/>
          <w:szCs w:val="28"/>
        </w:rPr>
        <w:t>TN-KY</w:t>
      </w:r>
      <w:r>
        <w:rPr>
          <w:sz w:val="28"/>
          <w:szCs w:val="28"/>
        </w:rPr>
        <w:t xml:space="preserve">, bolstered by clusters in </w:t>
      </w:r>
      <w:r w:rsidRPr="0061571E">
        <w:rPr>
          <w:sz w:val="28"/>
          <w:szCs w:val="28"/>
        </w:rPr>
        <w:t>manufacturing and health care</w:t>
      </w:r>
      <w:r>
        <w:rPr>
          <w:sz w:val="28"/>
          <w:szCs w:val="28"/>
        </w:rPr>
        <w:t xml:space="preserve">, </w:t>
      </w:r>
      <w:r w:rsidRPr="00EE4BB1">
        <w:rPr>
          <w:sz w:val="28"/>
          <w:szCs w:val="28"/>
        </w:rPr>
        <w:t>led</w:t>
      </w:r>
      <w:r>
        <w:rPr>
          <w:sz w:val="28"/>
          <w:szCs w:val="28"/>
        </w:rPr>
        <w:t xml:space="preserve"> the Heartland with a per job GDP of $147,</w:t>
      </w:r>
      <w:r w:rsidR="00EE67A2">
        <w:rPr>
          <w:sz w:val="28"/>
          <w:szCs w:val="28"/>
        </w:rPr>
        <w:t>000</w:t>
      </w:r>
      <w:r>
        <w:rPr>
          <w:sz w:val="28"/>
          <w:szCs w:val="28"/>
        </w:rPr>
        <w:t xml:space="preserve"> in 2016. Other top performers also had specific clusters or innovation assets, such as </w:t>
      </w:r>
      <w:r>
        <w:rPr>
          <w:b/>
          <w:sz w:val="28"/>
          <w:szCs w:val="28"/>
        </w:rPr>
        <w:t>Baton Rouge, LA</w:t>
      </w:r>
      <w:r w:rsidRPr="00424ECB">
        <w:rPr>
          <w:sz w:val="28"/>
          <w:szCs w:val="28"/>
        </w:rPr>
        <w:t>’s</w:t>
      </w:r>
      <w:r w:rsidRPr="0036367C">
        <w:rPr>
          <w:b/>
          <w:sz w:val="28"/>
          <w:szCs w:val="28"/>
        </w:rPr>
        <w:t xml:space="preserve"> </w:t>
      </w:r>
      <w:r w:rsidRPr="00424ECB">
        <w:rPr>
          <w:noProof/>
          <w:sz w:val="28"/>
          <w:szCs w:val="28"/>
        </w:rPr>
        <w:t>major</w:t>
      </w:r>
      <w:r w:rsidRPr="00424ECB">
        <w:rPr>
          <w:sz w:val="28"/>
          <w:szCs w:val="28"/>
        </w:rPr>
        <w:t xml:space="preserve"> research university presence</w:t>
      </w:r>
      <w:r>
        <w:rPr>
          <w:sz w:val="28"/>
          <w:szCs w:val="28"/>
        </w:rPr>
        <w:t xml:space="preserve">, </w:t>
      </w:r>
      <w:r w:rsidRPr="00C968E6">
        <w:rPr>
          <w:b/>
          <w:sz w:val="28"/>
          <w:szCs w:val="28"/>
        </w:rPr>
        <w:t>Cedar Rapids, IA</w:t>
      </w:r>
      <w:r>
        <w:rPr>
          <w:sz w:val="28"/>
          <w:szCs w:val="28"/>
        </w:rPr>
        <w:t xml:space="preserve">’s focus on agribusiness and aerospace, and </w:t>
      </w:r>
      <w:r>
        <w:rPr>
          <w:b/>
          <w:sz w:val="28"/>
          <w:szCs w:val="28"/>
        </w:rPr>
        <w:t>Tulsa, OK</w:t>
      </w:r>
      <w:r>
        <w:rPr>
          <w:sz w:val="28"/>
          <w:szCs w:val="28"/>
        </w:rPr>
        <w:t xml:space="preserve">’s clusters aerospace, energy, and manufacturing. Each of these metros </w:t>
      </w:r>
      <w:r w:rsidRPr="006461DE">
        <w:rPr>
          <w:noProof/>
          <w:sz w:val="28"/>
          <w:szCs w:val="28"/>
        </w:rPr>
        <w:t>ha</w:t>
      </w:r>
      <w:r>
        <w:rPr>
          <w:noProof/>
          <w:sz w:val="28"/>
          <w:szCs w:val="28"/>
        </w:rPr>
        <w:t>s</w:t>
      </w:r>
      <w:r>
        <w:rPr>
          <w:sz w:val="28"/>
          <w:szCs w:val="28"/>
        </w:rPr>
        <w:t xml:space="preserve"> a per job GDP above $125,000. Meanwhile, </w:t>
      </w:r>
      <w:r w:rsidRPr="00EE4BB1">
        <w:rPr>
          <w:b/>
          <w:sz w:val="28"/>
          <w:szCs w:val="28"/>
        </w:rPr>
        <w:t>Flint, MI</w:t>
      </w:r>
      <w:r w:rsidRPr="00EE4BB1">
        <w:rPr>
          <w:sz w:val="28"/>
          <w:szCs w:val="28"/>
        </w:rPr>
        <w:t xml:space="preserve"> </w:t>
      </w:r>
      <w:r>
        <w:rPr>
          <w:sz w:val="28"/>
          <w:szCs w:val="28"/>
        </w:rPr>
        <w:t>has begun to recover after being hard hit by decades of deindustrialization. It posted the fastest productivity growth of any mid-sized metro in the Heartland from 2010-2016, at 1.9 percent annual growth.</w:t>
      </w:r>
    </w:p>
    <w:p w14:paraId="7EDFB4A9" w14:textId="0EDB88AB" w:rsidR="00DA475E" w:rsidRDefault="000A338D" w:rsidP="00DA475E">
      <w:pPr>
        <w:rPr>
          <w:color w:val="FF0000"/>
          <w:sz w:val="28"/>
          <w:szCs w:val="28"/>
        </w:rPr>
      </w:pPr>
      <w:r>
        <w:rPr>
          <w:noProof/>
          <w:color w:val="FF0000"/>
          <w:sz w:val="28"/>
          <w:szCs w:val="28"/>
        </w:rPr>
        <w:drawing>
          <wp:inline distT="0" distB="0" distL="0" distR="0" wp14:anchorId="5F196FCA" wp14:editId="067864AD">
            <wp:extent cx="5852160" cy="458014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2160" cy="4580142"/>
                    </a:xfrm>
                    <a:prstGeom prst="rect">
                      <a:avLst/>
                    </a:prstGeom>
                    <a:noFill/>
                  </pic:spPr>
                </pic:pic>
              </a:graphicData>
            </a:graphic>
          </wp:inline>
        </w:drawing>
      </w:r>
    </w:p>
    <w:p w14:paraId="6722AF6D" w14:textId="77777777" w:rsidR="00DA475E" w:rsidRDefault="00DA475E" w:rsidP="00DA475E">
      <w:pPr>
        <w:rPr>
          <w:rFonts w:ascii="Arial" w:hAnsi="Arial" w:cs="Arial"/>
          <w:i/>
          <w:sz w:val="20"/>
          <w:szCs w:val="28"/>
        </w:rPr>
      </w:pPr>
      <w:r w:rsidRPr="00816B1C">
        <w:rPr>
          <w:rFonts w:ascii="Arial" w:hAnsi="Arial" w:cs="Arial"/>
          <w:i/>
          <w:sz w:val="20"/>
          <w:szCs w:val="28"/>
        </w:rPr>
        <w:t>Source: Brookings analysis of Emsi and QCEW data</w:t>
      </w:r>
    </w:p>
    <w:p w14:paraId="38B0E880" w14:textId="19655D27" w:rsidR="00DA475E" w:rsidRPr="00816B1C" w:rsidRDefault="000A338D" w:rsidP="00DA475E">
      <w:pPr>
        <w:rPr>
          <w:rFonts w:ascii="Arial" w:hAnsi="Arial" w:cs="Arial"/>
          <w:i/>
          <w:sz w:val="20"/>
          <w:szCs w:val="28"/>
        </w:rPr>
      </w:pPr>
      <w:r>
        <w:rPr>
          <w:noProof/>
        </w:rPr>
        <w:drawing>
          <wp:inline distT="0" distB="0" distL="0" distR="0" wp14:anchorId="60B36AF8" wp14:editId="0D2335A1">
            <wp:extent cx="5943600" cy="32004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86036F">
        <w:rPr>
          <w:rFonts w:ascii="Arial" w:hAnsi="Arial" w:cs="Arial"/>
          <w:i/>
          <w:sz w:val="20"/>
          <w:szCs w:val="28"/>
        </w:rPr>
        <w:t xml:space="preserve"> </w:t>
      </w:r>
    </w:p>
    <w:p w14:paraId="6FE633A3" w14:textId="30841B77" w:rsidR="00DA475E" w:rsidRDefault="00DA475E">
      <w:r>
        <w:br w:type="page"/>
      </w:r>
    </w:p>
    <w:p w14:paraId="47CD89A0" w14:textId="77777777" w:rsidR="002B3A23" w:rsidRDefault="002B3A23" w:rsidP="002B3A23">
      <w:pPr>
        <w:rPr>
          <w:color w:val="FF0000"/>
          <w:sz w:val="24"/>
          <w:szCs w:val="24"/>
        </w:rPr>
      </w:pPr>
      <w:r w:rsidRPr="0077605B">
        <w:rPr>
          <w:color w:val="FF0000"/>
          <w:sz w:val="24"/>
          <w:szCs w:val="24"/>
        </w:rPr>
        <w:t>Sidebar</w:t>
      </w:r>
    </w:p>
    <w:p w14:paraId="4D26C3DE" w14:textId="77777777" w:rsidR="0002335E" w:rsidRPr="0077605B" w:rsidRDefault="0002335E" w:rsidP="0002335E">
      <w:pPr>
        <w:pStyle w:val="Heading5"/>
        <w:pBdr>
          <w:top w:val="single" w:sz="4" w:space="1" w:color="auto"/>
          <w:left w:val="single" w:sz="4" w:space="4" w:color="auto"/>
          <w:bottom w:val="single" w:sz="4" w:space="1" w:color="auto"/>
          <w:right w:val="single" w:sz="4" w:space="4" w:color="auto"/>
        </w:pBdr>
        <w:shd w:val="clear" w:color="auto" w:fill="D9D9D9" w:themeFill="background1" w:themeFillShade="D9"/>
      </w:pPr>
      <w:bookmarkStart w:id="44" w:name="_Toc522092139"/>
      <w:r>
        <w:t xml:space="preserve">Small metro and micropolitan </w:t>
      </w:r>
      <w:bookmarkEnd w:id="44"/>
      <w:r>
        <w:t>areas</w:t>
      </w:r>
    </w:p>
    <w:p w14:paraId="6334E7C6"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Since 2010 smaller metropolitan and non-metropolitan areas have lost significant economic ground to larger communities. This has not been welcome news for the Heartland, as on balance the region </w:t>
      </w:r>
      <w:r w:rsidRPr="00E163F8">
        <w:rPr>
          <w:sz w:val="28"/>
          <w:szCs w:val="28"/>
        </w:rPr>
        <w:t>is less urban than the rest of the country, with a greater proportion of its p</w:t>
      </w:r>
      <w:r>
        <w:rPr>
          <w:sz w:val="28"/>
          <w:szCs w:val="28"/>
        </w:rPr>
        <w:t>opulation living in small metro areas (with more than 50,000 people but fewer than 250,000), “micropolitan” areas (with 10,000 to 50,000 people),</w:t>
      </w:r>
      <w:r w:rsidRPr="00E163F8">
        <w:rPr>
          <w:sz w:val="28"/>
          <w:szCs w:val="28"/>
        </w:rPr>
        <w:t xml:space="preserve"> and </w:t>
      </w:r>
      <w:r>
        <w:rPr>
          <w:sz w:val="28"/>
          <w:szCs w:val="28"/>
        </w:rPr>
        <w:t>non-metropolitan areas.</w:t>
      </w:r>
    </w:p>
    <w:p w14:paraId="7FAC85BF"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And yet, while the Heartland’s 384 small metropolitan and micropolitan areas tend to have lower output than larger areas, significant variation prevails. What’s more, many smaller communities have actually shown strong economic performance in recent years, outperforming not only their non-Heartland counterparts, but also many larger areas across the country. </w:t>
      </w:r>
    </w:p>
    <w:p w14:paraId="1893E308"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Some of these communities have parlayed a specific industry into successful growth. For example, the recreational vehicle industry has turned </w:t>
      </w:r>
      <w:r w:rsidRPr="00EE2799">
        <w:rPr>
          <w:b/>
          <w:sz w:val="28"/>
          <w:szCs w:val="28"/>
        </w:rPr>
        <w:t>Elkhart-Goshen, I</w:t>
      </w:r>
      <w:r>
        <w:rPr>
          <w:b/>
          <w:sz w:val="28"/>
          <w:szCs w:val="28"/>
        </w:rPr>
        <w:t>nd.</w:t>
      </w:r>
      <w:r>
        <w:rPr>
          <w:sz w:val="28"/>
          <w:szCs w:val="28"/>
        </w:rPr>
        <w:t xml:space="preserve"> into the fastest-growing small metro area in the United States. Likewise, energy has driven high per capita GDP in fossil fuel-rich micropolitan areas such as </w:t>
      </w:r>
      <w:r w:rsidRPr="00664E8C">
        <w:rPr>
          <w:b/>
          <w:sz w:val="28"/>
          <w:szCs w:val="28"/>
        </w:rPr>
        <w:t>Williston, N</w:t>
      </w:r>
      <w:r>
        <w:rPr>
          <w:b/>
          <w:sz w:val="28"/>
          <w:szCs w:val="28"/>
        </w:rPr>
        <w:t>.</w:t>
      </w:r>
      <w:r w:rsidRPr="00664E8C">
        <w:rPr>
          <w:b/>
          <w:sz w:val="28"/>
          <w:szCs w:val="28"/>
        </w:rPr>
        <w:t>D</w:t>
      </w:r>
      <w:r>
        <w:rPr>
          <w:b/>
          <w:sz w:val="28"/>
          <w:szCs w:val="28"/>
        </w:rPr>
        <w:t>.</w:t>
      </w:r>
      <w:r>
        <w:rPr>
          <w:sz w:val="28"/>
          <w:szCs w:val="28"/>
        </w:rPr>
        <w:t xml:space="preserve"> and </w:t>
      </w:r>
      <w:r w:rsidRPr="00664E8C">
        <w:rPr>
          <w:b/>
          <w:sz w:val="28"/>
          <w:szCs w:val="28"/>
        </w:rPr>
        <w:t>Dickinson, N</w:t>
      </w:r>
      <w:r>
        <w:rPr>
          <w:b/>
          <w:sz w:val="28"/>
          <w:szCs w:val="28"/>
        </w:rPr>
        <w:t>.</w:t>
      </w:r>
      <w:r w:rsidRPr="00664E8C">
        <w:rPr>
          <w:b/>
          <w:sz w:val="28"/>
          <w:szCs w:val="28"/>
        </w:rPr>
        <w:t>D</w:t>
      </w:r>
      <w:r>
        <w:rPr>
          <w:b/>
          <w:sz w:val="28"/>
          <w:szCs w:val="28"/>
        </w:rPr>
        <w:t>.</w:t>
      </w:r>
      <w:r w:rsidRPr="003C7F6F">
        <w:rPr>
          <w:sz w:val="28"/>
          <w:szCs w:val="28"/>
        </w:rPr>
        <w:t>, as well</w:t>
      </w:r>
      <w:r>
        <w:rPr>
          <w:sz w:val="28"/>
          <w:szCs w:val="28"/>
        </w:rPr>
        <w:t xml:space="preserve"> as small metropolitan refining centers like </w:t>
      </w:r>
      <w:r w:rsidRPr="003C7F6F">
        <w:rPr>
          <w:b/>
          <w:sz w:val="28"/>
          <w:szCs w:val="28"/>
        </w:rPr>
        <w:t>Lake Charles, L</w:t>
      </w:r>
      <w:r>
        <w:rPr>
          <w:b/>
          <w:sz w:val="28"/>
          <w:szCs w:val="28"/>
        </w:rPr>
        <w:t>a</w:t>
      </w:r>
      <w:r>
        <w:rPr>
          <w:sz w:val="28"/>
          <w:szCs w:val="28"/>
        </w:rPr>
        <w:t>.</w:t>
      </w:r>
    </w:p>
    <w:p w14:paraId="7C795A15"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With that said, though, other communities have succeeded in growing faster than the nation by working proactively to establish growth strategies focused on knowledge assets, local know-how, and emerging advanced industry clusters. Five such “micropolitan success stories” were highlighted earlier this year by the Walton Family Foundation and demonstrate the potential of Heartland places and leadership.</w:t>
      </w:r>
      <w:r>
        <w:rPr>
          <w:rStyle w:val="EndnoteReference"/>
          <w:sz w:val="28"/>
          <w:szCs w:val="28"/>
        </w:rPr>
        <w:endnoteReference w:id="28"/>
      </w:r>
      <w:r>
        <w:rPr>
          <w:sz w:val="28"/>
          <w:szCs w:val="28"/>
        </w:rPr>
        <w:t xml:space="preserve"> Among these communities is </w:t>
      </w:r>
      <w:r w:rsidRPr="0065346F">
        <w:rPr>
          <w:b/>
          <w:sz w:val="28"/>
          <w:szCs w:val="28"/>
        </w:rPr>
        <w:t>Oxford, M</w:t>
      </w:r>
      <w:r>
        <w:rPr>
          <w:b/>
          <w:sz w:val="28"/>
          <w:szCs w:val="28"/>
        </w:rPr>
        <w:t>iss.</w:t>
      </w:r>
      <w:r w:rsidRPr="0065346F">
        <w:rPr>
          <w:sz w:val="28"/>
          <w:szCs w:val="28"/>
        </w:rPr>
        <w:t xml:space="preserve">, </w:t>
      </w:r>
      <w:r>
        <w:rPr>
          <w:sz w:val="28"/>
          <w:szCs w:val="28"/>
        </w:rPr>
        <w:t xml:space="preserve">which </w:t>
      </w:r>
      <w:r w:rsidRPr="0065346F">
        <w:rPr>
          <w:sz w:val="28"/>
          <w:szCs w:val="28"/>
        </w:rPr>
        <w:t xml:space="preserve">has leveraged the presence of the University of Mississippi to facilitate both a well-educated workforce and a pipeline of new firms. This has helped turn it into the 22nd-fastest growing micropolitan community in the Heartland. </w:t>
      </w:r>
      <w:r>
        <w:rPr>
          <w:sz w:val="28"/>
          <w:szCs w:val="28"/>
        </w:rPr>
        <w:t xml:space="preserve">Meanwhile, </w:t>
      </w:r>
      <w:r w:rsidRPr="0065346F">
        <w:rPr>
          <w:b/>
          <w:sz w:val="28"/>
          <w:szCs w:val="28"/>
        </w:rPr>
        <w:t xml:space="preserve">Jasper, </w:t>
      </w:r>
      <w:r>
        <w:rPr>
          <w:b/>
          <w:sz w:val="28"/>
          <w:szCs w:val="28"/>
        </w:rPr>
        <w:t>Ind.</w:t>
      </w:r>
      <w:r>
        <w:rPr>
          <w:sz w:val="28"/>
          <w:szCs w:val="28"/>
        </w:rPr>
        <w:t xml:space="preserve"> stands out for its strategic economic and workforce development programs. These programs include investments in “smart” infrastructure like a fiber optics buildout, as well as conditional tax credits to increase worker training, which are contingent on new job creation. Other “micropolitan success stories” include Findlay, Okla.; Brookings, S.D.; and Ardmore, Okla.</w:t>
      </w:r>
    </w:p>
    <w:p w14:paraId="5681CFF6" w14:textId="77777777" w:rsidR="0002335E"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p>
    <w:p w14:paraId="4D1405C8" w14:textId="77777777" w:rsidR="0002335E" w:rsidRPr="001A2DD2" w:rsidRDefault="0002335E" w:rsidP="0002335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color w:val="FF0000"/>
          <w:sz w:val="28"/>
          <w:szCs w:val="28"/>
        </w:rPr>
      </w:pPr>
      <w:commentRangeStart w:id="45"/>
      <w:r>
        <w:rPr>
          <w:color w:val="FF0000"/>
          <w:sz w:val="28"/>
          <w:szCs w:val="28"/>
        </w:rPr>
        <w:t>[insert stock photo of either</w:t>
      </w:r>
      <w:r w:rsidRPr="001A2DD2">
        <w:rPr>
          <w:color w:val="FF0000"/>
          <w:sz w:val="28"/>
          <w:szCs w:val="28"/>
        </w:rPr>
        <w:t xml:space="preserve"> O</w:t>
      </w:r>
      <w:r>
        <w:rPr>
          <w:color w:val="FF0000"/>
          <w:sz w:val="28"/>
          <w:szCs w:val="28"/>
        </w:rPr>
        <w:t xml:space="preserve">xford, MI, </w:t>
      </w:r>
      <w:r w:rsidRPr="001A2DD2">
        <w:rPr>
          <w:color w:val="FF0000"/>
          <w:sz w:val="28"/>
          <w:szCs w:val="28"/>
        </w:rPr>
        <w:t>e.g. University of Mississippi</w:t>
      </w:r>
      <w:r>
        <w:rPr>
          <w:color w:val="FF0000"/>
          <w:sz w:val="28"/>
          <w:szCs w:val="28"/>
        </w:rPr>
        <w:t xml:space="preserve"> or Oxford City Hall, or Jasper, IN, e.g. county courthouse or riverfront</w:t>
      </w:r>
      <w:r w:rsidRPr="001A2DD2">
        <w:rPr>
          <w:color w:val="FF0000"/>
          <w:sz w:val="28"/>
          <w:szCs w:val="28"/>
        </w:rPr>
        <w:t>]</w:t>
      </w:r>
      <w:commentRangeEnd w:id="45"/>
      <w:r>
        <w:rPr>
          <w:rStyle w:val="CommentReference"/>
        </w:rPr>
        <w:commentReference w:id="45"/>
      </w:r>
    </w:p>
    <w:p w14:paraId="2658BCF0" w14:textId="76E4E9A8" w:rsidR="0077605B" w:rsidRDefault="0077605B">
      <w:pPr>
        <w:rPr>
          <w:b/>
          <w:sz w:val="40"/>
          <w:szCs w:val="40"/>
        </w:rPr>
      </w:pPr>
      <w:r>
        <w:rPr>
          <w:b/>
          <w:sz w:val="40"/>
          <w:szCs w:val="40"/>
        </w:rPr>
        <w:br w:type="page"/>
      </w:r>
    </w:p>
    <w:p w14:paraId="7A8D08F4" w14:textId="77777777" w:rsidR="0076783D" w:rsidRPr="00B106C6" w:rsidRDefault="0076783D" w:rsidP="0076783D">
      <w:pPr>
        <w:rPr>
          <w:color w:val="FF0000"/>
          <w:sz w:val="24"/>
          <w:szCs w:val="24"/>
        </w:rPr>
      </w:pPr>
      <w:r>
        <w:rPr>
          <w:color w:val="FF0000"/>
          <w:sz w:val="24"/>
          <w:szCs w:val="24"/>
        </w:rPr>
        <w:t>Sub section title page</w:t>
      </w:r>
    </w:p>
    <w:p w14:paraId="538C4C3E" w14:textId="77777777" w:rsidR="0002335E" w:rsidRPr="00493834" w:rsidRDefault="0002335E" w:rsidP="0002335E">
      <w:pPr>
        <w:pStyle w:val="Heading3"/>
      </w:pPr>
      <w:bookmarkStart w:id="46" w:name="_Toc522092140"/>
      <w:r>
        <w:t>Infrastructure</w:t>
      </w:r>
      <w:bookmarkEnd w:id="46"/>
    </w:p>
    <w:p w14:paraId="4855D5B8" w14:textId="77777777" w:rsidR="0002335E" w:rsidRDefault="0002335E" w:rsidP="0002335E">
      <w:pPr>
        <w:rPr>
          <w:sz w:val="28"/>
          <w:szCs w:val="28"/>
        </w:rPr>
      </w:pPr>
      <w:r>
        <w:rPr>
          <w:sz w:val="28"/>
          <w:szCs w:val="28"/>
        </w:rPr>
        <w:t xml:space="preserve">The factbook’s indices show that while some of the Heartland’s infrastructure assets are conducive to economic growth and inclusion, several </w:t>
      </w:r>
      <w:r w:rsidRPr="00E6319A">
        <w:rPr>
          <w:noProof/>
          <w:sz w:val="28"/>
          <w:szCs w:val="28"/>
        </w:rPr>
        <w:t>important</w:t>
      </w:r>
      <w:r>
        <w:rPr>
          <w:sz w:val="28"/>
          <w:szCs w:val="28"/>
        </w:rPr>
        <w:t xml:space="preserve"> gaps </w:t>
      </w:r>
      <w:r w:rsidRPr="006461DE">
        <w:rPr>
          <w:noProof/>
          <w:sz w:val="28"/>
          <w:szCs w:val="28"/>
        </w:rPr>
        <w:t>still remain</w:t>
      </w:r>
      <w:r>
        <w:rPr>
          <w:sz w:val="28"/>
          <w:szCs w:val="28"/>
        </w:rPr>
        <w:t>.</w:t>
      </w:r>
    </w:p>
    <w:p w14:paraId="1FF4BC9A" w14:textId="77777777" w:rsidR="0002335E" w:rsidRPr="00AC5D8D" w:rsidRDefault="0002335E" w:rsidP="0002335E">
      <w:pPr>
        <w:rPr>
          <w:sz w:val="28"/>
          <w:szCs w:val="28"/>
        </w:rPr>
      </w:pPr>
      <w:r w:rsidRPr="00AC5D8D">
        <w:rPr>
          <w:sz w:val="28"/>
          <w:szCs w:val="28"/>
        </w:rPr>
        <w:t>Large communities’ agglomeration economies give them significant advantages over smaller communities, and since the</w:t>
      </w:r>
      <w:r>
        <w:rPr>
          <w:sz w:val="28"/>
          <w:szCs w:val="28"/>
        </w:rPr>
        <w:t xml:space="preserve"> end of the Great </w:t>
      </w:r>
      <w:r w:rsidRPr="006461DE">
        <w:rPr>
          <w:noProof/>
          <w:sz w:val="28"/>
          <w:szCs w:val="28"/>
        </w:rPr>
        <w:t>Recession</w:t>
      </w:r>
      <w:r>
        <w:rPr>
          <w:noProof/>
          <w:sz w:val="28"/>
          <w:szCs w:val="28"/>
        </w:rPr>
        <w:t>,</w:t>
      </w:r>
      <w:r>
        <w:rPr>
          <w:sz w:val="28"/>
          <w:szCs w:val="28"/>
        </w:rPr>
        <w:t xml:space="preserve"> these advantages have</w:t>
      </w:r>
      <w:r w:rsidRPr="00AC5D8D">
        <w:rPr>
          <w:sz w:val="28"/>
          <w:szCs w:val="28"/>
        </w:rPr>
        <w:t xml:space="preserve"> been reflected </w:t>
      </w:r>
      <w:r>
        <w:rPr>
          <w:sz w:val="28"/>
          <w:szCs w:val="28"/>
        </w:rPr>
        <w:t xml:space="preserve">in </w:t>
      </w:r>
      <w:r w:rsidRPr="00AC5D8D">
        <w:rPr>
          <w:sz w:val="28"/>
          <w:szCs w:val="28"/>
        </w:rPr>
        <w:t>large metro areas’ faster growth relative to their smaller counterparts.</w:t>
      </w:r>
      <w:r>
        <w:rPr>
          <w:sz w:val="28"/>
          <w:szCs w:val="28"/>
        </w:rPr>
        <w:t xml:space="preserve"> Given this, t</w:t>
      </w:r>
      <w:r w:rsidRPr="00AC5D8D">
        <w:rPr>
          <w:sz w:val="28"/>
          <w:szCs w:val="28"/>
        </w:rPr>
        <w:t>he Heartland’s more rural character</w:t>
      </w:r>
      <w:r>
        <w:rPr>
          <w:sz w:val="28"/>
          <w:szCs w:val="28"/>
        </w:rPr>
        <w:t xml:space="preserve"> </w:t>
      </w:r>
      <w:r w:rsidRPr="00AC5D8D">
        <w:rPr>
          <w:sz w:val="28"/>
          <w:szCs w:val="28"/>
        </w:rPr>
        <w:t xml:space="preserve">relative to the rest of the country </w:t>
      </w:r>
      <w:r>
        <w:rPr>
          <w:sz w:val="28"/>
          <w:szCs w:val="28"/>
        </w:rPr>
        <w:t xml:space="preserve">may well be </w:t>
      </w:r>
      <w:r w:rsidRPr="00AC5D8D">
        <w:rPr>
          <w:sz w:val="28"/>
          <w:szCs w:val="28"/>
        </w:rPr>
        <w:t>contribut</w:t>
      </w:r>
      <w:r>
        <w:rPr>
          <w:sz w:val="28"/>
          <w:szCs w:val="28"/>
        </w:rPr>
        <w:t>ing</w:t>
      </w:r>
      <w:r w:rsidRPr="00AC5D8D">
        <w:rPr>
          <w:sz w:val="28"/>
          <w:szCs w:val="28"/>
        </w:rPr>
        <w:t xml:space="preserve"> to its slower population and output growth in recent years.</w:t>
      </w:r>
    </w:p>
    <w:p w14:paraId="0AF421BC" w14:textId="77777777" w:rsidR="0002335E" w:rsidRPr="00AC5D8D" w:rsidRDefault="0002335E" w:rsidP="0002335E">
      <w:pPr>
        <w:rPr>
          <w:sz w:val="28"/>
          <w:szCs w:val="28"/>
        </w:rPr>
      </w:pPr>
      <w:r w:rsidRPr="00AC5D8D">
        <w:rPr>
          <w:sz w:val="28"/>
          <w:szCs w:val="28"/>
        </w:rPr>
        <w:t>Housing values in the region</w:t>
      </w:r>
      <w:r>
        <w:rPr>
          <w:sz w:val="28"/>
          <w:szCs w:val="28"/>
        </w:rPr>
        <w:t>, meanwhile,</w:t>
      </w:r>
      <w:r w:rsidRPr="00AC5D8D">
        <w:rPr>
          <w:sz w:val="28"/>
          <w:szCs w:val="28"/>
        </w:rPr>
        <w:t xml:space="preserve"> are significantly lower than in the rest of the </w:t>
      </w:r>
      <w:r w:rsidRPr="006461DE">
        <w:rPr>
          <w:noProof/>
          <w:sz w:val="28"/>
          <w:szCs w:val="28"/>
        </w:rPr>
        <w:t>country</w:t>
      </w:r>
      <w:r w:rsidRPr="00AC5D8D">
        <w:rPr>
          <w:sz w:val="28"/>
          <w:szCs w:val="28"/>
        </w:rPr>
        <w:t xml:space="preserve"> and are growing at a slower rate. </w:t>
      </w:r>
      <w:r w:rsidRPr="006461DE">
        <w:rPr>
          <w:noProof/>
          <w:sz w:val="28"/>
          <w:szCs w:val="28"/>
        </w:rPr>
        <w:t>This</w:t>
      </w:r>
      <w:r w:rsidRPr="00AC5D8D">
        <w:rPr>
          <w:sz w:val="28"/>
          <w:szCs w:val="28"/>
        </w:rPr>
        <w:t xml:space="preserve"> enables families to become homeowners with greater ease, but also makes it more difficult for </w:t>
      </w:r>
      <w:r w:rsidRPr="006461DE">
        <w:rPr>
          <w:noProof/>
          <w:sz w:val="28"/>
          <w:szCs w:val="28"/>
        </w:rPr>
        <w:t>middle</w:t>
      </w:r>
      <w:r>
        <w:rPr>
          <w:noProof/>
          <w:sz w:val="28"/>
          <w:szCs w:val="28"/>
        </w:rPr>
        <w:t>-</w:t>
      </w:r>
      <w:r w:rsidRPr="006461DE">
        <w:rPr>
          <w:noProof/>
          <w:sz w:val="28"/>
          <w:szCs w:val="28"/>
        </w:rPr>
        <w:t>class</w:t>
      </w:r>
      <w:r w:rsidRPr="00AC5D8D">
        <w:rPr>
          <w:sz w:val="28"/>
          <w:szCs w:val="28"/>
        </w:rPr>
        <w:t xml:space="preserve"> families to build home equity-based wealth.</w:t>
      </w:r>
    </w:p>
    <w:p w14:paraId="52BEEF34" w14:textId="77777777" w:rsidR="0002335E" w:rsidRPr="00AC5D8D" w:rsidRDefault="0002335E" w:rsidP="0002335E">
      <w:pPr>
        <w:rPr>
          <w:sz w:val="28"/>
          <w:szCs w:val="28"/>
        </w:rPr>
      </w:pPr>
      <w:r>
        <w:rPr>
          <w:sz w:val="28"/>
          <w:szCs w:val="28"/>
        </w:rPr>
        <w:t xml:space="preserve">And then there is broadband access. </w:t>
      </w:r>
      <w:r w:rsidRPr="00AC5D8D">
        <w:rPr>
          <w:sz w:val="28"/>
          <w:szCs w:val="28"/>
        </w:rPr>
        <w:t>Broadband internet access is perhaps the most critical infrastructure component for linking Americans to the modern digital economy. However, the more rural nature of the Heartland means that Heartland residents lack access to high-speed broadband at nearly twice the rate as in the rest of the country.</w:t>
      </w:r>
      <w:r>
        <w:rPr>
          <w:sz w:val="28"/>
          <w:szCs w:val="28"/>
        </w:rPr>
        <w:t xml:space="preserve"> S</w:t>
      </w:r>
      <w:r w:rsidRPr="00AC5D8D">
        <w:rPr>
          <w:sz w:val="28"/>
          <w:szCs w:val="28"/>
        </w:rPr>
        <w:t xml:space="preserve">everal </w:t>
      </w:r>
      <w:r>
        <w:rPr>
          <w:sz w:val="28"/>
          <w:szCs w:val="28"/>
        </w:rPr>
        <w:t xml:space="preserve">Heartland </w:t>
      </w:r>
      <w:r w:rsidRPr="00AC5D8D">
        <w:rPr>
          <w:sz w:val="28"/>
          <w:szCs w:val="28"/>
        </w:rPr>
        <w:t>states, including Wisconsin, South Dakota, Minnesota, and Kansas, have achieved near-universal broadband coverage</w:t>
      </w:r>
      <w:r>
        <w:rPr>
          <w:sz w:val="28"/>
          <w:szCs w:val="28"/>
        </w:rPr>
        <w:t>, but there remain large access gaps across the region</w:t>
      </w:r>
      <w:r w:rsidRPr="00AC5D8D">
        <w:rPr>
          <w:sz w:val="28"/>
          <w:szCs w:val="28"/>
        </w:rPr>
        <w:t>.</w:t>
      </w:r>
    </w:p>
    <w:p w14:paraId="4B5F64B5" w14:textId="0EB175ED" w:rsidR="00DA475E" w:rsidRDefault="00DA475E">
      <w:r>
        <w:br w:type="page"/>
      </w:r>
    </w:p>
    <w:p w14:paraId="19B814DA" w14:textId="77777777" w:rsidR="0002335E" w:rsidRPr="00EB2494" w:rsidRDefault="0002335E" w:rsidP="0002335E">
      <w:pPr>
        <w:pStyle w:val="Heading4"/>
      </w:pPr>
      <w:bookmarkStart w:id="47" w:name="_Toc522092141"/>
      <w:r>
        <w:t>Growth by community type</w:t>
      </w:r>
      <w:bookmarkEnd w:id="47"/>
    </w:p>
    <w:p w14:paraId="4604ABAA" w14:textId="77777777" w:rsidR="0002335E" w:rsidRDefault="0002335E" w:rsidP="0002335E">
      <w:pPr>
        <w:rPr>
          <w:sz w:val="28"/>
          <w:szCs w:val="28"/>
        </w:rPr>
      </w:pPr>
      <w:r>
        <w:rPr>
          <w:sz w:val="28"/>
          <w:szCs w:val="28"/>
        </w:rPr>
        <w:t xml:space="preserve">The distribution of population and development across space </w:t>
      </w:r>
      <w:r w:rsidRPr="00E6319A">
        <w:rPr>
          <w:noProof/>
          <w:sz w:val="28"/>
          <w:szCs w:val="28"/>
        </w:rPr>
        <w:t>has</w:t>
      </w:r>
      <w:r>
        <w:rPr>
          <w:sz w:val="28"/>
          <w:szCs w:val="28"/>
        </w:rPr>
        <w:t xml:space="preserve"> an under-recognized but dramatic influence on economic outcomes. Since the Great Recession, for example, populous large-metro counties have seen significantly faster population, employment, and output growth, both in the Heartland and throughout the United States, while their less </w:t>
      </w:r>
      <w:r w:rsidRPr="006461DE">
        <w:rPr>
          <w:noProof/>
          <w:sz w:val="28"/>
          <w:szCs w:val="28"/>
        </w:rPr>
        <w:t>populous</w:t>
      </w:r>
      <w:r>
        <w:rPr>
          <w:sz w:val="28"/>
          <w:szCs w:val="28"/>
        </w:rPr>
        <w:t xml:space="preserve"> counterparts experienced slower growth, which declined in direct relationship to county population.</w:t>
      </w:r>
      <w:r>
        <w:rPr>
          <w:rStyle w:val="EndnoteReference"/>
          <w:sz w:val="28"/>
          <w:szCs w:val="28"/>
        </w:rPr>
        <w:endnoteReference w:id="29"/>
      </w:r>
      <w:r>
        <w:rPr>
          <w:sz w:val="28"/>
          <w:szCs w:val="28"/>
        </w:rPr>
        <w:t xml:space="preserve"> </w:t>
      </w:r>
    </w:p>
    <w:p w14:paraId="3C3A79A4" w14:textId="77777777" w:rsidR="0002335E" w:rsidRDefault="0002335E" w:rsidP="0002335E">
      <w:pPr>
        <w:rPr>
          <w:sz w:val="28"/>
          <w:szCs w:val="28"/>
        </w:rPr>
      </w:pPr>
      <w:r>
        <w:rPr>
          <w:sz w:val="28"/>
          <w:szCs w:val="28"/>
        </w:rPr>
        <w:t xml:space="preserve">These trends bear watching. Compared to the rest of the United States, the Heartland is significantly less urban and considerably more small-town and rural. In 2017, for example, </w:t>
      </w:r>
      <w:r w:rsidRPr="00DF3D75">
        <w:rPr>
          <w:b/>
          <w:sz w:val="28"/>
          <w:szCs w:val="28"/>
        </w:rPr>
        <w:t>75.5 percent</w:t>
      </w:r>
      <w:r>
        <w:rPr>
          <w:sz w:val="28"/>
          <w:szCs w:val="28"/>
        </w:rPr>
        <w:t xml:space="preserve"> of the Heartland lived in a small, medium, or large metropolitan area, while </w:t>
      </w:r>
      <w:r w:rsidRPr="00DF3D75">
        <w:rPr>
          <w:b/>
          <w:sz w:val="28"/>
          <w:szCs w:val="28"/>
        </w:rPr>
        <w:t>24.6 percent</w:t>
      </w:r>
      <w:r>
        <w:rPr>
          <w:sz w:val="28"/>
          <w:szCs w:val="28"/>
        </w:rPr>
        <w:t xml:space="preserve"> lived in a “micropolitan” or rural area.</w:t>
      </w:r>
      <w:r>
        <w:rPr>
          <w:rStyle w:val="EndnoteReference"/>
          <w:sz w:val="28"/>
          <w:szCs w:val="28"/>
        </w:rPr>
        <w:endnoteReference w:id="30"/>
      </w:r>
      <w:r>
        <w:rPr>
          <w:sz w:val="28"/>
          <w:szCs w:val="28"/>
        </w:rPr>
        <w:t xml:space="preserve"> In non-Heartland states, by contrast, 90.4 percent of individuals lived in a metropolitan area, while only 9.6 percent lived in a micropolitan or rural area. The Heartland’s ruralness may in itself be a drag on growth. </w:t>
      </w:r>
    </w:p>
    <w:p w14:paraId="2A595D19" w14:textId="77777777" w:rsidR="0002335E" w:rsidRDefault="0002335E" w:rsidP="0002335E">
      <w:pPr>
        <w:rPr>
          <w:sz w:val="28"/>
          <w:szCs w:val="28"/>
        </w:rPr>
      </w:pPr>
      <w:r>
        <w:rPr>
          <w:sz w:val="28"/>
          <w:szCs w:val="28"/>
        </w:rPr>
        <w:t xml:space="preserve">But beyond that, population growth is occurring at slower rates across all types of communities in the Heartland. </w:t>
      </w:r>
      <w:r w:rsidRPr="00E6319A">
        <w:rPr>
          <w:noProof/>
          <w:sz w:val="28"/>
          <w:szCs w:val="28"/>
        </w:rPr>
        <w:t>Large metro areas, or metro areas with 1 million or more people, in the Heartland</w:t>
      </w:r>
      <w:r w:rsidRPr="006461DE">
        <w:rPr>
          <w:noProof/>
          <w:sz w:val="28"/>
          <w:szCs w:val="28"/>
        </w:rPr>
        <w:t>,</w:t>
      </w:r>
      <w:r w:rsidRPr="00E6319A">
        <w:rPr>
          <w:noProof/>
          <w:sz w:val="28"/>
          <w:szCs w:val="28"/>
        </w:rPr>
        <w:t xml:space="preserve"> have only grown by </w:t>
      </w:r>
      <w:r w:rsidRPr="00E6319A">
        <w:rPr>
          <w:b/>
          <w:noProof/>
          <w:sz w:val="28"/>
          <w:szCs w:val="28"/>
        </w:rPr>
        <w:t xml:space="preserve">0.5 percent </w:t>
      </w:r>
      <w:r w:rsidRPr="00E6319A">
        <w:rPr>
          <w:noProof/>
          <w:sz w:val="28"/>
          <w:szCs w:val="28"/>
        </w:rPr>
        <w:t xml:space="preserve">in the Heartland since 2010, but they have grown by 1.1 percent in the rest of the </w:t>
      </w:r>
      <w:r>
        <w:rPr>
          <w:noProof/>
          <w:sz w:val="28"/>
          <w:szCs w:val="28"/>
        </w:rPr>
        <w:t>nation</w:t>
      </w:r>
      <w:r w:rsidRPr="00E6319A">
        <w:rPr>
          <w:noProof/>
          <w:sz w:val="28"/>
          <w:szCs w:val="28"/>
        </w:rPr>
        <w:t xml:space="preserve">. A similar story plays out with medium-sized and small metro areas, which have grown by just </w:t>
      </w:r>
      <w:r w:rsidRPr="00E6319A">
        <w:rPr>
          <w:b/>
          <w:noProof/>
          <w:sz w:val="28"/>
          <w:szCs w:val="28"/>
        </w:rPr>
        <w:t>0.5 percent</w:t>
      </w:r>
      <w:r w:rsidRPr="00E6319A">
        <w:rPr>
          <w:noProof/>
          <w:sz w:val="28"/>
          <w:szCs w:val="28"/>
        </w:rPr>
        <w:t xml:space="preserve"> and </w:t>
      </w:r>
      <w:r w:rsidRPr="00E6319A">
        <w:rPr>
          <w:b/>
          <w:noProof/>
          <w:sz w:val="28"/>
          <w:szCs w:val="28"/>
        </w:rPr>
        <w:t>0.3 percent</w:t>
      </w:r>
      <w:r w:rsidRPr="00E6319A">
        <w:rPr>
          <w:noProof/>
          <w:sz w:val="28"/>
          <w:szCs w:val="28"/>
        </w:rPr>
        <w:t>, respectively, in the Heartland, but by a stronger 0.9 percent and 0.5 percent, respectively, elsewhere.</w:t>
      </w:r>
      <w:r>
        <w:rPr>
          <w:sz w:val="28"/>
          <w:szCs w:val="28"/>
        </w:rPr>
        <w:t xml:space="preserve"> Meanwhile, micropolitan and rural areas in the Heartland have each </w:t>
      </w:r>
      <w:r w:rsidRPr="002F0092">
        <w:rPr>
          <w:i/>
          <w:sz w:val="28"/>
          <w:szCs w:val="28"/>
        </w:rPr>
        <w:t>lost</w:t>
      </w:r>
      <w:r>
        <w:rPr>
          <w:sz w:val="28"/>
          <w:szCs w:val="28"/>
        </w:rPr>
        <w:t xml:space="preserve"> population since 2010, with rural areas that aren’t adjacent to cities shrinking by </w:t>
      </w:r>
      <w:r w:rsidRPr="00DF3D75">
        <w:rPr>
          <w:b/>
          <w:sz w:val="28"/>
          <w:szCs w:val="28"/>
        </w:rPr>
        <w:t>0.4 percent</w:t>
      </w:r>
      <w:r>
        <w:rPr>
          <w:sz w:val="28"/>
          <w:szCs w:val="28"/>
        </w:rPr>
        <w:t xml:space="preserve"> per year in the Heartland. Outside of the Heartland, such counties have shrunk at a slower 0.2 percent per year.</w:t>
      </w:r>
    </w:p>
    <w:p w14:paraId="446BA277" w14:textId="6FD075EE" w:rsidR="0002335E" w:rsidRDefault="0002335E">
      <w:pPr>
        <w:rPr>
          <w:sz w:val="28"/>
          <w:szCs w:val="28"/>
        </w:rPr>
      </w:pPr>
      <w:r>
        <w:rPr>
          <w:sz w:val="28"/>
          <w:szCs w:val="28"/>
        </w:rPr>
        <w:t xml:space="preserve">Finally, from 2010 to 2017 most Heartland states saw a divergence in population growth between metropolitan areas and non-metropolitan areas. A notable exception was North Dakota. Although North Dakota did see 2 percent growth in </w:t>
      </w:r>
      <w:r w:rsidRPr="006461DE">
        <w:rPr>
          <w:noProof/>
          <w:sz w:val="28"/>
          <w:szCs w:val="28"/>
        </w:rPr>
        <w:t>metropolitan</w:t>
      </w:r>
      <w:r>
        <w:rPr>
          <w:sz w:val="28"/>
          <w:szCs w:val="28"/>
        </w:rPr>
        <w:t xml:space="preserve"> areas, it saw slightly faster 2.1 percent growth in micropolitan areas, and also saw 1.1 percent growth in rural areas that weren’t adjacent to metro areas. </w:t>
      </w:r>
      <w:r w:rsidRPr="006461DE">
        <w:rPr>
          <w:noProof/>
          <w:sz w:val="28"/>
          <w:szCs w:val="28"/>
        </w:rPr>
        <w:t>This</w:t>
      </w:r>
      <w:r>
        <w:rPr>
          <w:sz w:val="28"/>
          <w:szCs w:val="28"/>
        </w:rPr>
        <w:t xml:space="preserve"> was driven in large part by the oil and gas boom that has mostly </w:t>
      </w:r>
      <w:r w:rsidRPr="006461DE">
        <w:rPr>
          <w:noProof/>
          <w:sz w:val="28"/>
          <w:szCs w:val="28"/>
        </w:rPr>
        <w:t>been centered</w:t>
      </w:r>
      <w:r>
        <w:rPr>
          <w:sz w:val="28"/>
          <w:szCs w:val="28"/>
        </w:rPr>
        <w:t xml:space="preserve"> on rural areas and small towns.</w:t>
      </w:r>
      <w:r>
        <w:rPr>
          <w:sz w:val="28"/>
          <w:szCs w:val="28"/>
        </w:rPr>
        <w:br w:type="page"/>
      </w:r>
    </w:p>
    <w:p w14:paraId="64DEFFD1" w14:textId="26667A39" w:rsidR="00DA475E" w:rsidRDefault="00DA475E" w:rsidP="0002335E">
      <w:pPr>
        <w:rPr>
          <w:color w:val="FF0000"/>
          <w:sz w:val="28"/>
          <w:szCs w:val="28"/>
        </w:rPr>
      </w:pPr>
      <w:r>
        <w:rPr>
          <w:noProof/>
        </w:rPr>
        <w:drawing>
          <wp:inline distT="0" distB="0" distL="0" distR="0" wp14:anchorId="702982A0" wp14:editId="03852BF0">
            <wp:extent cx="5943600" cy="32004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A08D715" w14:textId="77777777" w:rsidR="00DA475E" w:rsidRDefault="00DA475E" w:rsidP="00DA475E">
      <w:pPr>
        <w:rPr>
          <w:color w:val="FF0000"/>
          <w:sz w:val="28"/>
          <w:szCs w:val="28"/>
        </w:rPr>
      </w:pPr>
      <w:r>
        <w:rPr>
          <w:noProof/>
          <w:color w:val="FF0000"/>
          <w:sz w:val="28"/>
          <w:szCs w:val="28"/>
        </w:rPr>
        <w:drawing>
          <wp:inline distT="0" distB="0" distL="0" distR="0" wp14:anchorId="26F35AC0" wp14:editId="60ED32F1">
            <wp:extent cx="4572000" cy="39174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Type_v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3917462"/>
                    </a:xfrm>
                    <a:prstGeom prst="rect">
                      <a:avLst/>
                    </a:prstGeom>
                  </pic:spPr>
                </pic:pic>
              </a:graphicData>
            </a:graphic>
          </wp:inline>
        </w:drawing>
      </w:r>
    </w:p>
    <w:p w14:paraId="20301886" w14:textId="77777777" w:rsidR="00DA475E" w:rsidRPr="004B76DF" w:rsidRDefault="00DA475E" w:rsidP="00DA475E">
      <w:pPr>
        <w:rPr>
          <w:rFonts w:ascii="Arial" w:hAnsi="Arial" w:cs="Arial"/>
          <w:i/>
          <w:sz w:val="20"/>
          <w:szCs w:val="28"/>
        </w:rPr>
      </w:pPr>
      <w:r w:rsidRPr="004B76DF">
        <w:rPr>
          <w:rFonts w:ascii="Arial" w:hAnsi="Arial" w:cs="Arial"/>
          <w:i/>
          <w:sz w:val="20"/>
          <w:szCs w:val="28"/>
        </w:rPr>
        <w:t>Source: Brookings analysis of Census-PEP data</w:t>
      </w:r>
    </w:p>
    <w:p w14:paraId="4905C10A" w14:textId="73BD611C" w:rsidR="00DA475E" w:rsidRDefault="00DA475E">
      <w:r>
        <w:br w:type="page"/>
      </w:r>
    </w:p>
    <w:p w14:paraId="5AB85DCA" w14:textId="77777777" w:rsidR="008F0184" w:rsidRPr="00EB2494" w:rsidRDefault="008F0184" w:rsidP="008F0184">
      <w:pPr>
        <w:pStyle w:val="Heading4"/>
      </w:pPr>
      <w:bookmarkStart w:id="48" w:name="_Toc522092142"/>
      <w:r>
        <w:t>Housing values</w:t>
      </w:r>
      <w:bookmarkEnd w:id="48"/>
    </w:p>
    <w:p w14:paraId="6DF3066A" w14:textId="77777777" w:rsidR="008F0184" w:rsidRDefault="008F0184" w:rsidP="008F0184">
      <w:pPr>
        <w:rPr>
          <w:sz w:val="28"/>
          <w:szCs w:val="28"/>
        </w:rPr>
      </w:pPr>
      <w:r>
        <w:rPr>
          <w:sz w:val="28"/>
          <w:szCs w:val="28"/>
        </w:rPr>
        <w:t xml:space="preserve">Housing is an </w:t>
      </w:r>
      <w:r w:rsidRPr="00E6319A">
        <w:rPr>
          <w:noProof/>
          <w:sz w:val="28"/>
          <w:szCs w:val="28"/>
        </w:rPr>
        <w:t>important</w:t>
      </w:r>
      <w:r>
        <w:rPr>
          <w:sz w:val="28"/>
          <w:szCs w:val="28"/>
        </w:rPr>
        <w:t xml:space="preserve"> driver of economic prosperity for both individuals and places. Lower housing values make homeownership more affordable for the middle class, bolstering households’ disposable income and boosting consumer spending in other sectors. Lower housing values can also help cities, states, and regions attract in-migration from higher cost areas. However, places face a balancing act, as property values that are too low </w:t>
      </w:r>
      <w:r w:rsidRPr="006461DE">
        <w:rPr>
          <w:noProof/>
          <w:sz w:val="28"/>
          <w:szCs w:val="28"/>
        </w:rPr>
        <w:t>mak</w:t>
      </w:r>
      <w:r>
        <w:rPr>
          <w:noProof/>
          <w:sz w:val="28"/>
          <w:szCs w:val="28"/>
        </w:rPr>
        <w:t>e</w:t>
      </w:r>
      <w:r>
        <w:rPr>
          <w:sz w:val="28"/>
          <w:szCs w:val="28"/>
        </w:rPr>
        <w:t xml:space="preserve"> it difficult for homeowners to build wealth.</w:t>
      </w:r>
      <w:r>
        <w:rPr>
          <w:rStyle w:val="EndnoteReference"/>
          <w:sz w:val="28"/>
          <w:szCs w:val="28"/>
        </w:rPr>
        <w:endnoteReference w:id="31"/>
      </w:r>
    </w:p>
    <w:p w14:paraId="1F4A1043" w14:textId="77777777" w:rsidR="008F0184" w:rsidRDefault="008F0184" w:rsidP="008F0184">
      <w:pPr>
        <w:rPr>
          <w:sz w:val="28"/>
          <w:szCs w:val="28"/>
        </w:rPr>
      </w:pPr>
      <w:r>
        <w:rPr>
          <w:sz w:val="28"/>
          <w:szCs w:val="28"/>
        </w:rPr>
        <w:t xml:space="preserve">In the Heartland, home values are significantly lower than in the rest of the country. When adjusted for purchasing power, the median property value in the Heartland was </w:t>
      </w:r>
      <w:r w:rsidRPr="00451D9C">
        <w:rPr>
          <w:b/>
          <w:sz w:val="28"/>
          <w:szCs w:val="28"/>
        </w:rPr>
        <w:t>$</w:t>
      </w:r>
      <w:r>
        <w:rPr>
          <w:b/>
          <w:sz w:val="28"/>
          <w:szCs w:val="28"/>
        </w:rPr>
        <w:t>133,000</w:t>
      </w:r>
      <w:r>
        <w:rPr>
          <w:sz w:val="28"/>
          <w:szCs w:val="28"/>
        </w:rPr>
        <w:t xml:space="preserve"> in 2016, compared to $198,000 elsewhere in the U.S. Furthermore, property values have shown little growth in the heartland when adjusted for purchasing power, widening the gap between the Heartland and the rest of the country. From 2010 to 2016, purchasing power-adjusted home values increased by an annual rate of </w:t>
      </w:r>
      <w:r>
        <w:rPr>
          <w:b/>
          <w:sz w:val="28"/>
          <w:szCs w:val="28"/>
        </w:rPr>
        <w:t>0.2</w:t>
      </w:r>
      <w:r w:rsidRPr="00451D9C">
        <w:rPr>
          <w:b/>
          <w:sz w:val="28"/>
          <w:szCs w:val="28"/>
        </w:rPr>
        <w:t xml:space="preserve"> percent </w:t>
      </w:r>
      <w:r>
        <w:rPr>
          <w:sz w:val="28"/>
          <w:szCs w:val="28"/>
        </w:rPr>
        <w:t>in the Heartland, and 1.5 percent in non-Heartland states.</w:t>
      </w:r>
    </w:p>
    <w:p w14:paraId="775EA8A3" w14:textId="77777777" w:rsidR="008F0184" w:rsidRDefault="008F0184" w:rsidP="008F0184">
      <w:pPr>
        <w:rPr>
          <w:sz w:val="28"/>
          <w:szCs w:val="28"/>
        </w:rPr>
      </w:pPr>
      <w:r>
        <w:rPr>
          <w:sz w:val="28"/>
          <w:szCs w:val="28"/>
        </w:rPr>
        <w:t xml:space="preserve">Heartland states </w:t>
      </w:r>
      <w:r w:rsidRPr="00E6319A">
        <w:rPr>
          <w:noProof/>
          <w:sz w:val="28"/>
          <w:szCs w:val="28"/>
        </w:rPr>
        <w:t>are overwhelmingly clustered</w:t>
      </w:r>
      <w:r>
        <w:rPr>
          <w:sz w:val="28"/>
          <w:szCs w:val="28"/>
        </w:rPr>
        <w:t xml:space="preserve"> in the bottom half of the national distribution for housing values. </w:t>
      </w:r>
      <w:r w:rsidRPr="00200DFB">
        <w:rPr>
          <w:b/>
          <w:sz w:val="28"/>
          <w:szCs w:val="28"/>
        </w:rPr>
        <w:t>Minnesota</w:t>
      </w:r>
      <w:r>
        <w:rPr>
          <w:sz w:val="28"/>
          <w:szCs w:val="28"/>
        </w:rPr>
        <w:t>, ranked 22</w:t>
      </w:r>
      <w:r w:rsidRPr="0020546B">
        <w:rPr>
          <w:sz w:val="28"/>
          <w:szCs w:val="28"/>
        </w:rPr>
        <w:t>nd</w:t>
      </w:r>
      <w:r>
        <w:rPr>
          <w:sz w:val="28"/>
          <w:szCs w:val="28"/>
        </w:rPr>
        <w:t xml:space="preserve"> in the country, is the only Heartland state with a median property value in the top half of the national distribution. Its purchasing power-adjusted median property value of $195,000 is less than half of California, the leading state in the contiguous U.S. Meanwhile, Heartland states make up nine of the 10, and 15 of the 17, states with the lowest property values. </w:t>
      </w:r>
      <w:r w:rsidRPr="00200DFB">
        <w:rPr>
          <w:b/>
          <w:sz w:val="28"/>
          <w:szCs w:val="28"/>
        </w:rPr>
        <w:t>Mississippi</w:t>
      </w:r>
      <w:r>
        <w:rPr>
          <w:sz w:val="28"/>
          <w:szCs w:val="28"/>
        </w:rPr>
        <w:t xml:space="preserve"> had the lowest property values in the country in 2016, with a purchasing power-adjusted median value of $102,000. </w:t>
      </w:r>
      <w:r w:rsidRPr="00CF2037">
        <w:rPr>
          <w:b/>
          <w:sz w:val="28"/>
          <w:szCs w:val="28"/>
        </w:rPr>
        <w:t>Arkansas</w:t>
      </w:r>
      <w:r>
        <w:rPr>
          <w:sz w:val="28"/>
          <w:szCs w:val="28"/>
        </w:rPr>
        <w:t xml:space="preserve"> and </w:t>
      </w:r>
      <w:r w:rsidRPr="00CF2037">
        <w:rPr>
          <w:b/>
          <w:sz w:val="28"/>
          <w:szCs w:val="28"/>
        </w:rPr>
        <w:t>Oklahoma</w:t>
      </w:r>
      <w:r>
        <w:rPr>
          <w:sz w:val="28"/>
          <w:szCs w:val="28"/>
        </w:rPr>
        <w:t xml:space="preserve"> were also among the lowest ranking, both with purchasing power-adjusted median housing values below $120,000.</w:t>
      </w:r>
    </w:p>
    <w:p w14:paraId="05786E4E" w14:textId="77777777" w:rsidR="008F0184" w:rsidRDefault="008F0184" w:rsidP="008F0184">
      <w:pPr>
        <w:rPr>
          <w:sz w:val="28"/>
          <w:szCs w:val="28"/>
        </w:rPr>
      </w:pPr>
      <w:r>
        <w:rPr>
          <w:sz w:val="28"/>
          <w:szCs w:val="28"/>
        </w:rPr>
        <w:t xml:space="preserve">When it comes to growth in home values, a different pattern emerges. Heartland states have shown a </w:t>
      </w:r>
      <w:r w:rsidRPr="006461DE">
        <w:rPr>
          <w:noProof/>
          <w:sz w:val="28"/>
          <w:szCs w:val="28"/>
        </w:rPr>
        <w:t>wide</w:t>
      </w:r>
      <w:r>
        <w:rPr>
          <w:sz w:val="28"/>
          <w:szCs w:val="28"/>
        </w:rPr>
        <w:t xml:space="preserve"> variance in home value growth, without strong regional </w:t>
      </w:r>
      <w:r w:rsidRPr="006461DE">
        <w:rPr>
          <w:noProof/>
          <w:sz w:val="28"/>
          <w:szCs w:val="28"/>
        </w:rPr>
        <w:t>patterns</w:t>
      </w:r>
      <w:r>
        <w:rPr>
          <w:sz w:val="28"/>
          <w:szCs w:val="28"/>
        </w:rPr>
        <w:t xml:space="preserve">. When adjusted for purchasing power, </w:t>
      </w:r>
      <w:r w:rsidRPr="00CF2037">
        <w:rPr>
          <w:b/>
          <w:sz w:val="28"/>
          <w:szCs w:val="28"/>
        </w:rPr>
        <w:t>North Dakota</w:t>
      </w:r>
      <w:r>
        <w:rPr>
          <w:sz w:val="28"/>
          <w:szCs w:val="28"/>
        </w:rPr>
        <w:t xml:space="preserve"> had far and away the fastest home value growth in the country between 2010 and 2016, growing at 5.3 percent annually. </w:t>
      </w:r>
      <w:r w:rsidRPr="00CF2037">
        <w:rPr>
          <w:b/>
          <w:sz w:val="28"/>
          <w:szCs w:val="28"/>
        </w:rPr>
        <w:t>South Dakota</w:t>
      </w:r>
      <w:r>
        <w:rPr>
          <w:sz w:val="28"/>
          <w:szCs w:val="28"/>
        </w:rPr>
        <w:t xml:space="preserve"> also placed in the top ten, growing at a 2 percent annual clip after adjusting for purchasing power. </w:t>
      </w:r>
      <w:r w:rsidRPr="00CF2037">
        <w:rPr>
          <w:b/>
          <w:sz w:val="28"/>
          <w:szCs w:val="28"/>
        </w:rPr>
        <w:t>Illinois</w:t>
      </w:r>
      <w:r>
        <w:rPr>
          <w:sz w:val="28"/>
          <w:szCs w:val="28"/>
        </w:rPr>
        <w:t xml:space="preserve">, meanwhile, saw the </w:t>
      </w:r>
      <w:r w:rsidRPr="006461DE">
        <w:rPr>
          <w:noProof/>
          <w:sz w:val="28"/>
          <w:szCs w:val="28"/>
        </w:rPr>
        <w:t>largest</w:t>
      </w:r>
      <w:r>
        <w:rPr>
          <w:sz w:val="28"/>
          <w:szCs w:val="28"/>
        </w:rPr>
        <w:t xml:space="preserve"> decline in purchasing power-adjusted property values in the Heartland, declining at an annual rate of 2 percent from 2010 to 2016.</w:t>
      </w:r>
    </w:p>
    <w:p w14:paraId="105B9272" w14:textId="77777777" w:rsidR="00DA475E" w:rsidRDefault="00DA475E" w:rsidP="00DA475E">
      <w:pPr>
        <w:rPr>
          <w:sz w:val="28"/>
          <w:szCs w:val="28"/>
        </w:rPr>
      </w:pPr>
      <w:r>
        <w:rPr>
          <w:sz w:val="28"/>
          <w:szCs w:val="28"/>
        </w:rPr>
        <w:br w:type="page"/>
      </w:r>
    </w:p>
    <w:p w14:paraId="240DCBC6" w14:textId="0D91B950" w:rsidR="00DA475E" w:rsidRDefault="00D252A7" w:rsidP="00DA475E">
      <w:pPr>
        <w:rPr>
          <w:sz w:val="28"/>
          <w:szCs w:val="28"/>
        </w:rPr>
      </w:pPr>
      <w:r>
        <w:rPr>
          <w:noProof/>
        </w:rPr>
        <w:drawing>
          <wp:inline distT="0" distB="0" distL="0" distR="0" wp14:anchorId="2A7EDC40" wp14:editId="5F268A15">
            <wp:extent cx="59436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W w:w="5580" w:type="dxa"/>
        <w:tblLook w:val="04A0" w:firstRow="1" w:lastRow="0" w:firstColumn="1" w:lastColumn="0" w:noHBand="0" w:noVBand="1"/>
      </w:tblPr>
      <w:tblGrid>
        <w:gridCol w:w="2115"/>
        <w:gridCol w:w="2361"/>
        <w:gridCol w:w="1104"/>
      </w:tblGrid>
      <w:tr w:rsidR="00DA475E" w:rsidRPr="008C0452" w14:paraId="58474AC8" w14:textId="77777777" w:rsidTr="00F44422">
        <w:trPr>
          <w:trHeight w:val="600"/>
        </w:trPr>
        <w:tc>
          <w:tcPr>
            <w:tcW w:w="2115" w:type="dxa"/>
            <w:tcBorders>
              <w:top w:val="nil"/>
              <w:left w:val="nil"/>
              <w:bottom w:val="nil"/>
              <w:right w:val="nil"/>
            </w:tcBorders>
            <w:shd w:val="clear" w:color="auto" w:fill="auto"/>
            <w:hideMark/>
          </w:tcPr>
          <w:p w14:paraId="404F32C9" w14:textId="77777777" w:rsidR="00DA475E" w:rsidRPr="008C0452" w:rsidRDefault="00DA475E" w:rsidP="00F44422">
            <w:pPr>
              <w:spacing w:after="0" w:line="240" w:lineRule="auto"/>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Name</w:t>
            </w:r>
          </w:p>
        </w:tc>
        <w:tc>
          <w:tcPr>
            <w:tcW w:w="2361" w:type="dxa"/>
            <w:tcBorders>
              <w:top w:val="nil"/>
              <w:left w:val="nil"/>
              <w:bottom w:val="nil"/>
              <w:right w:val="nil"/>
            </w:tcBorders>
            <w:shd w:val="clear" w:color="auto" w:fill="auto"/>
            <w:hideMark/>
          </w:tcPr>
          <w:p w14:paraId="395C2A47"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 xml:space="preserve">Real median home value, </w:t>
            </w:r>
            <w:r w:rsidRPr="008C0452">
              <w:rPr>
                <w:rFonts w:ascii="Calibri" w:eastAsia="Times New Roman" w:hAnsi="Calibri" w:cs="Times New Roman"/>
                <w:b/>
                <w:bCs/>
                <w:color w:val="000000"/>
                <w:sz w:val="20"/>
                <w:szCs w:val="20"/>
              </w:rPr>
              <w:t>2016</w:t>
            </w:r>
          </w:p>
        </w:tc>
        <w:tc>
          <w:tcPr>
            <w:tcW w:w="1104" w:type="dxa"/>
            <w:tcBorders>
              <w:top w:val="nil"/>
              <w:left w:val="nil"/>
              <w:bottom w:val="nil"/>
              <w:right w:val="nil"/>
            </w:tcBorders>
            <w:shd w:val="clear" w:color="auto" w:fill="auto"/>
            <w:hideMark/>
          </w:tcPr>
          <w:p w14:paraId="1FCEB6CB"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 xml:space="preserve">CAGR, </w:t>
            </w:r>
            <w:r w:rsidRPr="008C0452">
              <w:rPr>
                <w:rFonts w:ascii="Calibri" w:eastAsia="Times New Roman" w:hAnsi="Calibri" w:cs="Times New Roman"/>
                <w:b/>
                <w:bCs/>
                <w:color w:val="000000"/>
                <w:sz w:val="20"/>
                <w:szCs w:val="20"/>
              </w:rPr>
              <w:br/>
              <w:t>2010-16</w:t>
            </w:r>
          </w:p>
        </w:tc>
      </w:tr>
      <w:tr w:rsidR="00D252A7" w:rsidRPr="008C0452" w14:paraId="27777F06" w14:textId="77777777" w:rsidTr="00F44422">
        <w:trPr>
          <w:trHeight w:val="72"/>
        </w:trPr>
        <w:tc>
          <w:tcPr>
            <w:tcW w:w="2115" w:type="dxa"/>
            <w:tcBorders>
              <w:top w:val="nil"/>
              <w:left w:val="nil"/>
              <w:bottom w:val="nil"/>
              <w:right w:val="nil"/>
            </w:tcBorders>
            <w:shd w:val="clear" w:color="auto" w:fill="auto"/>
            <w:hideMark/>
          </w:tcPr>
          <w:p w14:paraId="420CCDF9"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North Dakota</w:t>
            </w:r>
          </w:p>
        </w:tc>
        <w:tc>
          <w:tcPr>
            <w:tcW w:w="2361" w:type="dxa"/>
            <w:tcBorders>
              <w:top w:val="nil"/>
              <w:left w:val="nil"/>
              <w:bottom w:val="nil"/>
              <w:right w:val="nil"/>
            </w:tcBorders>
            <w:shd w:val="clear" w:color="auto" w:fill="auto"/>
            <w:hideMark/>
          </w:tcPr>
          <w:p w14:paraId="004691D8" w14:textId="4646B4B1"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$165,000</w:t>
            </w:r>
          </w:p>
        </w:tc>
        <w:tc>
          <w:tcPr>
            <w:tcW w:w="1104" w:type="dxa"/>
            <w:tcBorders>
              <w:top w:val="nil"/>
              <w:left w:val="nil"/>
              <w:bottom w:val="nil"/>
              <w:right w:val="nil"/>
            </w:tcBorders>
            <w:shd w:val="clear" w:color="auto" w:fill="auto"/>
            <w:hideMark/>
          </w:tcPr>
          <w:p w14:paraId="2E55AA6A"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5.3%</w:t>
            </w:r>
          </w:p>
        </w:tc>
      </w:tr>
      <w:tr w:rsidR="00D252A7" w:rsidRPr="008C0452" w14:paraId="713BFDAF" w14:textId="77777777" w:rsidTr="00F44422">
        <w:trPr>
          <w:trHeight w:val="72"/>
        </w:trPr>
        <w:tc>
          <w:tcPr>
            <w:tcW w:w="2115" w:type="dxa"/>
            <w:tcBorders>
              <w:top w:val="nil"/>
              <w:left w:val="nil"/>
              <w:bottom w:val="nil"/>
              <w:right w:val="nil"/>
            </w:tcBorders>
            <w:shd w:val="clear" w:color="auto" w:fill="auto"/>
            <w:hideMark/>
          </w:tcPr>
          <w:p w14:paraId="2E50DB3A"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South Dakota</w:t>
            </w:r>
          </w:p>
        </w:tc>
        <w:tc>
          <w:tcPr>
            <w:tcW w:w="2361" w:type="dxa"/>
            <w:tcBorders>
              <w:top w:val="nil"/>
              <w:left w:val="nil"/>
              <w:bottom w:val="nil"/>
              <w:right w:val="nil"/>
            </w:tcBorders>
            <w:shd w:val="clear" w:color="auto" w:fill="auto"/>
            <w:hideMark/>
          </w:tcPr>
          <w:p w14:paraId="6EF715F0" w14:textId="7AB185A6"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$144,000</w:t>
            </w:r>
          </w:p>
        </w:tc>
        <w:tc>
          <w:tcPr>
            <w:tcW w:w="1104" w:type="dxa"/>
            <w:tcBorders>
              <w:top w:val="nil"/>
              <w:left w:val="nil"/>
              <w:bottom w:val="nil"/>
              <w:right w:val="nil"/>
            </w:tcBorders>
            <w:shd w:val="clear" w:color="auto" w:fill="auto"/>
            <w:hideMark/>
          </w:tcPr>
          <w:p w14:paraId="1811782C"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2.0%</w:t>
            </w:r>
          </w:p>
        </w:tc>
      </w:tr>
      <w:tr w:rsidR="00D252A7" w:rsidRPr="008C0452" w14:paraId="7463EF2E" w14:textId="77777777" w:rsidTr="00F44422">
        <w:trPr>
          <w:trHeight w:val="72"/>
        </w:trPr>
        <w:tc>
          <w:tcPr>
            <w:tcW w:w="2115" w:type="dxa"/>
            <w:tcBorders>
              <w:top w:val="nil"/>
              <w:left w:val="nil"/>
              <w:bottom w:val="nil"/>
              <w:right w:val="nil"/>
            </w:tcBorders>
            <w:shd w:val="clear" w:color="auto" w:fill="auto"/>
            <w:hideMark/>
          </w:tcPr>
          <w:p w14:paraId="25800A47"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Michigan</w:t>
            </w:r>
          </w:p>
        </w:tc>
        <w:tc>
          <w:tcPr>
            <w:tcW w:w="2361" w:type="dxa"/>
            <w:tcBorders>
              <w:top w:val="nil"/>
              <w:left w:val="nil"/>
              <w:bottom w:val="nil"/>
              <w:right w:val="nil"/>
            </w:tcBorders>
            <w:shd w:val="clear" w:color="auto" w:fill="auto"/>
            <w:hideMark/>
          </w:tcPr>
          <w:p w14:paraId="3C170841" w14:textId="32DE0634"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$132,000</w:t>
            </w:r>
          </w:p>
        </w:tc>
        <w:tc>
          <w:tcPr>
            <w:tcW w:w="1104" w:type="dxa"/>
            <w:tcBorders>
              <w:top w:val="nil"/>
              <w:left w:val="nil"/>
              <w:bottom w:val="nil"/>
              <w:right w:val="nil"/>
            </w:tcBorders>
            <w:shd w:val="clear" w:color="auto" w:fill="auto"/>
            <w:hideMark/>
          </w:tcPr>
          <w:p w14:paraId="5AA483DF"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1.4%</w:t>
            </w:r>
          </w:p>
        </w:tc>
      </w:tr>
      <w:tr w:rsidR="00D252A7" w:rsidRPr="008C0452" w14:paraId="59A88EE0" w14:textId="77777777" w:rsidTr="00F44422">
        <w:trPr>
          <w:trHeight w:val="72"/>
        </w:trPr>
        <w:tc>
          <w:tcPr>
            <w:tcW w:w="2115" w:type="dxa"/>
            <w:tcBorders>
              <w:top w:val="nil"/>
              <w:left w:val="nil"/>
              <w:bottom w:val="nil"/>
              <w:right w:val="nil"/>
            </w:tcBorders>
            <w:shd w:val="clear" w:color="auto" w:fill="auto"/>
            <w:hideMark/>
          </w:tcPr>
          <w:p w14:paraId="38DBAA80"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Oklahoma</w:t>
            </w:r>
          </w:p>
        </w:tc>
        <w:tc>
          <w:tcPr>
            <w:tcW w:w="2361" w:type="dxa"/>
            <w:tcBorders>
              <w:top w:val="nil"/>
              <w:left w:val="nil"/>
              <w:bottom w:val="nil"/>
              <w:right w:val="nil"/>
            </w:tcBorders>
            <w:shd w:val="clear" w:color="auto" w:fill="auto"/>
            <w:hideMark/>
          </w:tcPr>
          <w:p w14:paraId="5E28D4D4" w14:textId="563A07AF"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$119,000</w:t>
            </w:r>
          </w:p>
        </w:tc>
        <w:tc>
          <w:tcPr>
            <w:tcW w:w="1104" w:type="dxa"/>
            <w:tcBorders>
              <w:top w:val="nil"/>
              <w:left w:val="nil"/>
              <w:bottom w:val="nil"/>
              <w:right w:val="nil"/>
            </w:tcBorders>
            <w:shd w:val="clear" w:color="auto" w:fill="auto"/>
            <w:hideMark/>
          </w:tcPr>
          <w:p w14:paraId="5F79AB2C"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1.3%</w:t>
            </w:r>
          </w:p>
        </w:tc>
      </w:tr>
      <w:tr w:rsidR="00D252A7" w:rsidRPr="008C0452" w14:paraId="44C1905E" w14:textId="77777777" w:rsidTr="00F44422">
        <w:trPr>
          <w:trHeight w:val="72"/>
        </w:trPr>
        <w:tc>
          <w:tcPr>
            <w:tcW w:w="2115" w:type="dxa"/>
            <w:tcBorders>
              <w:top w:val="nil"/>
              <w:left w:val="nil"/>
              <w:bottom w:val="nil"/>
              <w:right w:val="nil"/>
            </w:tcBorders>
            <w:shd w:val="clear" w:color="auto" w:fill="auto"/>
            <w:hideMark/>
          </w:tcPr>
          <w:p w14:paraId="327E03B0"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Nebraska</w:t>
            </w:r>
          </w:p>
        </w:tc>
        <w:tc>
          <w:tcPr>
            <w:tcW w:w="2361" w:type="dxa"/>
            <w:tcBorders>
              <w:top w:val="nil"/>
              <w:left w:val="nil"/>
              <w:bottom w:val="nil"/>
              <w:right w:val="nil"/>
            </w:tcBorders>
            <w:shd w:val="clear" w:color="auto" w:fill="auto"/>
            <w:hideMark/>
          </w:tcPr>
          <w:p w14:paraId="27604863" w14:textId="0911B7BA"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$133,000</w:t>
            </w:r>
          </w:p>
        </w:tc>
        <w:tc>
          <w:tcPr>
            <w:tcW w:w="1104" w:type="dxa"/>
            <w:tcBorders>
              <w:top w:val="nil"/>
              <w:left w:val="nil"/>
              <w:bottom w:val="nil"/>
              <w:right w:val="nil"/>
            </w:tcBorders>
            <w:shd w:val="clear" w:color="auto" w:fill="auto"/>
            <w:hideMark/>
          </w:tcPr>
          <w:p w14:paraId="33C5C273"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0.9%</w:t>
            </w:r>
          </w:p>
        </w:tc>
      </w:tr>
      <w:tr w:rsidR="00D252A7" w:rsidRPr="008C0452" w14:paraId="782B8A60" w14:textId="77777777" w:rsidTr="00F44422">
        <w:trPr>
          <w:trHeight w:val="72"/>
        </w:trPr>
        <w:tc>
          <w:tcPr>
            <w:tcW w:w="2115" w:type="dxa"/>
            <w:tcBorders>
              <w:top w:val="nil"/>
              <w:left w:val="nil"/>
              <w:bottom w:val="nil"/>
              <w:right w:val="nil"/>
            </w:tcBorders>
            <w:shd w:val="clear" w:color="auto" w:fill="auto"/>
            <w:hideMark/>
          </w:tcPr>
          <w:p w14:paraId="50CC30C7"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Arkansas</w:t>
            </w:r>
          </w:p>
        </w:tc>
        <w:tc>
          <w:tcPr>
            <w:tcW w:w="2361" w:type="dxa"/>
            <w:tcBorders>
              <w:top w:val="nil"/>
              <w:left w:val="nil"/>
              <w:bottom w:val="nil"/>
              <w:right w:val="nil"/>
            </w:tcBorders>
            <w:shd w:val="clear" w:color="auto" w:fill="auto"/>
            <w:hideMark/>
          </w:tcPr>
          <w:p w14:paraId="447818D6" w14:textId="3A541786"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$111,000</w:t>
            </w:r>
          </w:p>
        </w:tc>
        <w:tc>
          <w:tcPr>
            <w:tcW w:w="1104" w:type="dxa"/>
            <w:tcBorders>
              <w:top w:val="nil"/>
              <w:left w:val="nil"/>
              <w:bottom w:val="nil"/>
              <w:right w:val="nil"/>
            </w:tcBorders>
            <w:shd w:val="clear" w:color="auto" w:fill="auto"/>
            <w:hideMark/>
          </w:tcPr>
          <w:p w14:paraId="4E5D9BB7"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0.9%</w:t>
            </w:r>
          </w:p>
        </w:tc>
      </w:tr>
      <w:tr w:rsidR="00D252A7" w:rsidRPr="008C0452" w14:paraId="008260EC" w14:textId="77777777" w:rsidTr="00F44422">
        <w:trPr>
          <w:trHeight w:val="72"/>
        </w:trPr>
        <w:tc>
          <w:tcPr>
            <w:tcW w:w="2115" w:type="dxa"/>
            <w:tcBorders>
              <w:top w:val="nil"/>
              <w:left w:val="nil"/>
              <w:bottom w:val="nil"/>
              <w:right w:val="nil"/>
            </w:tcBorders>
            <w:shd w:val="clear" w:color="auto" w:fill="auto"/>
            <w:hideMark/>
          </w:tcPr>
          <w:p w14:paraId="39688F58"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Iowa</w:t>
            </w:r>
          </w:p>
        </w:tc>
        <w:tc>
          <w:tcPr>
            <w:tcW w:w="2361" w:type="dxa"/>
            <w:tcBorders>
              <w:top w:val="nil"/>
              <w:left w:val="nil"/>
              <w:bottom w:val="nil"/>
              <w:right w:val="nil"/>
            </w:tcBorders>
            <w:shd w:val="clear" w:color="auto" w:fill="auto"/>
            <w:hideMark/>
          </w:tcPr>
          <w:p w14:paraId="7B4FF037" w14:textId="62C86C5C"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$128,000</w:t>
            </w:r>
          </w:p>
        </w:tc>
        <w:tc>
          <w:tcPr>
            <w:tcW w:w="1104" w:type="dxa"/>
            <w:tcBorders>
              <w:top w:val="nil"/>
              <w:left w:val="nil"/>
              <w:bottom w:val="nil"/>
              <w:right w:val="nil"/>
            </w:tcBorders>
            <w:shd w:val="clear" w:color="auto" w:fill="auto"/>
            <w:hideMark/>
          </w:tcPr>
          <w:p w14:paraId="44BF7899"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0.8%</w:t>
            </w:r>
          </w:p>
        </w:tc>
      </w:tr>
      <w:tr w:rsidR="00D252A7" w:rsidRPr="008C0452" w14:paraId="48F2B95C" w14:textId="77777777" w:rsidTr="00F44422">
        <w:trPr>
          <w:trHeight w:val="72"/>
        </w:trPr>
        <w:tc>
          <w:tcPr>
            <w:tcW w:w="2115" w:type="dxa"/>
            <w:tcBorders>
              <w:top w:val="nil"/>
              <w:left w:val="nil"/>
              <w:bottom w:val="nil"/>
              <w:right w:val="nil"/>
            </w:tcBorders>
            <w:shd w:val="clear" w:color="auto" w:fill="auto"/>
            <w:hideMark/>
          </w:tcPr>
          <w:p w14:paraId="24CD0152"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Louisiana</w:t>
            </w:r>
          </w:p>
        </w:tc>
        <w:tc>
          <w:tcPr>
            <w:tcW w:w="2361" w:type="dxa"/>
            <w:tcBorders>
              <w:top w:val="nil"/>
              <w:left w:val="nil"/>
              <w:bottom w:val="nil"/>
              <w:right w:val="nil"/>
            </w:tcBorders>
            <w:shd w:val="clear" w:color="auto" w:fill="auto"/>
            <w:hideMark/>
          </w:tcPr>
          <w:p w14:paraId="67B87A7C" w14:textId="03B2B7A5"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$142,000</w:t>
            </w:r>
          </w:p>
        </w:tc>
        <w:tc>
          <w:tcPr>
            <w:tcW w:w="1104" w:type="dxa"/>
            <w:tcBorders>
              <w:top w:val="nil"/>
              <w:left w:val="nil"/>
              <w:bottom w:val="nil"/>
              <w:right w:val="nil"/>
            </w:tcBorders>
            <w:shd w:val="clear" w:color="auto" w:fill="auto"/>
            <w:hideMark/>
          </w:tcPr>
          <w:p w14:paraId="2B3FC845"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0.7%</w:t>
            </w:r>
          </w:p>
        </w:tc>
      </w:tr>
      <w:tr w:rsidR="00D252A7" w:rsidRPr="008C0452" w14:paraId="4E5A8DC2" w14:textId="77777777" w:rsidTr="00F44422">
        <w:trPr>
          <w:trHeight w:val="72"/>
        </w:trPr>
        <w:tc>
          <w:tcPr>
            <w:tcW w:w="2115" w:type="dxa"/>
            <w:tcBorders>
              <w:top w:val="nil"/>
              <w:left w:val="nil"/>
              <w:bottom w:val="nil"/>
              <w:right w:val="nil"/>
            </w:tcBorders>
            <w:shd w:val="clear" w:color="auto" w:fill="auto"/>
            <w:hideMark/>
          </w:tcPr>
          <w:p w14:paraId="22BDE467"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Kansas</w:t>
            </w:r>
          </w:p>
        </w:tc>
        <w:tc>
          <w:tcPr>
            <w:tcW w:w="2361" w:type="dxa"/>
            <w:tcBorders>
              <w:top w:val="nil"/>
              <w:left w:val="nil"/>
              <w:bottom w:val="nil"/>
              <w:right w:val="nil"/>
            </w:tcBorders>
            <w:shd w:val="clear" w:color="auto" w:fill="auto"/>
            <w:hideMark/>
          </w:tcPr>
          <w:p w14:paraId="69EFFF0F" w14:textId="6689CB77"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$130,000</w:t>
            </w:r>
          </w:p>
        </w:tc>
        <w:tc>
          <w:tcPr>
            <w:tcW w:w="1104" w:type="dxa"/>
            <w:tcBorders>
              <w:top w:val="nil"/>
              <w:left w:val="nil"/>
              <w:bottom w:val="nil"/>
              <w:right w:val="nil"/>
            </w:tcBorders>
            <w:shd w:val="clear" w:color="auto" w:fill="auto"/>
            <w:hideMark/>
          </w:tcPr>
          <w:p w14:paraId="3718D2C5"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0.6%</w:t>
            </w:r>
          </w:p>
        </w:tc>
      </w:tr>
      <w:tr w:rsidR="00D252A7" w:rsidRPr="008C0452" w14:paraId="25AB1C73" w14:textId="77777777" w:rsidTr="00F44422">
        <w:trPr>
          <w:trHeight w:val="72"/>
        </w:trPr>
        <w:tc>
          <w:tcPr>
            <w:tcW w:w="2115" w:type="dxa"/>
            <w:tcBorders>
              <w:top w:val="nil"/>
              <w:left w:val="nil"/>
              <w:bottom w:val="nil"/>
              <w:right w:val="nil"/>
            </w:tcBorders>
            <w:shd w:val="clear" w:color="auto" w:fill="auto"/>
            <w:hideMark/>
          </w:tcPr>
          <w:p w14:paraId="02FD1C2E"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Mississippi</w:t>
            </w:r>
          </w:p>
        </w:tc>
        <w:tc>
          <w:tcPr>
            <w:tcW w:w="2361" w:type="dxa"/>
            <w:tcBorders>
              <w:top w:val="nil"/>
              <w:left w:val="nil"/>
              <w:bottom w:val="nil"/>
              <w:right w:val="nil"/>
            </w:tcBorders>
            <w:shd w:val="clear" w:color="auto" w:fill="auto"/>
            <w:hideMark/>
          </w:tcPr>
          <w:p w14:paraId="432EB5E0" w14:textId="378E9F92"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$102,000</w:t>
            </w:r>
          </w:p>
        </w:tc>
        <w:tc>
          <w:tcPr>
            <w:tcW w:w="1104" w:type="dxa"/>
            <w:tcBorders>
              <w:top w:val="nil"/>
              <w:left w:val="nil"/>
              <w:bottom w:val="nil"/>
              <w:right w:val="nil"/>
            </w:tcBorders>
            <w:shd w:val="clear" w:color="auto" w:fill="auto"/>
            <w:hideMark/>
          </w:tcPr>
          <w:p w14:paraId="72042FCF"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0.6%</w:t>
            </w:r>
          </w:p>
        </w:tc>
      </w:tr>
      <w:tr w:rsidR="00D252A7" w:rsidRPr="008C0452" w14:paraId="096E69EB" w14:textId="77777777" w:rsidTr="00F44422">
        <w:trPr>
          <w:trHeight w:val="72"/>
        </w:trPr>
        <w:tc>
          <w:tcPr>
            <w:tcW w:w="2115" w:type="dxa"/>
            <w:tcBorders>
              <w:top w:val="nil"/>
              <w:left w:val="nil"/>
              <w:bottom w:val="nil"/>
              <w:right w:val="nil"/>
            </w:tcBorders>
            <w:shd w:val="clear" w:color="auto" w:fill="auto"/>
            <w:hideMark/>
          </w:tcPr>
          <w:p w14:paraId="306F322F"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Tennessee</w:t>
            </w:r>
          </w:p>
        </w:tc>
        <w:tc>
          <w:tcPr>
            <w:tcW w:w="2361" w:type="dxa"/>
            <w:tcBorders>
              <w:top w:val="nil"/>
              <w:left w:val="nil"/>
              <w:bottom w:val="nil"/>
              <w:right w:val="nil"/>
            </w:tcBorders>
            <w:shd w:val="clear" w:color="auto" w:fill="auto"/>
            <w:hideMark/>
          </w:tcPr>
          <w:p w14:paraId="34E4F6B6" w14:textId="28F6FBB9"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$142,000</w:t>
            </w:r>
          </w:p>
        </w:tc>
        <w:tc>
          <w:tcPr>
            <w:tcW w:w="1104" w:type="dxa"/>
            <w:tcBorders>
              <w:top w:val="nil"/>
              <w:left w:val="nil"/>
              <w:bottom w:val="nil"/>
              <w:right w:val="nil"/>
            </w:tcBorders>
            <w:shd w:val="clear" w:color="auto" w:fill="auto"/>
            <w:hideMark/>
          </w:tcPr>
          <w:p w14:paraId="4ED98274"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0.5%</w:t>
            </w:r>
          </w:p>
        </w:tc>
      </w:tr>
      <w:tr w:rsidR="00D252A7" w:rsidRPr="008C0452" w14:paraId="5EB32B35" w14:textId="77777777" w:rsidTr="00F44422">
        <w:trPr>
          <w:trHeight w:val="72"/>
        </w:trPr>
        <w:tc>
          <w:tcPr>
            <w:tcW w:w="2115" w:type="dxa"/>
            <w:tcBorders>
              <w:top w:val="nil"/>
              <w:left w:val="nil"/>
              <w:bottom w:val="nil"/>
              <w:right w:val="nil"/>
            </w:tcBorders>
            <w:shd w:val="clear" w:color="auto" w:fill="auto"/>
            <w:hideMark/>
          </w:tcPr>
          <w:p w14:paraId="6BE224AD"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Kentucky</w:t>
            </w:r>
          </w:p>
        </w:tc>
        <w:tc>
          <w:tcPr>
            <w:tcW w:w="2361" w:type="dxa"/>
            <w:tcBorders>
              <w:top w:val="nil"/>
              <w:left w:val="nil"/>
              <w:bottom w:val="nil"/>
              <w:right w:val="nil"/>
            </w:tcBorders>
            <w:shd w:val="clear" w:color="auto" w:fill="auto"/>
            <w:hideMark/>
          </w:tcPr>
          <w:p w14:paraId="5DA5E58D" w14:textId="4345AA23"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$122,000</w:t>
            </w:r>
          </w:p>
        </w:tc>
        <w:tc>
          <w:tcPr>
            <w:tcW w:w="1104" w:type="dxa"/>
            <w:tcBorders>
              <w:top w:val="nil"/>
              <w:left w:val="nil"/>
              <w:bottom w:val="nil"/>
              <w:right w:val="nil"/>
            </w:tcBorders>
            <w:shd w:val="clear" w:color="auto" w:fill="auto"/>
            <w:hideMark/>
          </w:tcPr>
          <w:p w14:paraId="406430DB"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0.2%</w:t>
            </w:r>
          </w:p>
        </w:tc>
      </w:tr>
      <w:tr w:rsidR="00D252A7" w:rsidRPr="008C0452" w14:paraId="26E539D5" w14:textId="77777777" w:rsidTr="00F44422">
        <w:trPr>
          <w:trHeight w:val="72"/>
        </w:trPr>
        <w:tc>
          <w:tcPr>
            <w:tcW w:w="2115" w:type="dxa"/>
            <w:tcBorders>
              <w:top w:val="nil"/>
              <w:left w:val="nil"/>
              <w:bottom w:val="nil"/>
              <w:right w:val="nil"/>
            </w:tcBorders>
            <w:shd w:val="clear" w:color="auto" w:fill="auto"/>
            <w:hideMark/>
          </w:tcPr>
          <w:p w14:paraId="1A8D6E71"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Alabama</w:t>
            </w:r>
          </w:p>
        </w:tc>
        <w:tc>
          <w:tcPr>
            <w:tcW w:w="2361" w:type="dxa"/>
            <w:tcBorders>
              <w:top w:val="nil"/>
              <w:left w:val="nil"/>
              <w:bottom w:val="nil"/>
              <w:right w:val="nil"/>
            </w:tcBorders>
            <w:shd w:val="clear" w:color="auto" w:fill="auto"/>
            <w:hideMark/>
          </w:tcPr>
          <w:p w14:paraId="3ED2A4E4" w14:textId="36A18973"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$122,000</w:t>
            </w:r>
          </w:p>
        </w:tc>
        <w:tc>
          <w:tcPr>
            <w:tcW w:w="1104" w:type="dxa"/>
            <w:tcBorders>
              <w:top w:val="nil"/>
              <w:left w:val="nil"/>
              <w:bottom w:val="nil"/>
              <w:right w:val="nil"/>
            </w:tcBorders>
            <w:shd w:val="clear" w:color="auto" w:fill="auto"/>
            <w:hideMark/>
          </w:tcPr>
          <w:p w14:paraId="320C8F61"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0.0%</w:t>
            </w:r>
          </w:p>
        </w:tc>
      </w:tr>
      <w:tr w:rsidR="00D252A7" w:rsidRPr="008C0452" w14:paraId="10D476EB" w14:textId="77777777" w:rsidTr="00F44422">
        <w:trPr>
          <w:trHeight w:val="72"/>
        </w:trPr>
        <w:tc>
          <w:tcPr>
            <w:tcW w:w="2115" w:type="dxa"/>
            <w:tcBorders>
              <w:top w:val="nil"/>
              <w:left w:val="nil"/>
              <w:bottom w:val="nil"/>
              <w:right w:val="nil"/>
            </w:tcBorders>
            <w:shd w:val="clear" w:color="auto" w:fill="auto"/>
            <w:hideMark/>
          </w:tcPr>
          <w:p w14:paraId="42E85FB2"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Indiana</w:t>
            </w:r>
          </w:p>
        </w:tc>
        <w:tc>
          <w:tcPr>
            <w:tcW w:w="2361" w:type="dxa"/>
            <w:tcBorders>
              <w:top w:val="nil"/>
              <w:left w:val="nil"/>
              <w:bottom w:val="nil"/>
              <w:right w:val="nil"/>
            </w:tcBorders>
            <w:shd w:val="clear" w:color="auto" w:fill="auto"/>
            <w:hideMark/>
          </w:tcPr>
          <w:p w14:paraId="67ABF5CB" w14:textId="4732D336"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$121,000</w:t>
            </w:r>
          </w:p>
        </w:tc>
        <w:tc>
          <w:tcPr>
            <w:tcW w:w="1104" w:type="dxa"/>
            <w:tcBorders>
              <w:top w:val="nil"/>
              <w:left w:val="nil"/>
              <w:bottom w:val="nil"/>
              <w:right w:val="nil"/>
            </w:tcBorders>
            <w:shd w:val="clear" w:color="auto" w:fill="auto"/>
            <w:hideMark/>
          </w:tcPr>
          <w:p w14:paraId="4B016D8C"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-0.1%</w:t>
            </w:r>
          </w:p>
        </w:tc>
      </w:tr>
      <w:tr w:rsidR="00D252A7" w:rsidRPr="008C0452" w14:paraId="5D0C5D38" w14:textId="77777777" w:rsidTr="00F44422">
        <w:trPr>
          <w:trHeight w:val="72"/>
        </w:trPr>
        <w:tc>
          <w:tcPr>
            <w:tcW w:w="2115" w:type="dxa"/>
            <w:tcBorders>
              <w:top w:val="nil"/>
              <w:left w:val="nil"/>
              <w:bottom w:val="nil"/>
              <w:right w:val="nil"/>
            </w:tcBorders>
            <w:shd w:val="clear" w:color="auto" w:fill="auto"/>
            <w:hideMark/>
          </w:tcPr>
          <w:p w14:paraId="41E2CDCB"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Minnesota</w:t>
            </w:r>
          </w:p>
        </w:tc>
        <w:tc>
          <w:tcPr>
            <w:tcW w:w="2361" w:type="dxa"/>
            <w:tcBorders>
              <w:top w:val="nil"/>
              <w:left w:val="nil"/>
              <w:bottom w:val="nil"/>
              <w:right w:val="nil"/>
            </w:tcBorders>
            <w:shd w:val="clear" w:color="auto" w:fill="auto"/>
            <w:hideMark/>
          </w:tcPr>
          <w:p w14:paraId="34FDB5F8" w14:textId="6933FAE5"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$190,000</w:t>
            </w:r>
          </w:p>
        </w:tc>
        <w:tc>
          <w:tcPr>
            <w:tcW w:w="1104" w:type="dxa"/>
            <w:tcBorders>
              <w:top w:val="nil"/>
              <w:left w:val="nil"/>
              <w:bottom w:val="nil"/>
              <w:right w:val="nil"/>
            </w:tcBorders>
            <w:shd w:val="clear" w:color="auto" w:fill="auto"/>
            <w:hideMark/>
          </w:tcPr>
          <w:p w14:paraId="043AC10A"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-0.2%</w:t>
            </w:r>
          </w:p>
        </w:tc>
      </w:tr>
      <w:tr w:rsidR="00D252A7" w:rsidRPr="008C0452" w14:paraId="45103322" w14:textId="77777777" w:rsidTr="00F44422">
        <w:trPr>
          <w:trHeight w:val="72"/>
        </w:trPr>
        <w:tc>
          <w:tcPr>
            <w:tcW w:w="2115" w:type="dxa"/>
            <w:tcBorders>
              <w:top w:val="nil"/>
              <w:left w:val="nil"/>
              <w:bottom w:val="nil"/>
              <w:right w:val="nil"/>
            </w:tcBorders>
            <w:shd w:val="clear" w:color="auto" w:fill="auto"/>
            <w:hideMark/>
          </w:tcPr>
          <w:p w14:paraId="3E611D36"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Missouri</w:t>
            </w:r>
          </w:p>
        </w:tc>
        <w:tc>
          <w:tcPr>
            <w:tcW w:w="2361" w:type="dxa"/>
            <w:tcBorders>
              <w:top w:val="nil"/>
              <w:left w:val="nil"/>
              <w:bottom w:val="nil"/>
              <w:right w:val="nil"/>
            </w:tcBorders>
            <w:shd w:val="clear" w:color="auto" w:fill="auto"/>
            <w:hideMark/>
          </w:tcPr>
          <w:p w14:paraId="2EAA81BA" w14:textId="7EB40261"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$136,000</w:t>
            </w:r>
          </w:p>
        </w:tc>
        <w:tc>
          <w:tcPr>
            <w:tcW w:w="1104" w:type="dxa"/>
            <w:tcBorders>
              <w:top w:val="nil"/>
              <w:left w:val="nil"/>
              <w:bottom w:val="nil"/>
              <w:right w:val="nil"/>
            </w:tcBorders>
            <w:shd w:val="clear" w:color="auto" w:fill="auto"/>
            <w:hideMark/>
          </w:tcPr>
          <w:p w14:paraId="5E3F7FA1"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-0.2%</w:t>
            </w:r>
          </w:p>
        </w:tc>
      </w:tr>
      <w:tr w:rsidR="00D252A7" w:rsidRPr="008C0452" w14:paraId="3B9DDCA7" w14:textId="77777777" w:rsidTr="00F44422">
        <w:trPr>
          <w:trHeight w:val="72"/>
        </w:trPr>
        <w:tc>
          <w:tcPr>
            <w:tcW w:w="2115" w:type="dxa"/>
            <w:tcBorders>
              <w:top w:val="nil"/>
              <w:left w:val="nil"/>
              <w:bottom w:val="nil"/>
              <w:right w:val="nil"/>
            </w:tcBorders>
            <w:shd w:val="clear" w:color="auto" w:fill="auto"/>
            <w:hideMark/>
          </w:tcPr>
          <w:p w14:paraId="19866B8E"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Ohio</w:t>
            </w:r>
          </w:p>
        </w:tc>
        <w:tc>
          <w:tcPr>
            <w:tcW w:w="2361" w:type="dxa"/>
            <w:tcBorders>
              <w:top w:val="nil"/>
              <w:left w:val="nil"/>
              <w:bottom w:val="nil"/>
              <w:right w:val="nil"/>
            </w:tcBorders>
            <w:shd w:val="clear" w:color="auto" w:fill="auto"/>
            <w:hideMark/>
          </w:tcPr>
          <w:p w14:paraId="54D8F602" w14:textId="69E5108E"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$126,000</w:t>
            </w:r>
          </w:p>
        </w:tc>
        <w:tc>
          <w:tcPr>
            <w:tcW w:w="1104" w:type="dxa"/>
            <w:tcBorders>
              <w:top w:val="nil"/>
              <w:left w:val="nil"/>
              <w:bottom w:val="nil"/>
              <w:right w:val="nil"/>
            </w:tcBorders>
            <w:shd w:val="clear" w:color="auto" w:fill="auto"/>
            <w:hideMark/>
          </w:tcPr>
          <w:p w14:paraId="2262993F"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-0.9%</w:t>
            </w:r>
          </w:p>
        </w:tc>
      </w:tr>
      <w:tr w:rsidR="00D252A7" w:rsidRPr="008C0452" w14:paraId="05B94D6D" w14:textId="77777777" w:rsidTr="00F44422">
        <w:trPr>
          <w:trHeight w:val="72"/>
        </w:trPr>
        <w:tc>
          <w:tcPr>
            <w:tcW w:w="2115" w:type="dxa"/>
            <w:tcBorders>
              <w:top w:val="nil"/>
              <w:left w:val="nil"/>
              <w:bottom w:val="nil"/>
              <w:right w:val="nil"/>
            </w:tcBorders>
            <w:shd w:val="clear" w:color="auto" w:fill="auto"/>
            <w:hideMark/>
          </w:tcPr>
          <w:p w14:paraId="3226D98C"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Wisconsin</w:t>
            </w:r>
          </w:p>
        </w:tc>
        <w:tc>
          <w:tcPr>
            <w:tcW w:w="2361" w:type="dxa"/>
            <w:tcBorders>
              <w:top w:val="nil"/>
              <w:left w:val="nil"/>
              <w:bottom w:val="nil"/>
              <w:right w:val="nil"/>
            </w:tcBorders>
            <w:shd w:val="clear" w:color="auto" w:fill="auto"/>
            <w:hideMark/>
          </w:tcPr>
          <w:p w14:paraId="17749266" w14:textId="39F5CA0E"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$155,000</w:t>
            </w:r>
          </w:p>
        </w:tc>
        <w:tc>
          <w:tcPr>
            <w:tcW w:w="1104" w:type="dxa"/>
            <w:tcBorders>
              <w:top w:val="nil"/>
              <w:left w:val="nil"/>
              <w:bottom w:val="nil"/>
              <w:right w:val="nil"/>
            </w:tcBorders>
            <w:shd w:val="clear" w:color="auto" w:fill="auto"/>
            <w:hideMark/>
          </w:tcPr>
          <w:p w14:paraId="6E2111EB"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-1.2%</w:t>
            </w:r>
          </w:p>
        </w:tc>
      </w:tr>
      <w:tr w:rsidR="00D252A7" w:rsidRPr="008C0452" w14:paraId="0E7B3B1A" w14:textId="77777777" w:rsidTr="00F44422">
        <w:trPr>
          <w:trHeight w:val="72"/>
        </w:trPr>
        <w:tc>
          <w:tcPr>
            <w:tcW w:w="2115" w:type="dxa"/>
            <w:tcBorders>
              <w:top w:val="nil"/>
              <w:left w:val="nil"/>
              <w:bottom w:val="double" w:sz="6" w:space="0" w:color="auto"/>
              <w:right w:val="nil"/>
            </w:tcBorders>
            <w:shd w:val="clear" w:color="auto" w:fill="auto"/>
            <w:hideMark/>
          </w:tcPr>
          <w:p w14:paraId="30DBF530" w14:textId="77777777" w:rsidR="00D252A7" w:rsidRPr="008C0452" w:rsidRDefault="00D252A7" w:rsidP="00D252A7">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Illinois</w:t>
            </w:r>
          </w:p>
        </w:tc>
        <w:tc>
          <w:tcPr>
            <w:tcW w:w="2361" w:type="dxa"/>
            <w:tcBorders>
              <w:top w:val="nil"/>
              <w:left w:val="nil"/>
              <w:bottom w:val="double" w:sz="6" w:space="0" w:color="auto"/>
              <w:right w:val="nil"/>
            </w:tcBorders>
            <w:shd w:val="clear" w:color="auto" w:fill="auto"/>
            <w:hideMark/>
          </w:tcPr>
          <w:p w14:paraId="0159FAD3" w14:textId="52CADABF" w:rsidR="00D252A7" w:rsidRPr="008C0452" w:rsidRDefault="00D252A7" w:rsidP="00D252A7">
            <w:pPr>
              <w:spacing w:after="0" w:line="240" w:lineRule="auto"/>
              <w:jc w:val="right"/>
              <w:rPr>
                <w:rFonts w:ascii="Calibri" w:eastAsia="Times New Roman" w:hAnsi="Calibri" w:cs="Times New Roman"/>
                <w:color w:val="000000"/>
                <w:sz w:val="20"/>
                <w:szCs w:val="20"/>
              </w:rPr>
            </w:pPr>
            <w:r>
              <w:rPr>
                <w:rFonts w:ascii="Calibri" w:hAnsi="Calibri"/>
                <w:color w:val="000000"/>
                <w:sz w:val="20"/>
                <w:szCs w:val="20"/>
              </w:rPr>
              <w:t>$167,000</w:t>
            </w:r>
          </w:p>
        </w:tc>
        <w:tc>
          <w:tcPr>
            <w:tcW w:w="1104" w:type="dxa"/>
            <w:tcBorders>
              <w:top w:val="nil"/>
              <w:left w:val="nil"/>
              <w:bottom w:val="double" w:sz="6" w:space="0" w:color="auto"/>
              <w:right w:val="nil"/>
            </w:tcBorders>
            <w:shd w:val="clear" w:color="auto" w:fill="auto"/>
            <w:hideMark/>
          </w:tcPr>
          <w:p w14:paraId="73F80F98" w14:textId="77777777" w:rsidR="00D252A7" w:rsidRPr="008C0452" w:rsidRDefault="00D252A7" w:rsidP="00D252A7">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-2.0%</w:t>
            </w:r>
          </w:p>
        </w:tc>
      </w:tr>
      <w:tr w:rsidR="00D252A7" w:rsidRPr="008C0452" w14:paraId="6280466A" w14:textId="77777777" w:rsidTr="00F44422">
        <w:trPr>
          <w:trHeight w:val="315"/>
        </w:trPr>
        <w:tc>
          <w:tcPr>
            <w:tcW w:w="2115" w:type="dxa"/>
            <w:tcBorders>
              <w:top w:val="nil"/>
              <w:left w:val="nil"/>
              <w:bottom w:val="nil"/>
              <w:right w:val="nil"/>
            </w:tcBorders>
            <w:shd w:val="clear" w:color="auto" w:fill="auto"/>
            <w:hideMark/>
          </w:tcPr>
          <w:p w14:paraId="2896FD48" w14:textId="77777777" w:rsidR="00D252A7" w:rsidRPr="008C0452" w:rsidRDefault="00D252A7" w:rsidP="00D252A7">
            <w:pPr>
              <w:spacing w:after="0" w:line="240" w:lineRule="auto"/>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Heartland</w:t>
            </w:r>
          </w:p>
        </w:tc>
        <w:tc>
          <w:tcPr>
            <w:tcW w:w="2361" w:type="dxa"/>
            <w:tcBorders>
              <w:top w:val="nil"/>
              <w:left w:val="nil"/>
              <w:bottom w:val="nil"/>
              <w:right w:val="nil"/>
            </w:tcBorders>
            <w:shd w:val="clear" w:color="auto" w:fill="auto"/>
            <w:hideMark/>
          </w:tcPr>
          <w:p w14:paraId="437F8CC5" w14:textId="0D842887" w:rsidR="00D252A7" w:rsidRPr="008C0452" w:rsidRDefault="00D252A7" w:rsidP="00D252A7">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$135,000</w:t>
            </w:r>
          </w:p>
        </w:tc>
        <w:tc>
          <w:tcPr>
            <w:tcW w:w="1104" w:type="dxa"/>
            <w:tcBorders>
              <w:top w:val="nil"/>
              <w:left w:val="nil"/>
              <w:bottom w:val="nil"/>
              <w:right w:val="nil"/>
            </w:tcBorders>
            <w:shd w:val="clear" w:color="auto" w:fill="auto"/>
            <w:hideMark/>
          </w:tcPr>
          <w:p w14:paraId="0F4844B3" w14:textId="77777777" w:rsidR="00D252A7" w:rsidRPr="008C0452" w:rsidRDefault="00D252A7" w:rsidP="00D252A7">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0.2%</w:t>
            </w:r>
          </w:p>
        </w:tc>
      </w:tr>
      <w:tr w:rsidR="00D252A7" w:rsidRPr="008C0452" w14:paraId="6913BCAF" w14:textId="77777777" w:rsidTr="00F44422">
        <w:trPr>
          <w:trHeight w:val="300"/>
        </w:trPr>
        <w:tc>
          <w:tcPr>
            <w:tcW w:w="2115" w:type="dxa"/>
            <w:tcBorders>
              <w:top w:val="nil"/>
              <w:left w:val="nil"/>
              <w:bottom w:val="nil"/>
              <w:right w:val="nil"/>
            </w:tcBorders>
            <w:shd w:val="clear" w:color="auto" w:fill="auto"/>
            <w:hideMark/>
          </w:tcPr>
          <w:p w14:paraId="6E1A43F8" w14:textId="77777777" w:rsidR="00D252A7" w:rsidRPr="008C0452" w:rsidRDefault="00D252A7" w:rsidP="00D252A7">
            <w:pPr>
              <w:spacing w:after="0" w:line="240" w:lineRule="auto"/>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Non-Heartland</w:t>
            </w:r>
          </w:p>
        </w:tc>
        <w:tc>
          <w:tcPr>
            <w:tcW w:w="2361" w:type="dxa"/>
            <w:tcBorders>
              <w:top w:val="nil"/>
              <w:left w:val="nil"/>
              <w:bottom w:val="nil"/>
              <w:right w:val="nil"/>
            </w:tcBorders>
            <w:shd w:val="clear" w:color="auto" w:fill="auto"/>
            <w:hideMark/>
          </w:tcPr>
          <w:p w14:paraId="00AE7DC7" w14:textId="5FF2FB45" w:rsidR="00D252A7" w:rsidRPr="008C0452" w:rsidRDefault="00D252A7" w:rsidP="00D252A7">
            <w:pPr>
              <w:spacing w:after="0" w:line="240" w:lineRule="auto"/>
              <w:jc w:val="right"/>
              <w:rPr>
                <w:rFonts w:ascii="Calibri" w:eastAsia="Times New Roman" w:hAnsi="Calibri" w:cs="Times New Roman"/>
                <w:b/>
                <w:bCs/>
                <w:color w:val="000000"/>
                <w:sz w:val="20"/>
                <w:szCs w:val="20"/>
              </w:rPr>
            </w:pPr>
            <w:r>
              <w:rPr>
                <w:rFonts w:ascii="Calibri" w:hAnsi="Calibri"/>
                <w:b/>
                <w:bCs/>
                <w:color w:val="000000"/>
                <w:sz w:val="20"/>
                <w:szCs w:val="20"/>
              </w:rPr>
              <w:t>$215,000</w:t>
            </w:r>
          </w:p>
        </w:tc>
        <w:tc>
          <w:tcPr>
            <w:tcW w:w="1104" w:type="dxa"/>
            <w:tcBorders>
              <w:top w:val="nil"/>
              <w:left w:val="nil"/>
              <w:bottom w:val="nil"/>
              <w:right w:val="nil"/>
            </w:tcBorders>
            <w:shd w:val="clear" w:color="auto" w:fill="auto"/>
            <w:hideMark/>
          </w:tcPr>
          <w:p w14:paraId="411BF85C" w14:textId="77777777" w:rsidR="00D252A7" w:rsidRPr="008C0452" w:rsidRDefault="00D252A7" w:rsidP="00D252A7">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1.5%</w:t>
            </w:r>
          </w:p>
        </w:tc>
      </w:tr>
      <w:tr w:rsidR="00DA475E" w:rsidRPr="008C0452" w14:paraId="1E81B39E" w14:textId="77777777" w:rsidTr="00F44422">
        <w:trPr>
          <w:trHeight w:val="300"/>
        </w:trPr>
        <w:tc>
          <w:tcPr>
            <w:tcW w:w="5580" w:type="dxa"/>
            <w:gridSpan w:val="3"/>
            <w:tcBorders>
              <w:top w:val="nil"/>
              <w:left w:val="nil"/>
              <w:bottom w:val="nil"/>
              <w:right w:val="nil"/>
            </w:tcBorders>
            <w:shd w:val="clear" w:color="auto" w:fill="auto"/>
            <w:noWrap/>
            <w:vAlign w:val="bottom"/>
            <w:hideMark/>
          </w:tcPr>
          <w:p w14:paraId="353A7405" w14:textId="77777777" w:rsidR="00DA475E" w:rsidRPr="008C0452" w:rsidRDefault="00DA475E" w:rsidP="00F44422">
            <w:pPr>
              <w:spacing w:after="0" w:line="240" w:lineRule="auto"/>
              <w:rPr>
                <w:rFonts w:ascii="Calibri" w:eastAsia="Times New Roman" w:hAnsi="Calibri" w:cs="Times New Roman"/>
                <w:i/>
                <w:iCs/>
                <w:color w:val="000000"/>
                <w:sz w:val="20"/>
                <w:szCs w:val="20"/>
              </w:rPr>
            </w:pPr>
            <w:r w:rsidRPr="008C0452">
              <w:rPr>
                <w:rFonts w:ascii="Calibri" w:eastAsia="Times New Roman" w:hAnsi="Calibri" w:cs="Times New Roman"/>
                <w:i/>
                <w:iCs/>
                <w:color w:val="000000"/>
                <w:sz w:val="20"/>
                <w:szCs w:val="20"/>
              </w:rPr>
              <w:t>Source: Brookings analysis of 2010 &amp; 2016 ACS 1-year estimates</w:t>
            </w:r>
          </w:p>
        </w:tc>
      </w:tr>
    </w:tbl>
    <w:p w14:paraId="43436183" w14:textId="38A709EB" w:rsidR="00DA475E" w:rsidRDefault="00DA475E" w:rsidP="00C95EC9"/>
    <w:p w14:paraId="7B3440DA" w14:textId="77777777" w:rsidR="00DA475E" w:rsidRDefault="00DA475E">
      <w:r>
        <w:br w:type="page"/>
      </w:r>
    </w:p>
    <w:p w14:paraId="7F916AFA" w14:textId="77777777" w:rsidR="002B4CF5" w:rsidRPr="00EB2494" w:rsidRDefault="002B4CF5" w:rsidP="002B4CF5">
      <w:pPr>
        <w:pStyle w:val="Heading4"/>
      </w:pPr>
      <w:bookmarkStart w:id="49" w:name="_Toc522288967"/>
      <w:r>
        <w:t>Broadband access</w:t>
      </w:r>
      <w:bookmarkEnd w:id="49"/>
    </w:p>
    <w:p w14:paraId="18A55DCA" w14:textId="77777777" w:rsidR="008F0184" w:rsidRDefault="008F0184" w:rsidP="008F0184">
      <w:pPr>
        <w:rPr>
          <w:sz w:val="28"/>
          <w:szCs w:val="28"/>
        </w:rPr>
      </w:pPr>
      <w:r>
        <w:rPr>
          <w:sz w:val="28"/>
          <w:szCs w:val="28"/>
        </w:rPr>
        <w:t>The internet has become essential to American life. Today the internet is used by workers telecommuting to jobs, firms selling products to customers, and students conducting research and learning through digital classrooms. Furthermore, broadband deployment drives growth in both output and employment, with particularly significant impacts in rural areas.</w:t>
      </w:r>
      <w:r>
        <w:rPr>
          <w:rStyle w:val="EndnoteReference"/>
          <w:sz w:val="28"/>
          <w:szCs w:val="28"/>
        </w:rPr>
        <w:endnoteReference w:id="32"/>
      </w:r>
      <w:r>
        <w:rPr>
          <w:sz w:val="28"/>
          <w:szCs w:val="28"/>
        </w:rPr>
        <w:t xml:space="preserve"> Unfortunately, there are broad inequities in access to high-speed broadband.</w:t>
      </w:r>
      <w:r>
        <w:rPr>
          <w:rStyle w:val="EndnoteReference"/>
          <w:sz w:val="28"/>
          <w:szCs w:val="28"/>
        </w:rPr>
        <w:endnoteReference w:id="33"/>
      </w:r>
    </w:p>
    <w:p w14:paraId="483CE1E9" w14:textId="77777777" w:rsidR="008F0184" w:rsidRDefault="008F0184" w:rsidP="008F0184">
      <w:pPr>
        <w:rPr>
          <w:sz w:val="28"/>
          <w:szCs w:val="28"/>
        </w:rPr>
      </w:pPr>
      <w:r>
        <w:rPr>
          <w:sz w:val="28"/>
          <w:szCs w:val="28"/>
        </w:rPr>
        <w:t xml:space="preserve">Relative to population, nearly twice as many people lack high-speed broadband access in the Heartland compared to the rest of the country. In the Heartland, </w:t>
      </w:r>
      <w:r w:rsidRPr="00FE08A2">
        <w:rPr>
          <w:b/>
          <w:sz w:val="28"/>
          <w:szCs w:val="28"/>
        </w:rPr>
        <w:t>6.6 percent</w:t>
      </w:r>
      <w:r>
        <w:rPr>
          <w:sz w:val="28"/>
          <w:szCs w:val="28"/>
        </w:rPr>
        <w:t xml:space="preserve"> of residents do not have high-speed broadband access, compared to 3.4 percent in non-Heartland states. </w:t>
      </w:r>
      <w:r w:rsidRPr="00E6319A">
        <w:rPr>
          <w:noProof/>
          <w:sz w:val="28"/>
          <w:szCs w:val="28"/>
        </w:rPr>
        <w:t>This</w:t>
      </w:r>
      <w:r>
        <w:rPr>
          <w:sz w:val="28"/>
          <w:szCs w:val="28"/>
        </w:rPr>
        <w:t xml:space="preserve"> equates to nearly </w:t>
      </w:r>
      <w:r w:rsidRPr="00FE08A2">
        <w:rPr>
          <w:b/>
          <w:sz w:val="28"/>
          <w:szCs w:val="28"/>
        </w:rPr>
        <w:t>6.5 million</w:t>
      </w:r>
      <w:r>
        <w:rPr>
          <w:sz w:val="28"/>
          <w:szCs w:val="28"/>
        </w:rPr>
        <w:t xml:space="preserve"> people in the Heartland without access to high-speed broadband, compared to 7.7 million people elsewhere.</w:t>
      </w:r>
    </w:p>
    <w:p w14:paraId="2FD149DA" w14:textId="2506C91D" w:rsidR="00DA475E" w:rsidRDefault="008F0184" w:rsidP="00DA475E">
      <w:pPr>
        <w:rPr>
          <w:sz w:val="28"/>
          <w:szCs w:val="28"/>
        </w:rPr>
      </w:pPr>
      <w:r>
        <w:rPr>
          <w:sz w:val="28"/>
          <w:szCs w:val="28"/>
        </w:rPr>
        <w:t>There is wide variation in state-level high-speed broadband access.</w:t>
      </w:r>
      <w:r w:rsidR="002B4CF5">
        <w:rPr>
          <w:sz w:val="28"/>
          <w:szCs w:val="28"/>
        </w:rPr>
        <w:t xml:space="preserve"> </w:t>
      </w:r>
      <w:r w:rsidR="002B4CF5">
        <w:rPr>
          <w:b/>
          <w:sz w:val="28"/>
          <w:szCs w:val="28"/>
        </w:rPr>
        <w:t>Mississippi</w:t>
      </w:r>
      <w:r w:rsidR="002B4CF5">
        <w:rPr>
          <w:sz w:val="28"/>
          <w:szCs w:val="28"/>
        </w:rPr>
        <w:t xml:space="preserve"> makes do with the third-highest population share without access in the country, and the highest disconnected share in the Heartland, with 17.2 percent of residents lacking access. </w:t>
      </w:r>
      <w:r w:rsidR="002B4CF5" w:rsidRPr="00294551">
        <w:rPr>
          <w:b/>
          <w:sz w:val="28"/>
          <w:szCs w:val="28"/>
        </w:rPr>
        <w:t>Arkansas</w:t>
      </w:r>
      <w:r w:rsidR="002B4CF5">
        <w:rPr>
          <w:b/>
          <w:sz w:val="28"/>
          <w:szCs w:val="28"/>
        </w:rPr>
        <w:t>, Alabama, Indiana,</w:t>
      </w:r>
      <w:r w:rsidR="002B4CF5">
        <w:rPr>
          <w:sz w:val="28"/>
          <w:szCs w:val="28"/>
        </w:rPr>
        <w:t xml:space="preserve"> and </w:t>
      </w:r>
      <w:r w:rsidR="002B4CF5" w:rsidRPr="0034491A">
        <w:rPr>
          <w:b/>
          <w:sz w:val="28"/>
          <w:szCs w:val="28"/>
        </w:rPr>
        <w:t xml:space="preserve">South Dakota </w:t>
      </w:r>
      <w:r w:rsidR="002B4CF5">
        <w:rPr>
          <w:sz w:val="28"/>
          <w:szCs w:val="28"/>
        </w:rPr>
        <w:t xml:space="preserve">also rank among the 10 </w:t>
      </w:r>
      <w:r w:rsidR="002B4CF5" w:rsidRPr="006461DE">
        <w:rPr>
          <w:noProof/>
          <w:sz w:val="28"/>
          <w:szCs w:val="28"/>
        </w:rPr>
        <w:t>highest</w:t>
      </w:r>
      <w:r w:rsidR="002B4CF5">
        <w:rPr>
          <w:sz w:val="28"/>
          <w:szCs w:val="28"/>
        </w:rPr>
        <w:t xml:space="preserve"> nationally, each with rates of 11.5 percent or higher. On the other hand, several Heartland states have achieved universal or near-universal high-speed broadband access. In </w:t>
      </w:r>
      <w:r w:rsidR="002B4CF5">
        <w:rPr>
          <w:b/>
          <w:sz w:val="28"/>
          <w:szCs w:val="28"/>
        </w:rPr>
        <w:t>Iowa</w:t>
      </w:r>
      <w:r w:rsidR="002B4CF5">
        <w:rPr>
          <w:sz w:val="28"/>
          <w:szCs w:val="28"/>
        </w:rPr>
        <w:t xml:space="preserve"> less than 1 percent of residents lack access to high-speed broadband. In two other Heartland states, </w:t>
      </w:r>
      <w:r w:rsidR="002B4CF5">
        <w:rPr>
          <w:b/>
          <w:sz w:val="28"/>
          <w:szCs w:val="28"/>
        </w:rPr>
        <w:t>Minnesota</w:t>
      </w:r>
      <w:r w:rsidR="002B4CF5">
        <w:rPr>
          <w:sz w:val="28"/>
          <w:szCs w:val="28"/>
        </w:rPr>
        <w:t xml:space="preserve">, and </w:t>
      </w:r>
      <w:r w:rsidR="002B4CF5">
        <w:rPr>
          <w:b/>
          <w:sz w:val="28"/>
          <w:szCs w:val="28"/>
        </w:rPr>
        <w:t>Illinois</w:t>
      </w:r>
      <w:r w:rsidR="002B4CF5">
        <w:rPr>
          <w:sz w:val="28"/>
          <w:szCs w:val="28"/>
        </w:rPr>
        <w:t xml:space="preserve">, less than 2 percent of residents </w:t>
      </w:r>
      <w:r w:rsidR="002B4CF5" w:rsidRPr="006461DE">
        <w:rPr>
          <w:noProof/>
          <w:sz w:val="28"/>
          <w:szCs w:val="28"/>
        </w:rPr>
        <w:t>lack</w:t>
      </w:r>
      <w:r w:rsidR="002B4CF5">
        <w:rPr>
          <w:sz w:val="28"/>
          <w:szCs w:val="28"/>
        </w:rPr>
        <w:t xml:space="preserve"> access.</w:t>
      </w:r>
      <w:r w:rsidR="00DA475E">
        <w:rPr>
          <w:sz w:val="28"/>
          <w:szCs w:val="28"/>
        </w:rPr>
        <w:br w:type="page"/>
      </w:r>
    </w:p>
    <w:p w14:paraId="0B0AFB80" w14:textId="2B353C96" w:rsidR="00DA475E" w:rsidRDefault="00C865E1" w:rsidP="00DA475E">
      <w:pPr>
        <w:rPr>
          <w:color w:val="FF0000"/>
          <w:sz w:val="28"/>
          <w:szCs w:val="28"/>
        </w:rPr>
      </w:pPr>
      <w:r>
        <w:rPr>
          <w:noProof/>
        </w:rPr>
        <w:drawing>
          <wp:inline distT="0" distB="0" distL="0" distR="0" wp14:anchorId="34622008" wp14:editId="6FA9AD31">
            <wp:extent cx="5943600" cy="32004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F5F2608" w14:textId="0233BC76" w:rsidR="00DA475E" w:rsidRDefault="00C865E1" w:rsidP="00DA475E">
      <w:pPr>
        <w:rPr>
          <w:color w:val="FF0000"/>
          <w:sz w:val="28"/>
          <w:szCs w:val="28"/>
        </w:rPr>
      </w:pPr>
      <w:r>
        <w:rPr>
          <w:noProof/>
          <w:color w:val="FF0000"/>
          <w:sz w:val="28"/>
          <w:szCs w:val="28"/>
        </w:rPr>
        <w:drawing>
          <wp:inline distT="0" distB="0" distL="0" distR="0" wp14:anchorId="15D1A92D" wp14:editId="5ECB762B">
            <wp:extent cx="5943600" cy="44786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Band_v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F97FA64" w14:textId="31F11236" w:rsidR="00EE73A7" w:rsidRDefault="00DA475E">
      <w:pPr>
        <w:rPr>
          <w:rFonts w:ascii="Arial" w:hAnsi="Arial" w:cs="Arial"/>
          <w:i/>
          <w:sz w:val="20"/>
          <w:szCs w:val="20"/>
        </w:rPr>
      </w:pPr>
      <w:r w:rsidRPr="00EC6817">
        <w:rPr>
          <w:rFonts w:ascii="Arial" w:hAnsi="Arial" w:cs="Arial"/>
          <w:i/>
          <w:sz w:val="20"/>
          <w:szCs w:val="20"/>
        </w:rPr>
        <w:t>Source: Brookings analysis of FCC data</w:t>
      </w:r>
      <w:r w:rsidR="00EE73A7">
        <w:rPr>
          <w:rFonts w:ascii="Arial" w:hAnsi="Arial" w:cs="Arial"/>
          <w:i/>
          <w:sz w:val="20"/>
          <w:szCs w:val="20"/>
        </w:rPr>
        <w:br w:type="page"/>
      </w:r>
    </w:p>
    <w:p w14:paraId="0E2B07B6" w14:textId="77777777" w:rsidR="00D851B3" w:rsidRPr="00B90588" w:rsidRDefault="00D851B3" w:rsidP="00D851B3">
      <w:pPr>
        <w:pStyle w:val="Heading1"/>
      </w:pPr>
      <w:bookmarkStart w:id="50" w:name="_Toc522288968"/>
      <w:r w:rsidRPr="00B90588">
        <w:t>The state of the Heartland: b</w:t>
      </w:r>
      <w:r>
        <w:t>enchmarking</w:t>
      </w:r>
      <w:r w:rsidRPr="00B90588">
        <w:t xml:space="preserve"> outcomes and drivers</w:t>
      </w:r>
      <w:bookmarkEnd w:id="50"/>
    </w:p>
    <w:tbl>
      <w:tblPr>
        <w:tblW w:w="11080" w:type="dxa"/>
        <w:jc w:val="center"/>
        <w:tblLook w:val="04A0" w:firstRow="1" w:lastRow="0" w:firstColumn="1" w:lastColumn="0" w:noHBand="0" w:noVBand="1"/>
      </w:tblPr>
      <w:tblGrid>
        <w:gridCol w:w="4760"/>
        <w:gridCol w:w="1580"/>
        <w:gridCol w:w="1580"/>
        <w:gridCol w:w="1580"/>
        <w:gridCol w:w="1580"/>
      </w:tblGrid>
      <w:tr w:rsidR="00F24174" w:rsidRPr="00123ACD" w14:paraId="27DFF554" w14:textId="77777777" w:rsidTr="00DE3BA5">
        <w:trPr>
          <w:trHeight w:val="375"/>
          <w:jc w:val="center"/>
        </w:trPr>
        <w:tc>
          <w:tcPr>
            <w:tcW w:w="4760" w:type="dxa"/>
            <w:tcBorders>
              <w:top w:val="single" w:sz="4" w:space="0" w:color="D9D9D9"/>
              <w:left w:val="single" w:sz="4" w:space="0" w:color="D9D9D9"/>
              <w:bottom w:val="nil"/>
              <w:right w:val="single" w:sz="4" w:space="0" w:color="D9D9D9"/>
            </w:tcBorders>
            <w:shd w:val="clear" w:color="auto" w:fill="auto"/>
            <w:noWrap/>
            <w:vAlign w:val="bottom"/>
            <w:hideMark/>
          </w:tcPr>
          <w:p w14:paraId="0A1F663F" w14:textId="77777777" w:rsidR="00F24174" w:rsidRPr="00123ACD" w:rsidRDefault="00F24174" w:rsidP="00DE3BA5">
            <w:pPr>
              <w:spacing w:after="0" w:line="240" w:lineRule="auto"/>
              <w:rPr>
                <w:rFonts w:ascii="Calibri" w:eastAsia="Times New Roman" w:hAnsi="Calibri" w:cs="Times New Roman"/>
                <w:b/>
                <w:bCs/>
                <w:color w:val="000000"/>
                <w:sz w:val="28"/>
                <w:szCs w:val="28"/>
              </w:rPr>
            </w:pPr>
            <w:r w:rsidRPr="00123ACD">
              <w:rPr>
                <w:rFonts w:ascii="Calibri" w:eastAsia="Times New Roman" w:hAnsi="Calibri" w:cs="Times New Roman"/>
                <w:b/>
                <w:bCs/>
                <w:color w:val="000000"/>
                <w:sz w:val="28"/>
                <w:szCs w:val="28"/>
              </w:rPr>
              <w:t>Outcomes</w:t>
            </w:r>
          </w:p>
        </w:tc>
        <w:tc>
          <w:tcPr>
            <w:tcW w:w="3160" w:type="dxa"/>
            <w:gridSpan w:val="2"/>
            <w:tcBorders>
              <w:top w:val="single" w:sz="4" w:space="0" w:color="D9D9D9"/>
              <w:left w:val="nil"/>
              <w:bottom w:val="single" w:sz="4" w:space="0" w:color="D9D9D9"/>
              <w:right w:val="single" w:sz="4" w:space="0" w:color="D9D9D9"/>
            </w:tcBorders>
            <w:shd w:val="clear" w:color="auto" w:fill="auto"/>
            <w:noWrap/>
            <w:vAlign w:val="bottom"/>
            <w:hideMark/>
          </w:tcPr>
          <w:p w14:paraId="71A2337C"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Current</w:t>
            </w:r>
          </w:p>
        </w:tc>
        <w:tc>
          <w:tcPr>
            <w:tcW w:w="3160" w:type="dxa"/>
            <w:gridSpan w:val="2"/>
            <w:tcBorders>
              <w:top w:val="single" w:sz="4" w:space="0" w:color="D9D9D9"/>
              <w:left w:val="nil"/>
              <w:bottom w:val="single" w:sz="4" w:space="0" w:color="D9D9D9"/>
              <w:right w:val="single" w:sz="4" w:space="0" w:color="D9D9D9"/>
            </w:tcBorders>
            <w:shd w:val="clear" w:color="auto" w:fill="auto"/>
            <w:noWrap/>
            <w:vAlign w:val="bottom"/>
            <w:hideMark/>
          </w:tcPr>
          <w:p w14:paraId="769E0984"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Change </w:t>
            </w:r>
          </w:p>
        </w:tc>
      </w:tr>
      <w:tr w:rsidR="00F24174" w:rsidRPr="00123ACD" w14:paraId="35CC62F1"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55D37267"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nil"/>
              <w:left w:val="nil"/>
              <w:bottom w:val="nil"/>
              <w:right w:val="single" w:sz="4" w:space="0" w:color="D9D9D9"/>
            </w:tcBorders>
            <w:shd w:val="clear" w:color="auto" w:fill="auto"/>
            <w:noWrap/>
            <w:vAlign w:val="bottom"/>
            <w:hideMark/>
          </w:tcPr>
          <w:p w14:paraId="2BD8BFEC"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354786CB"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140AED38"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023B3E29"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r>
      <w:tr w:rsidR="00F24174" w:rsidRPr="00123ACD" w14:paraId="6D373951"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7CFC8C4B"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Growth</w:t>
            </w:r>
          </w:p>
        </w:tc>
        <w:tc>
          <w:tcPr>
            <w:tcW w:w="1580" w:type="dxa"/>
            <w:tcBorders>
              <w:top w:val="single" w:sz="4" w:space="0" w:color="D9D9D9"/>
              <w:left w:val="nil"/>
              <w:bottom w:val="single" w:sz="4" w:space="0" w:color="D9D9D9"/>
              <w:right w:val="nil"/>
            </w:tcBorders>
            <w:shd w:val="clear" w:color="auto" w:fill="auto"/>
            <w:noWrap/>
            <w:vAlign w:val="bottom"/>
            <w:hideMark/>
          </w:tcPr>
          <w:p w14:paraId="7F9F1ACB"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15D3E033"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7C4CC124"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279A8042"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r>
      <w:tr w:rsidR="00F24174" w:rsidRPr="00123ACD" w14:paraId="19B7D755"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7A9ED45B"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Jobs</w:t>
            </w:r>
          </w:p>
        </w:tc>
        <w:tc>
          <w:tcPr>
            <w:tcW w:w="1580" w:type="dxa"/>
            <w:tcBorders>
              <w:top w:val="nil"/>
              <w:left w:val="single" w:sz="4" w:space="0" w:color="D9D9D9"/>
              <w:bottom w:val="single" w:sz="4" w:space="0" w:color="D9D9D9"/>
              <w:right w:val="single" w:sz="4" w:space="0" w:color="D9D9D9"/>
            </w:tcBorders>
            <w:shd w:val="clear" w:color="000000" w:fill="DD9D73"/>
            <w:noWrap/>
            <w:vAlign w:val="bottom"/>
            <w:hideMark/>
          </w:tcPr>
          <w:p w14:paraId="3A4591AF" w14:textId="77777777" w:rsidR="00F24174" w:rsidRPr="00D214FC" w:rsidRDefault="00F24174" w:rsidP="00DE3BA5">
            <w:pPr>
              <w:pStyle w:val="NoSpacing"/>
              <w:jc w:val="right"/>
            </w:pPr>
            <w:r w:rsidRPr="00D214FC">
              <w:t>44,378,000</w:t>
            </w:r>
          </w:p>
        </w:tc>
        <w:tc>
          <w:tcPr>
            <w:tcW w:w="1580" w:type="dxa"/>
            <w:tcBorders>
              <w:top w:val="nil"/>
              <w:left w:val="nil"/>
              <w:bottom w:val="single" w:sz="4" w:space="0" w:color="D9D9D9"/>
              <w:right w:val="single" w:sz="4" w:space="0" w:color="D9D9D9"/>
            </w:tcBorders>
            <w:shd w:val="clear" w:color="auto" w:fill="auto"/>
            <w:noWrap/>
            <w:vAlign w:val="bottom"/>
            <w:hideMark/>
          </w:tcPr>
          <w:p w14:paraId="19F2AC56" w14:textId="77777777" w:rsidR="00F24174" w:rsidRPr="00D214FC" w:rsidRDefault="00F24174" w:rsidP="00DE3BA5">
            <w:pPr>
              <w:pStyle w:val="NoSpacing"/>
              <w:jc w:val="right"/>
            </w:pPr>
            <w:r w:rsidRPr="00D214FC">
              <w:t>99,483,000</w:t>
            </w:r>
          </w:p>
        </w:tc>
        <w:tc>
          <w:tcPr>
            <w:tcW w:w="1580" w:type="dxa"/>
            <w:tcBorders>
              <w:top w:val="nil"/>
              <w:left w:val="single" w:sz="4" w:space="0" w:color="D9D9D9"/>
              <w:bottom w:val="single" w:sz="4" w:space="0" w:color="D9D9D9"/>
              <w:right w:val="single" w:sz="4" w:space="0" w:color="D9D9D9"/>
            </w:tcBorders>
            <w:shd w:val="clear" w:color="000000" w:fill="FBF5F1"/>
            <w:noWrap/>
            <w:vAlign w:val="bottom"/>
            <w:hideMark/>
          </w:tcPr>
          <w:p w14:paraId="0DCA16D8" w14:textId="77777777" w:rsidR="00F24174" w:rsidRPr="00D214FC" w:rsidRDefault="00F24174" w:rsidP="00DE3BA5">
            <w:pPr>
              <w:pStyle w:val="NoSpacing"/>
              <w:jc w:val="right"/>
            </w:pPr>
            <w:r w:rsidRPr="00D214FC">
              <w:t>1.3%</w:t>
            </w:r>
          </w:p>
        </w:tc>
        <w:tc>
          <w:tcPr>
            <w:tcW w:w="1580" w:type="dxa"/>
            <w:tcBorders>
              <w:top w:val="nil"/>
              <w:left w:val="nil"/>
              <w:bottom w:val="single" w:sz="4" w:space="0" w:color="D9D9D9"/>
              <w:right w:val="single" w:sz="4" w:space="0" w:color="D9D9D9"/>
            </w:tcBorders>
            <w:shd w:val="clear" w:color="auto" w:fill="auto"/>
            <w:noWrap/>
            <w:vAlign w:val="bottom"/>
            <w:hideMark/>
          </w:tcPr>
          <w:p w14:paraId="1CDB0768" w14:textId="77777777" w:rsidR="00F24174" w:rsidRPr="00D214FC" w:rsidRDefault="00F24174" w:rsidP="00DE3BA5">
            <w:pPr>
              <w:pStyle w:val="NoSpacing"/>
              <w:jc w:val="right"/>
            </w:pPr>
            <w:r w:rsidRPr="00D214FC">
              <w:t>1.9%</w:t>
            </w:r>
          </w:p>
        </w:tc>
      </w:tr>
      <w:tr w:rsidR="00F24174" w:rsidRPr="00123ACD" w14:paraId="1FD9291A"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CCC9459"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Output (Mil.)</w:t>
            </w:r>
          </w:p>
        </w:tc>
        <w:tc>
          <w:tcPr>
            <w:tcW w:w="1580" w:type="dxa"/>
            <w:tcBorders>
              <w:top w:val="single" w:sz="4" w:space="0" w:color="D9D9D9"/>
              <w:left w:val="single" w:sz="4" w:space="0" w:color="D9D9D9"/>
              <w:bottom w:val="single" w:sz="4" w:space="0" w:color="D9D9D9"/>
              <w:right w:val="single" w:sz="4" w:space="0" w:color="D9D9D9"/>
            </w:tcBorders>
            <w:shd w:val="clear" w:color="000000" w:fill="D99263"/>
            <w:noWrap/>
            <w:vAlign w:val="bottom"/>
            <w:hideMark/>
          </w:tcPr>
          <w:p w14:paraId="0F63E437" w14:textId="77777777" w:rsidR="00F24174" w:rsidRPr="00D214FC" w:rsidRDefault="00F24174" w:rsidP="00DE3BA5">
            <w:pPr>
              <w:pStyle w:val="NoSpacing"/>
              <w:jc w:val="right"/>
            </w:pPr>
            <w:r w:rsidRPr="00D214FC">
              <w:t>$4,905,000</w:t>
            </w:r>
          </w:p>
        </w:tc>
        <w:tc>
          <w:tcPr>
            <w:tcW w:w="1580" w:type="dxa"/>
            <w:tcBorders>
              <w:top w:val="nil"/>
              <w:left w:val="nil"/>
              <w:bottom w:val="single" w:sz="4" w:space="0" w:color="D9D9D9"/>
              <w:right w:val="single" w:sz="4" w:space="0" w:color="D9D9D9"/>
            </w:tcBorders>
            <w:shd w:val="clear" w:color="auto" w:fill="auto"/>
            <w:noWrap/>
            <w:vAlign w:val="bottom"/>
            <w:hideMark/>
          </w:tcPr>
          <w:p w14:paraId="0636C935" w14:textId="77777777" w:rsidR="00F24174" w:rsidRPr="00D214FC" w:rsidRDefault="00F24174" w:rsidP="00DE3BA5">
            <w:pPr>
              <w:pStyle w:val="NoSpacing"/>
              <w:jc w:val="right"/>
            </w:pPr>
            <w:r w:rsidRPr="00D214FC">
              <w:t>$12,802,000</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7ED1A4B5" w14:textId="77777777" w:rsidR="00F24174" w:rsidRPr="00D214FC" w:rsidRDefault="00F24174" w:rsidP="00DE3BA5">
            <w:pPr>
              <w:pStyle w:val="NoSpacing"/>
              <w:jc w:val="right"/>
            </w:pPr>
            <w:r w:rsidRPr="00D214FC">
              <w:t>1.4%</w:t>
            </w:r>
          </w:p>
        </w:tc>
        <w:tc>
          <w:tcPr>
            <w:tcW w:w="1580" w:type="dxa"/>
            <w:tcBorders>
              <w:top w:val="nil"/>
              <w:left w:val="nil"/>
              <w:bottom w:val="single" w:sz="4" w:space="0" w:color="D9D9D9"/>
              <w:right w:val="single" w:sz="4" w:space="0" w:color="D9D9D9"/>
            </w:tcBorders>
            <w:shd w:val="clear" w:color="auto" w:fill="auto"/>
            <w:noWrap/>
            <w:vAlign w:val="bottom"/>
            <w:hideMark/>
          </w:tcPr>
          <w:p w14:paraId="4BA8A545" w14:textId="77777777" w:rsidR="00F24174" w:rsidRPr="00D214FC" w:rsidRDefault="00F24174" w:rsidP="00DE3BA5">
            <w:pPr>
              <w:pStyle w:val="NoSpacing"/>
              <w:jc w:val="right"/>
            </w:pPr>
            <w:r w:rsidRPr="00D214FC">
              <w:t>1.9%</w:t>
            </w:r>
          </w:p>
        </w:tc>
      </w:tr>
      <w:tr w:rsidR="00F24174" w:rsidRPr="00123ACD" w14:paraId="58E3E6BA"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90A8689"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Jobs at young firms</w:t>
            </w:r>
          </w:p>
        </w:tc>
        <w:tc>
          <w:tcPr>
            <w:tcW w:w="1580" w:type="dxa"/>
            <w:tcBorders>
              <w:top w:val="single" w:sz="4" w:space="0" w:color="D9D9D9"/>
              <w:left w:val="single" w:sz="4" w:space="0" w:color="D9D9D9"/>
              <w:bottom w:val="nil"/>
              <w:right w:val="single" w:sz="4" w:space="0" w:color="D9D9D9"/>
            </w:tcBorders>
            <w:shd w:val="clear" w:color="000000" w:fill="D78D5C"/>
            <w:noWrap/>
            <w:vAlign w:val="bottom"/>
            <w:hideMark/>
          </w:tcPr>
          <w:p w14:paraId="53D82988" w14:textId="77777777" w:rsidR="00F24174" w:rsidRPr="00D214FC" w:rsidRDefault="00F24174" w:rsidP="00DE3BA5">
            <w:pPr>
              <w:pStyle w:val="NoSpacing"/>
              <w:jc w:val="right"/>
            </w:pPr>
            <w:r w:rsidRPr="00D214FC">
              <w:t>3,297,000</w:t>
            </w:r>
          </w:p>
        </w:tc>
        <w:tc>
          <w:tcPr>
            <w:tcW w:w="1580" w:type="dxa"/>
            <w:tcBorders>
              <w:top w:val="nil"/>
              <w:left w:val="nil"/>
              <w:bottom w:val="nil"/>
              <w:right w:val="single" w:sz="4" w:space="0" w:color="D9D9D9"/>
            </w:tcBorders>
            <w:shd w:val="clear" w:color="auto" w:fill="auto"/>
            <w:noWrap/>
            <w:vAlign w:val="bottom"/>
            <w:hideMark/>
          </w:tcPr>
          <w:p w14:paraId="26BE3899" w14:textId="77777777" w:rsidR="00F24174" w:rsidRPr="00D214FC" w:rsidRDefault="00F24174" w:rsidP="00DE3BA5">
            <w:pPr>
              <w:pStyle w:val="NoSpacing"/>
              <w:jc w:val="right"/>
            </w:pPr>
            <w:r w:rsidRPr="00D214FC">
              <w:t>9,341,000</w:t>
            </w:r>
          </w:p>
        </w:tc>
        <w:tc>
          <w:tcPr>
            <w:tcW w:w="1580" w:type="dxa"/>
            <w:tcBorders>
              <w:top w:val="single" w:sz="4" w:space="0" w:color="D9D9D9"/>
              <w:left w:val="single" w:sz="4" w:space="0" w:color="D9D9D9"/>
              <w:bottom w:val="nil"/>
              <w:right w:val="single" w:sz="4" w:space="0" w:color="D9D9D9"/>
            </w:tcBorders>
            <w:shd w:val="clear" w:color="000000" w:fill="FBF4F0"/>
            <w:noWrap/>
            <w:vAlign w:val="bottom"/>
            <w:hideMark/>
          </w:tcPr>
          <w:p w14:paraId="6A8E1886" w14:textId="77777777" w:rsidR="00F24174" w:rsidRPr="00D214FC" w:rsidRDefault="00F24174" w:rsidP="00DE3BA5">
            <w:pPr>
              <w:pStyle w:val="NoSpacing"/>
              <w:jc w:val="right"/>
            </w:pPr>
            <w:r w:rsidRPr="00D214FC">
              <w:t>-0.3%</w:t>
            </w:r>
          </w:p>
        </w:tc>
        <w:tc>
          <w:tcPr>
            <w:tcW w:w="1580" w:type="dxa"/>
            <w:tcBorders>
              <w:top w:val="nil"/>
              <w:left w:val="nil"/>
              <w:bottom w:val="nil"/>
              <w:right w:val="single" w:sz="4" w:space="0" w:color="D9D9D9"/>
            </w:tcBorders>
            <w:shd w:val="clear" w:color="auto" w:fill="auto"/>
            <w:noWrap/>
            <w:vAlign w:val="bottom"/>
            <w:hideMark/>
          </w:tcPr>
          <w:p w14:paraId="684FCFCD" w14:textId="77777777" w:rsidR="00F24174" w:rsidRPr="00D214FC" w:rsidRDefault="00F24174" w:rsidP="00DE3BA5">
            <w:pPr>
              <w:pStyle w:val="NoSpacing"/>
              <w:jc w:val="right"/>
            </w:pPr>
            <w:r w:rsidRPr="00D214FC">
              <w:t>0.4%</w:t>
            </w:r>
          </w:p>
        </w:tc>
      </w:tr>
      <w:tr w:rsidR="00F24174" w:rsidRPr="00123ACD" w14:paraId="1B1911F3"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3A17660E"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Prosperity</w:t>
            </w:r>
          </w:p>
        </w:tc>
        <w:tc>
          <w:tcPr>
            <w:tcW w:w="1580" w:type="dxa"/>
            <w:tcBorders>
              <w:top w:val="single" w:sz="4" w:space="0" w:color="D9D9D9"/>
              <w:left w:val="nil"/>
              <w:bottom w:val="single" w:sz="4" w:space="0" w:color="D9D9D9"/>
              <w:right w:val="nil"/>
            </w:tcBorders>
            <w:shd w:val="clear" w:color="auto" w:fill="auto"/>
            <w:noWrap/>
            <w:vAlign w:val="bottom"/>
            <w:hideMark/>
          </w:tcPr>
          <w:p w14:paraId="2EB303EC"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4AA5099"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34E2CB95"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7BA8F056" w14:textId="77777777" w:rsidR="00F24174" w:rsidRPr="00D214FC" w:rsidRDefault="00F24174" w:rsidP="00DE3BA5">
            <w:pPr>
              <w:pStyle w:val="NoSpacing"/>
              <w:jc w:val="right"/>
            </w:pPr>
          </w:p>
        </w:tc>
      </w:tr>
      <w:tr w:rsidR="00F24174" w:rsidRPr="00123ACD" w14:paraId="4E13DC95"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BD250C0"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Productivity</w:t>
            </w:r>
          </w:p>
        </w:tc>
        <w:tc>
          <w:tcPr>
            <w:tcW w:w="1580" w:type="dxa"/>
            <w:tcBorders>
              <w:top w:val="nil"/>
              <w:left w:val="single" w:sz="4" w:space="0" w:color="D9D9D9"/>
              <w:bottom w:val="single" w:sz="4" w:space="0" w:color="D9D9D9"/>
              <w:right w:val="single" w:sz="4" w:space="0" w:color="D9D9D9"/>
            </w:tcBorders>
            <w:shd w:val="clear" w:color="000000" w:fill="F5E4D8"/>
            <w:noWrap/>
            <w:vAlign w:val="bottom"/>
            <w:hideMark/>
          </w:tcPr>
          <w:p w14:paraId="3E709571" w14:textId="77777777" w:rsidR="00F24174" w:rsidRPr="00D214FC" w:rsidRDefault="00F24174" w:rsidP="00DE3BA5">
            <w:pPr>
              <w:pStyle w:val="NoSpacing"/>
              <w:jc w:val="right"/>
            </w:pPr>
            <w:r w:rsidRPr="00D214FC">
              <w:t>$111,000</w:t>
            </w:r>
          </w:p>
        </w:tc>
        <w:tc>
          <w:tcPr>
            <w:tcW w:w="1580" w:type="dxa"/>
            <w:tcBorders>
              <w:top w:val="nil"/>
              <w:left w:val="nil"/>
              <w:bottom w:val="single" w:sz="4" w:space="0" w:color="D9D9D9"/>
              <w:right w:val="single" w:sz="4" w:space="0" w:color="D9D9D9"/>
            </w:tcBorders>
            <w:shd w:val="clear" w:color="auto" w:fill="auto"/>
            <w:noWrap/>
            <w:vAlign w:val="bottom"/>
            <w:hideMark/>
          </w:tcPr>
          <w:p w14:paraId="0021D2AB" w14:textId="77777777" w:rsidR="00F24174" w:rsidRPr="00D214FC" w:rsidRDefault="00F24174" w:rsidP="00DE3BA5">
            <w:pPr>
              <w:pStyle w:val="NoSpacing"/>
              <w:jc w:val="right"/>
            </w:pPr>
            <w:r w:rsidRPr="00D214FC">
              <w:t>$131,000</w:t>
            </w:r>
          </w:p>
        </w:tc>
        <w:tc>
          <w:tcPr>
            <w:tcW w:w="1580" w:type="dxa"/>
            <w:tcBorders>
              <w:top w:val="nil"/>
              <w:left w:val="single" w:sz="4" w:space="0" w:color="D9D9D9"/>
              <w:bottom w:val="single" w:sz="4" w:space="0" w:color="D9D9D9"/>
              <w:right w:val="single" w:sz="4" w:space="0" w:color="D9D9D9"/>
            </w:tcBorders>
            <w:shd w:val="clear" w:color="000000" w:fill="F2F4F9"/>
            <w:noWrap/>
            <w:vAlign w:val="bottom"/>
            <w:hideMark/>
          </w:tcPr>
          <w:p w14:paraId="2C9B8998" w14:textId="77777777" w:rsidR="00F24174" w:rsidRPr="00D214FC" w:rsidRDefault="00F24174" w:rsidP="00DE3BA5">
            <w:pPr>
              <w:pStyle w:val="NoSpacing"/>
              <w:jc w:val="right"/>
            </w:pPr>
            <w:r w:rsidRPr="00D214FC">
              <w:t>0.1%</w:t>
            </w:r>
          </w:p>
        </w:tc>
        <w:tc>
          <w:tcPr>
            <w:tcW w:w="1580" w:type="dxa"/>
            <w:tcBorders>
              <w:top w:val="nil"/>
              <w:left w:val="nil"/>
              <w:bottom w:val="single" w:sz="4" w:space="0" w:color="D9D9D9"/>
              <w:right w:val="single" w:sz="4" w:space="0" w:color="D9D9D9"/>
            </w:tcBorders>
            <w:shd w:val="clear" w:color="auto" w:fill="auto"/>
            <w:noWrap/>
            <w:vAlign w:val="bottom"/>
            <w:hideMark/>
          </w:tcPr>
          <w:p w14:paraId="65FA4AC9" w14:textId="77777777" w:rsidR="00F24174" w:rsidRPr="00D214FC" w:rsidRDefault="00F24174" w:rsidP="00DE3BA5">
            <w:pPr>
              <w:pStyle w:val="NoSpacing"/>
              <w:jc w:val="right"/>
            </w:pPr>
            <w:r w:rsidRPr="00D214FC">
              <w:t>0.0%</w:t>
            </w:r>
          </w:p>
        </w:tc>
      </w:tr>
      <w:tr w:rsidR="00F24174" w:rsidRPr="00123ACD" w14:paraId="00BF6B49"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B02189E"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Average wage</w:t>
            </w:r>
          </w:p>
        </w:tc>
        <w:tc>
          <w:tcPr>
            <w:tcW w:w="1580" w:type="dxa"/>
            <w:tcBorders>
              <w:top w:val="single" w:sz="4" w:space="0" w:color="D9D9D9"/>
              <w:left w:val="single" w:sz="4" w:space="0" w:color="D9D9D9"/>
              <w:bottom w:val="single" w:sz="4" w:space="0" w:color="D9D9D9"/>
              <w:right w:val="single" w:sz="4" w:space="0" w:color="D9D9D9"/>
            </w:tcBorders>
            <w:shd w:val="clear" w:color="000000" w:fill="FDFBF9"/>
            <w:noWrap/>
            <w:vAlign w:val="bottom"/>
            <w:hideMark/>
          </w:tcPr>
          <w:p w14:paraId="4A775318" w14:textId="77777777" w:rsidR="00F24174" w:rsidRPr="00D214FC" w:rsidRDefault="00F24174" w:rsidP="00DE3BA5">
            <w:pPr>
              <w:pStyle w:val="NoSpacing"/>
              <w:jc w:val="right"/>
            </w:pPr>
            <w:r w:rsidRPr="00D214FC">
              <w:t>$48,000</w:t>
            </w:r>
          </w:p>
        </w:tc>
        <w:tc>
          <w:tcPr>
            <w:tcW w:w="1580" w:type="dxa"/>
            <w:tcBorders>
              <w:top w:val="nil"/>
              <w:left w:val="nil"/>
              <w:bottom w:val="single" w:sz="4" w:space="0" w:color="D9D9D9"/>
              <w:right w:val="single" w:sz="4" w:space="0" w:color="D9D9D9"/>
            </w:tcBorders>
            <w:shd w:val="clear" w:color="auto" w:fill="auto"/>
            <w:noWrap/>
            <w:vAlign w:val="bottom"/>
            <w:hideMark/>
          </w:tcPr>
          <w:p w14:paraId="5EBB968F" w14:textId="77777777" w:rsidR="00F24174" w:rsidRPr="00D214FC" w:rsidRDefault="00F24174" w:rsidP="00DE3BA5">
            <w:pPr>
              <w:pStyle w:val="NoSpacing"/>
              <w:jc w:val="right"/>
            </w:pPr>
            <w:r w:rsidRPr="00D214FC">
              <w:t>$49,000</w:t>
            </w:r>
          </w:p>
        </w:tc>
        <w:tc>
          <w:tcPr>
            <w:tcW w:w="1580" w:type="dxa"/>
            <w:tcBorders>
              <w:top w:val="single" w:sz="4" w:space="0" w:color="D9D9D9"/>
              <w:left w:val="single" w:sz="4" w:space="0" w:color="D9D9D9"/>
              <w:bottom w:val="single" w:sz="4" w:space="0" w:color="D9D9D9"/>
              <w:right w:val="single" w:sz="4" w:space="0" w:color="D9D9D9"/>
            </w:tcBorders>
            <w:shd w:val="clear" w:color="000000" w:fill="EFF2F7"/>
            <w:noWrap/>
            <w:vAlign w:val="bottom"/>
            <w:hideMark/>
          </w:tcPr>
          <w:p w14:paraId="5D8BD9CB" w14:textId="77777777" w:rsidR="00F24174" w:rsidRPr="00D214FC" w:rsidRDefault="00F24174" w:rsidP="00DE3BA5">
            <w:pPr>
              <w:pStyle w:val="NoSpacing"/>
              <w:jc w:val="right"/>
            </w:pPr>
            <w:r w:rsidRPr="00D214FC">
              <w:t>1.0%</w:t>
            </w:r>
          </w:p>
        </w:tc>
        <w:tc>
          <w:tcPr>
            <w:tcW w:w="1580" w:type="dxa"/>
            <w:tcBorders>
              <w:top w:val="nil"/>
              <w:left w:val="nil"/>
              <w:bottom w:val="single" w:sz="4" w:space="0" w:color="D9D9D9"/>
              <w:right w:val="single" w:sz="4" w:space="0" w:color="D9D9D9"/>
            </w:tcBorders>
            <w:shd w:val="clear" w:color="auto" w:fill="auto"/>
            <w:noWrap/>
            <w:vAlign w:val="bottom"/>
            <w:hideMark/>
          </w:tcPr>
          <w:p w14:paraId="592F2586" w14:textId="77777777" w:rsidR="00F24174" w:rsidRPr="00D214FC" w:rsidRDefault="00F24174" w:rsidP="00DE3BA5">
            <w:pPr>
              <w:pStyle w:val="NoSpacing"/>
              <w:jc w:val="right"/>
            </w:pPr>
            <w:r w:rsidRPr="00D214FC">
              <w:t>0.8%</w:t>
            </w:r>
          </w:p>
        </w:tc>
      </w:tr>
      <w:tr w:rsidR="00F24174" w:rsidRPr="00123ACD" w14:paraId="4C8E3382"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4A838EAF"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Standard of living</w:t>
            </w:r>
          </w:p>
        </w:tc>
        <w:tc>
          <w:tcPr>
            <w:tcW w:w="1580" w:type="dxa"/>
            <w:tcBorders>
              <w:top w:val="single" w:sz="4" w:space="0" w:color="D9D9D9"/>
              <w:left w:val="single" w:sz="4" w:space="0" w:color="D9D9D9"/>
              <w:bottom w:val="nil"/>
              <w:right w:val="single" w:sz="4" w:space="0" w:color="D9D9D9"/>
            </w:tcBorders>
            <w:shd w:val="clear" w:color="000000" w:fill="F7E9E0"/>
            <w:noWrap/>
            <w:vAlign w:val="bottom"/>
            <w:hideMark/>
          </w:tcPr>
          <w:p w14:paraId="3405AE23" w14:textId="77777777" w:rsidR="00F24174" w:rsidRPr="00D214FC" w:rsidRDefault="00F24174" w:rsidP="00DE3BA5">
            <w:pPr>
              <w:pStyle w:val="NoSpacing"/>
              <w:jc w:val="right"/>
            </w:pPr>
            <w:r w:rsidRPr="00D214FC">
              <w:t>$50,000</w:t>
            </w:r>
          </w:p>
        </w:tc>
        <w:tc>
          <w:tcPr>
            <w:tcW w:w="1580" w:type="dxa"/>
            <w:tcBorders>
              <w:top w:val="nil"/>
              <w:left w:val="nil"/>
              <w:bottom w:val="nil"/>
              <w:right w:val="single" w:sz="4" w:space="0" w:color="D9D9D9"/>
            </w:tcBorders>
            <w:shd w:val="clear" w:color="auto" w:fill="auto"/>
            <w:noWrap/>
            <w:vAlign w:val="bottom"/>
            <w:hideMark/>
          </w:tcPr>
          <w:p w14:paraId="58F63C7F" w14:textId="77777777" w:rsidR="00F24174" w:rsidRPr="00D214FC" w:rsidRDefault="00F24174" w:rsidP="00DE3BA5">
            <w:pPr>
              <w:pStyle w:val="NoSpacing"/>
              <w:jc w:val="right"/>
            </w:pPr>
            <w:r w:rsidRPr="00D214FC">
              <w:t>$57,000</w:t>
            </w:r>
          </w:p>
        </w:tc>
        <w:tc>
          <w:tcPr>
            <w:tcW w:w="1580" w:type="dxa"/>
            <w:tcBorders>
              <w:top w:val="single" w:sz="4" w:space="0" w:color="D9D9D9"/>
              <w:left w:val="single" w:sz="4" w:space="0" w:color="D9D9D9"/>
              <w:bottom w:val="nil"/>
              <w:right w:val="single" w:sz="4" w:space="0" w:color="D9D9D9"/>
            </w:tcBorders>
            <w:shd w:val="clear" w:color="000000" w:fill="F0F2F7"/>
            <w:noWrap/>
            <w:vAlign w:val="bottom"/>
            <w:hideMark/>
          </w:tcPr>
          <w:p w14:paraId="797BAE6C" w14:textId="77777777" w:rsidR="00F24174" w:rsidRPr="00D214FC" w:rsidRDefault="00F24174" w:rsidP="00DE3BA5">
            <w:pPr>
              <w:pStyle w:val="NoSpacing"/>
              <w:jc w:val="right"/>
            </w:pPr>
            <w:r w:rsidRPr="00D214FC">
              <w:t>1.1%</w:t>
            </w:r>
          </w:p>
        </w:tc>
        <w:tc>
          <w:tcPr>
            <w:tcW w:w="1580" w:type="dxa"/>
            <w:tcBorders>
              <w:top w:val="nil"/>
              <w:left w:val="nil"/>
              <w:bottom w:val="nil"/>
              <w:right w:val="single" w:sz="4" w:space="0" w:color="D9D9D9"/>
            </w:tcBorders>
            <w:shd w:val="clear" w:color="auto" w:fill="auto"/>
            <w:noWrap/>
            <w:vAlign w:val="bottom"/>
            <w:hideMark/>
          </w:tcPr>
          <w:p w14:paraId="18DF60B8" w14:textId="77777777" w:rsidR="00F24174" w:rsidRPr="00D214FC" w:rsidRDefault="00F24174" w:rsidP="00DE3BA5">
            <w:pPr>
              <w:pStyle w:val="NoSpacing"/>
              <w:jc w:val="right"/>
            </w:pPr>
            <w:r w:rsidRPr="00D214FC">
              <w:t>0.9%</w:t>
            </w:r>
          </w:p>
        </w:tc>
      </w:tr>
      <w:tr w:rsidR="00F24174" w:rsidRPr="00123ACD" w14:paraId="03B58171"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065AD2B4"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Inclusion</w:t>
            </w:r>
          </w:p>
        </w:tc>
        <w:tc>
          <w:tcPr>
            <w:tcW w:w="1580" w:type="dxa"/>
            <w:tcBorders>
              <w:top w:val="single" w:sz="4" w:space="0" w:color="D9D9D9"/>
              <w:left w:val="nil"/>
              <w:bottom w:val="single" w:sz="4" w:space="0" w:color="D9D9D9"/>
              <w:right w:val="nil"/>
            </w:tcBorders>
            <w:shd w:val="clear" w:color="auto" w:fill="auto"/>
            <w:noWrap/>
            <w:vAlign w:val="bottom"/>
            <w:hideMark/>
          </w:tcPr>
          <w:p w14:paraId="6551FA03"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14F12EE4"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03A0A697" w14:textId="77777777" w:rsidR="00F24174" w:rsidRPr="00D214F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523A674" w14:textId="77777777" w:rsidR="00F24174" w:rsidRPr="00D214FC" w:rsidRDefault="00F24174" w:rsidP="00DE3BA5">
            <w:pPr>
              <w:pStyle w:val="NoSpacing"/>
              <w:jc w:val="right"/>
            </w:pPr>
          </w:p>
        </w:tc>
      </w:tr>
      <w:tr w:rsidR="00F24174" w:rsidRPr="00123ACD" w14:paraId="6CD2E026"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5338299"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Employment rate</w:t>
            </w:r>
          </w:p>
        </w:tc>
        <w:tc>
          <w:tcPr>
            <w:tcW w:w="1580" w:type="dxa"/>
            <w:tcBorders>
              <w:top w:val="nil"/>
              <w:left w:val="single" w:sz="4" w:space="0" w:color="D9D9D9"/>
              <w:bottom w:val="single" w:sz="4" w:space="0" w:color="D9D9D9"/>
              <w:right w:val="single" w:sz="4" w:space="0" w:color="D9D9D9"/>
            </w:tcBorders>
            <w:shd w:val="clear" w:color="000000" w:fill="FDFEFE"/>
            <w:noWrap/>
            <w:vAlign w:val="bottom"/>
            <w:hideMark/>
          </w:tcPr>
          <w:p w14:paraId="04260A6B" w14:textId="77777777" w:rsidR="00F24174" w:rsidRPr="00D214FC" w:rsidRDefault="00F24174" w:rsidP="00DE3BA5">
            <w:pPr>
              <w:pStyle w:val="NoSpacing"/>
              <w:jc w:val="right"/>
            </w:pPr>
            <w:r w:rsidRPr="00D214FC">
              <w:t>72.8%</w:t>
            </w:r>
          </w:p>
        </w:tc>
        <w:tc>
          <w:tcPr>
            <w:tcW w:w="1580" w:type="dxa"/>
            <w:tcBorders>
              <w:top w:val="nil"/>
              <w:left w:val="nil"/>
              <w:bottom w:val="single" w:sz="4" w:space="0" w:color="D9D9D9"/>
              <w:right w:val="single" w:sz="4" w:space="0" w:color="D9D9D9"/>
            </w:tcBorders>
            <w:shd w:val="clear" w:color="auto" w:fill="auto"/>
            <w:noWrap/>
            <w:vAlign w:val="bottom"/>
            <w:hideMark/>
          </w:tcPr>
          <w:p w14:paraId="426A4E63" w14:textId="77777777" w:rsidR="00F24174" w:rsidRPr="00D214FC" w:rsidRDefault="00F24174" w:rsidP="00DE3BA5">
            <w:pPr>
              <w:pStyle w:val="NoSpacing"/>
              <w:jc w:val="right"/>
            </w:pPr>
            <w:r w:rsidRPr="00D214FC">
              <w:t>72.4%</w:t>
            </w:r>
          </w:p>
        </w:tc>
        <w:tc>
          <w:tcPr>
            <w:tcW w:w="1580" w:type="dxa"/>
            <w:tcBorders>
              <w:top w:val="nil"/>
              <w:left w:val="single" w:sz="4" w:space="0" w:color="D9D9D9"/>
              <w:bottom w:val="single" w:sz="4" w:space="0" w:color="D9D9D9"/>
              <w:right w:val="single" w:sz="4" w:space="0" w:color="D9D9D9"/>
            </w:tcBorders>
            <w:shd w:val="clear" w:color="000000" w:fill="FEFCFB"/>
            <w:noWrap/>
            <w:vAlign w:val="bottom"/>
            <w:hideMark/>
          </w:tcPr>
          <w:p w14:paraId="034E098E" w14:textId="77777777" w:rsidR="00F24174" w:rsidRPr="00D214FC" w:rsidRDefault="00F24174" w:rsidP="00DE3BA5">
            <w:pPr>
              <w:pStyle w:val="NoSpacing"/>
              <w:jc w:val="right"/>
            </w:pPr>
            <w:r w:rsidRPr="00D214FC">
              <w:t>3.2%</w:t>
            </w:r>
          </w:p>
        </w:tc>
        <w:tc>
          <w:tcPr>
            <w:tcW w:w="1580" w:type="dxa"/>
            <w:tcBorders>
              <w:top w:val="nil"/>
              <w:left w:val="nil"/>
              <w:bottom w:val="single" w:sz="4" w:space="0" w:color="D9D9D9"/>
              <w:right w:val="single" w:sz="4" w:space="0" w:color="D9D9D9"/>
            </w:tcBorders>
            <w:shd w:val="clear" w:color="auto" w:fill="auto"/>
            <w:noWrap/>
            <w:vAlign w:val="bottom"/>
            <w:hideMark/>
          </w:tcPr>
          <w:p w14:paraId="63D13B0A" w14:textId="77777777" w:rsidR="00F24174" w:rsidRPr="00D214FC" w:rsidRDefault="00F24174" w:rsidP="00DE3BA5">
            <w:pPr>
              <w:pStyle w:val="NoSpacing"/>
              <w:jc w:val="right"/>
            </w:pPr>
            <w:r w:rsidRPr="00D214FC">
              <w:t>3.4%</w:t>
            </w:r>
          </w:p>
        </w:tc>
      </w:tr>
      <w:tr w:rsidR="00F24174" w:rsidRPr="00123ACD" w14:paraId="5A9AEA9C"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70EE09C3"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Median wage</w:t>
            </w:r>
          </w:p>
        </w:tc>
        <w:tc>
          <w:tcPr>
            <w:tcW w:w="1580" w:type="dxa"/>
            <w:tcBorders>
              <w:top w:val="single" w:sz="4" w:space="0" w:color="D9D9D9"/>
              <w:left w:val="single" w:sz="4" w:space="0" w:color="D9D9D9"/>
              <w:bottom w:val="single" w:sz="4" w:space="0" w:color="D9D9D9"/>
              <w:right w:val="single" w:sz="4" w:space="0" w:color="D9D9D9"/>
            </w:tcBorders>
            <w:shd w:val="clear" w:color="000000" w:fill="E7EBF3"/>
            <w:noWrap/>
            <w:vAlign w:val="bottom"/>
            <w:hideMark/>
          </w:tcPr>
          <w:p w14:paraId="76F976B2" w14:textId="77777777" w:rsidR="00F24174" w:rsidRPr="00D214FC" w:rsidRDefault="00F24174" w:rsidP="00DE3BA5">
            <w:pPr>
              <w:pStyle w:val="NoSpacing"/>
              <w:jc w:val="right"/>
            </w:pPr>
            <w:r w:rsidRPr="00D214FC">
              <w:t>$30,000</w:t>
            </w:r>
          </w:p>
        </w:tc>
        <w:tc>
          <w:tcPr>
            <w:tcW w:w="1580" w:type="dxa"/>
            <w:tcBorders>
              <w:top w:val="nil"/>
              <w:left w:val="nil"/>
              <w:bottom w:val="single" w:sz="4" w:space="0" w:color="D9D9D9"/>
              <w:right w:val="single" w:sz="4" w:space="0" w:color="D9D9D9"/>
            </w:tcBorders>
            <w:shd w:val="clear" w:color="auto" w:fill="auto"/>
            <w:noWrap/>
            <w:vAlign w:val="bottom"/>
            <w:hideMark/>
          </w:tcPr>
          <w:p w14:paraId="5B4B8A6A" w14:textId="77777777" w:rsidR="00F24174" w:rsidRPr="00D214FC" w:rsidRDefault="00F24174" w:rsidP="00DE3BA5">
            <w:pPr>
              <w:pStyle w:val="NoSpacing"/>
              <w:jc w:val="right"/>
            </w:pPr>
            <w:r w:rsidRPr="00D214FC">
              <w:t>$28,000</w:t>
            </w:r>
          </w:p>
        </w:tc>
        <w:tc>
          <w:tcPr>
            <w:tcW w:w="1580" w:type="dxa"/>
            <w:tcBorders>
              <w:top w:val="single" w:sz="4" w:space="0" w:color="D9D9D9"/>
              <w:left w:val="single" w:sz="4" w:space="0" w:color="D9D9D9"/>
              <w:bottom w:val="single" w:sz="4" w:space="0" w:color="D9D9D9"/>
              <w:right w:val="single" w:sz="4" w:space="0" w:color="D9D9D9"/>
            </w:tcBorders>
            <w:shd w:val="clear" w:color="000000" w:fill="9DAECD"/>
            <w:noWrap/>
            <w:vAlign w:val="bottom"/>
            <w:hideMark/>
          </w:tcPr>
          <w:p w14:paraId="7C09F92B" w14:textId="77777777" w:rsidR="00F24174" w:rsidRPr="00D214FC" w:rsidRDefault="00F24174" w:rsidP="00DE3BA5">
            <w:pPr>
              <w:pStyle w:val="NoSpacing"/>
              <w:jc w:val="right"/>
            </w:pPr>
            <w:r w:rsidRPr="00D214FC">
              <w:t>0.6%</w:t>
            </w:r>
          </w:p>
        </w:tc>
        <w:tc>
          <w:tcPr>
            <w:tcW w:w="1580" w:type="dxa"/>
            <w:tcBorders>
              <w:top w:val="nil"/>
              <w:left w:val="nil"/>
              <w:bottom w:val="single" w:sz="4" w:space="0" w:color="D9D9D9"/>
              <w:right w:val="single" w:sz="4" w:space="0" w:color="D9D9D9"/>
            </w:tcBorders>
            <w:shd w:val="clear" w:color="auto" w:fill="auto"/>
            <w:noWrap/>
            <w:vAlign w:val="bottom"/>
            <w:hideMark/>
          </w:tcPr>
          <w:p w14:paraId="25A8DFB5" w14:textId="77777777" w:rsidR="00F24174" w:rsidRPr="00D214FC" w:rsidRDefault="00F24174" w:rsidP="00DE3BA5">
            <w:pPr>
              <w:pStyle w:val="NoSpacing"/>
              <w:jc w:val="right"/>
            </w:pPr>
            <w:r w:rsidRPr="00D214FC">
              <w:t>-0.4%</w:t>
            </w:r>
          </w:p>
        </w:tc>
      </w:tr>
      <w:tr w:rsidR="00F24174" w:rsidRPr="00123ACD" w14:paraId="69B50E04"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042743EF"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Poverty rate</w:t>
            </w:r>
          </w:p>
        </w:tc>
        <w:tc>
          <w:tcPr>
            <w:tcW w:w="1580" w:type="dxa"/>
            <w:tcBorders>
              <w:top w:val="single" w:sz="4" w:space="0" w:color="D9D9D9"/>
              <w:left w:val="single" w:sz="4" w:space="0" w:color="D9D9D9"/>
              <w:bottom w:val="nil"/>
              <w:right w:val="single" w:sz="4" w:space="0" w:color="D9D9D9"/>
            </w:tcBorders>
            <w:shd w:val="clear" w:color="000000" w:fill="FBF5F1"/>
            <w:noWrap/>
            <w:vAlign w:val="bottom"/>
            <w:hideMark/>
          </w:tcPr>
          <w:p w14:paraId="7165D275" w14:textId="77777777" w:rsidR="00F24174" w:rsidRPr="00D214FC" w:rsidRDefault="00F24174" w:rsidP="00DE3BA5">
            <w:pPr>
              <w:pStyle w:val="NoSpacing"/>
              <w:jc w:val="right"/>
            </w:pPr>
            <w:r w:rsidRPr="00D214FC">
              <w:t>14.6%</w:t>
            </w:r>
          </w:p>
        </w:tc>
        <w:tc>
          <w:tcPr>
            <w:tcW w:w="1580" w:type="dxa"/>
            <w:tcBorders>
              <w:top w:val="nil"/>
              <w:left w:val="nil"/>
              <w:bottom w:val="nil"/>
              <w:right w:val="single" w:sz="4" w:space="0" w:color="D9D9D9"/>
            </w:tcBorders>
            <w:shd w:val="clear" w:color="auto" w:fill="auto"/>
            <w:noWrap/>
            <w:vAlign w:val="bottom"/>
            <w:hideMark/>
          </w:tcPr>
          <w:p w14:paraId="6A47B9E7" w14:textId="77777777" w:rsidR="00F24174" w:rsidRPr="00D214FC" w:rsidRDefault="00F24174" w:rsidP="00DE3BA5">
            <w:pPr>
              <w:pStyle w:val="NoSpacing"/>
              <w:jc w:val="right"/>
            </w:pPr>
            <w:r w:rsidRPr="00D214FC">
              <w:t>13.8%</w:t>
            </w:r>
          </w:p>
        </w:tc>
        <w:tc>
          <w:tcPr>
            <w:tcW w:w="1580" w:type="dxa"/>
            <w:tcBorders>
              <w:top w:val="single" w:sz="4" w:space="0" w:color="D9D9D9"/>
              <w:left w:val="single" w:sz="4" w:space="0" w:color="D9D9D9"/>
              <w:bottom w:val="nil"/>
              <w:right w:val="single" w:sz="4" w:space="0" w:color="D9D9D9"/>
            </w:tcBorders>
            <w:shd w:val="clear" w:color="000000" w:fill="FEFDFD"/>
            <w:noWrap/>
            <w:vAlign w:val="bottom"/>
            <w:hideMark/>
          </w:tcPr>
          <w:p w14:paraId="5CB3C63B" w14:textId="77777777" w:rsidR="00F24174" w:rsidRPr="00D214FC" w:rsidRDefault="00F24174" w:rsidP="00DE3BA5">
            <w:pPr>
              <w:pStyle w:val="NoSpacing"/>
              <w:jc w:val="right"/>
            </w:pPr>
            <w:r w:rsidRPr="00D214FC">
              <w:t>-1.2%</w:t>
            </w:r>
          </w:p>
        </w:tc>
        <w:tc>
          <w:tcPr>
            <w:tcW w:w="1580" w:type="dxa"/>
            <w:tcBorders>
              <w:top w:val="nil"/>
              <w:left w:val="nil"/>
              <w:bottom w:val="nil"/>
              <w:right w:val="single" w:sz="4" w:space="0" w:color="D9D9D9"/>
            </w:tcBorders>
            <w:shd w:val="clear" w:color="auto" w:fill="auto"/>
            <w:noWrap/>
            <w:vAlign w:val="bottom"/>
            <w:hideMark/>
          </w:tcPr>
          <w:p w14:paraId="77C8B42D" w14:textId="77777777" w:rsidR="00F24174" w:rsidRDefault="00F24174" w:rsidP="00DE3BA5">
            <w:pPr>
              <w:pStyle w:val="NoSpacing"/>
              <w:jc w:val="right"/>
            </w:pPr>
            <w:r w:rsidRPr="00D214FC">
              <w:t>-1.3%</w:t>
            </w:r>
          </w:p>
        </w:tc>
      </w:tr>
      <w:tr w:rsidR="00F24174" w:rsidRPr="00123ACD" w14:paraId="0607909B"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61E7B067"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1067506A"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6684A2AF"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09620BEA"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116FB88C"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r>
      <w:tr w:rsidR="00F24174" w:rsidRPr="00123ACD" w14:paraId="255E9634" w14:textId="77777777" w:rsidTr="00DE3BA5">
        <w:trPr>
          <w:trHeight w:val="37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B433132" w14:textId="77777777" w:rsidR="00F24174" w:rsidRPr="00123ACD" w:rsidRDefault="00F24174" w:rsidP="00DE3BA5">
            <w:pPr>
              <w:spacing w:after="0" w:line="240" w:lineRule="auto"/>
              <w:rPr>
                <w:rFonts w:ascii="Calibri" w:eastAsia="Times New Roman" w:hAnsi="Calibri" w:cs="Times New Roman"/>
                <w:b/>
                <w:bCs/>
                <w:color w:val="000000"/>
                <w:sz w:val="28"/>
                <w:szCs w:val="28"/>
              </w:rPr>
            </w:pPr>
            <w:r w:rsidRPr="00123ACD">
              <w:rPr>
                <w:rFonts w:ascii="Calibri" w:eastAsia="Times New Roman" w:hAnsi="Calibri" w:cs="Times New Roman"/>
                <w:b/>
                <w:bCs/>
                <w:color w:val="000000"/>
                <w:sz w:val="28"/>
                <w:szCs w:val="28"/>
              </w:rPr>
              <w:t>Drivers</w:t>
            </w:r>
          </w:p>
        </w:tc>
        <w:tc>
          <w:tcPr>
            <w:tcW w:w="3160" w:type="dxa"/>
            <w:gridSpan w:val="2"/>
            <w:tcBorders>
              <w:top w:val="nil"/>
              <w:left w:val="nil"/>
              <w:bottom w:val="single" w:sz="4" w:space="0" w:color="D9D9D9"/>
              <w:right w:val="single" w:sz="4" w:space="0" w:color="D9D9D9"/>
            </w:tcBorders>
            <w:shd w:val="clear" w:color="auto" w:fill="auto"/>
            <w:noWrap/>
            <w:vAlign w:val="bottom"/>
            <w:hideMark/>
          </w:tcPr>
          <w:p w14:paraId="0BC32F6C"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Current </w:t>
            </w:r>
          </w:p>
        </w:tc>
        <w:tc>
          <w:tcPr>
            <w:tcW w:w="3160" w:type="dxa"/>
            <w:gridSpan w:val="2"/>
            <w:tcBorders>
              <w:top w:val="nil"/>
              <w:left w:val="nil"/>
              <w:bottom w:val="single" w:sz="4" w:space="0" w:color="D9D9D9"/>
              <w:right w:val="single" w:sz="4" w:space="0" w:color="D9D9D9"/>
            </w:tcBorders>
            <w:shd w:val="clear" w:color="auto" w:fill="auto"/>
            <w:noWrap/>
            <w:vAlign w:val="bottom"/>
            <w:hideMark/>
          </w:tcPr>
          <w:p w14:paraId="59FEF735"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Change </w:t>
            </w:r>
          </w:p>
        </w:tc>
      </w:tr>
      <w:tr w:rsidR="00F24174" w:rsidRPr="00123ACD" w14:paraId="47E701CC"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38B51C96"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 </w:t>
            </w:r>
          </w:p>
        </w:tc>
        <w:tc>
          <w:tcPr>
            <w:tcW w:w="1580" w:type="dxa"/>
            <w:tcBorders>
              <w:top w:val="nil"/>
              <w:left w:val="nil"/>
              <w:bottom w:val="nil"/>
              <w:right w:val="single" w:sz="4" w:space="0" w:color="D9D9D9"/>
            </w:tcBorders>
            <w:shd w:val="clear" w:color="auto" w:fill="auto"/>
            <w:noWrap/>
            <w:vAlign w:val="bottom"/>
            <w:hideMark/>
          </w:tcPr>
          <w:p w14:paraId="17167C37"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54A7F5AA"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4A8850A0"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6A89EA1B" w14:textId="77777777" w:rsidR="00F24174" w:rsidRPr="00123ACD" w:rsidRDefault="00F24174" w:rsidP="00DE3BA5">
            <w:pPr>
              <w:spacing w:after="0" w:line="240" w:lineRule="auto"/>
              <w:jc w:val="center"/>
              <w:rPr>
                <w:rFonts w:ascii="Calibri" w:eastAsia="Times New Roman" w:hAnsi="Calibri" w:cs="Times New Roman"/>
                <w:b/>
                <w:bCs/>
                <w:color w:val="000000"/>
              </w:rPr>
            </w:pPr>
            <w:r w:rsidRPr="00123ACD">
              <w:rPr>
                <w:rFonts w:ascii="Calibri" w:eastAsia="Times New Roman" w:hAnsi="Calibri" w:cs="Times New Roman"/>
                <w:b/>
                <w:bCs/>
                <w:color w:val="000000"/>
              </w:rPr>
              <w:t>Non-Heartland</w:t>
            </w:r>
          </w:p>
        </w:tc>
      </w:tr>
      <w:tr w:rsidR="00F24174" w:rsidRPr="00123ACD" w14:paraId="3A1E7D5D"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043CCFD9"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Tradeable Industries</w:t>
            </w:r>
          </w:p>
        </w:tc>
        <w:tc>
          <w:tcPr>
            <w:tcW w:w="1580" w:type="dxa"/>
            <w:tcBorders>
              <w:top w:val="single" w:sz="4" w:space="0" w:color="D9D9D9"/>
              <w:left w:val="nil"/>
              <w:bottom w:val="single" w:sz="4" w:space="0" w:color="D9D9D9"/>
              <w:right w:val="nil"/>
            </w:tcBorders>
            <w:shd w:val="clear" w:color="auto" w:fill="auto"/>
            <w:noWrap/>
            <w:vAlign w:val="bottom"/>
            <w:hideMark/>
          </w:tcPr>
          <w:p w14:paraId="2BFE580E"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5784C89B" w14:textId="77777777" w:rsidR="00F24174" w:rsidRPr="00123ACD" w:rsidRDefault="00F24174" w:rsidP="00DE3BA5">
            <w:pPr>
              <w:spacing w:after="0" w:line="240" w:lineRule="auto"/>
              <w:jc w:val="right"/>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1C10D301"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C7B8808" w14:textId="77777777" w:rsidR="00F24174" w:rsidRPr="00123ACD" w:rsidRDefault="00F24174" w:rsidP="00DE3BA5">
            <w:pPr>
              <w:spacing w:after="0" w:line="240" w:lineRule="auto"/>
              <w:rPr>
                <w:rFonts w:ascii="Calibri" w:eastAsia="Times New Roman" w:hAnsi="Calibri" w:cs="Times New Roman"/>
                <w:color w:val="000000"/>
              </w:rPr>
            </w:pPr>
            <w:r w:rsidRPr="00123ACD">
              <w:rPr>
                <w:rFonts w:ascii="Calibri" w:eastAsia="Times New Roman" w:hAnsi="Calibri" w:cs="Times New Roman"/>
                <w:color w:val="000000"/>
              </w:rPr>
              <w:t> </w:t>
            </w:r>
          </w:p>
        </w:tc>
      </w:tr>
      <w:tr w:rsidR="00F24174" w:rsidRPr="00123ACD" w14:paraId="3D3AB067"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EBC2630"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Adv. industries (employment share)</w:t>
            </w:r>
          </w:p>
        </w:tc>
        <w:tc>
          <w:tcPr>
            <w:tcW w:w="1580" w:type="dxa"/>
            <w:tcBorders>
              <w:top w:val="nil"/>
              <w:left w:val="single" w:sz="4" w:space="0" w:color="D9D9D9"/>
              <w:bottom w:val="single" w:sz="4" w:space="0" w:color="D9D9D9"/>
              <w:right w:val="single" w:sz="4" w:space="0" w:color="D9D9D9"/>
            </w:tcBorders>
            <w:shd w:val="clear" w:color="000000" w:fill="F4F6FA"/>
            <w:noWrap/>
            <w:vAlign w:val="bottom"/>
            <w:hideMark/>
          </w:tcPr>
          <w:p w14:paraId="5311CB44" w14:textId="77777777" w:rsidR="00F24174" w:rsidRPr="00506D1C" w:rsidRDefault="00F24174" w:rsidP="00DE3BA5">
            <w:pPr>
              <w:pStyle w:val="NoSpacing"/>
              <w:jc w:val="right"/>
            </w:pPr>
            <w:r w:rsidRPr="00506D1C">
              <w:t>9.8%</w:t>
            </w:r>
          </w:p>
        </w:tc>
        <w:tc>
          <w:tcPr>
            <w:tcW w:w="1580" w:type="dxa"/>
            <w:tcBorders>
              <w:top w:val="nil"/>
              <w:left w:val="nil"/>
              <w:bottom w:val="single" w:sz="4" w:space="0" w:color="D9D9D9"/>
              <w:right w:val="single" w:sz="4" w:space="0" w:color="D9D9D9"/>
            </w:tcBorders>
            <w:shd w:val="clear" w:color="auto" w:fill="auto"/>
            <w:noWrap/>
            <w:vAlign w:val="bottom"/>
            <w:hideMark/>
          </w:tcPr>
          <w:p w14:paraId="6CAFC2A5" w14:textId="77777777" w:rsidR="00F24174" w:rsidRPr="00506D1C" w:rsidRDefault="00F24174" w:rsidP="00DE3BA5">
            <w:pPr>
              <w:pStyle w:val="NoSpacing"/>
              <w:jc w:val="right"/>
            </w:pPr>
            <w:r w:rsidRPr="00506D1C">
              <w:t>9.5%</w:t>
            </w:r>
          </w:p>
        </w:tc>
        <w:tc>
          <w:tcPr>
            <w:tcW w:w="1580" w:type="dxa"/>
            <w:tcBorders>
              <w:top w:val="nil"/>
              <w:left w:val="single" w:sz="4" w:space="0" w:color="D9D9D9"/>
              <w:bottom w:val="single" w:sz="4" w:space="0" w:color="D9D9D9"/>
              <w:right w:val="single" w:sz="4" w:space="0" w:color="D9D9D9"/>
            </w:tcBorders>
            <w:shd w:val="clear" w:color="000000" w:fill="305496"/>
            <w:noWrap/>
            <w:vAlign w:val="bottom"/>
            <w:hideMark/>
          </w:tcPr>
          <w:p w14:paraId="2DCB3711" w14:textId="77777777" w:rsidR="00F24174" w:rsidRPr="00506D1C" w:rsidRDefault="00F24174" w:rsidP="00DE3BA5">
            <w:pPr>
              <w:pStyle w:val="NoSpacing"/>
              <w:jc w:val="right"/>
            </w:pPr>
            <w:r w:rsidRPr="00506D1C">
              <w:t>2.5%</w:t>
            </w:r>
          </w:p>
        </w:tc>
        <w:tc>
          <w:tcPr>
            <w:tcW w:w="1580" w:type="dxa"/>
            <w:tcBorders>
              <w:top w:val="nil"/>
              <w:left w:val="nil"/>
              <w:bottom w:val="single" w:sz="4" w:space="0" w:color="D9D9D9"/>
              <w:right w:val="single" w:sz="4" w:space="0" w:color="D9D9D9"/>
            </w:tcBorders>
            <w:shd w:val="clear" w:color="auto" w:fill="auto"/>
            <w:noWrap/>
            <w:vAlign w:val="bottom"/>
            <w:hideMark/>
          </w:tcPr>
          <w:p w14:paraId="680C5C38" w14:textId="77777777" w:rsidR="00F24174" w:rsidRPr="00506D1C" w:rsidRDefault="00F24174" w:rsidP="00DE3BA5">
            <w:pPr>
              <w:pStyle w:val="NoSpacing"/>
              <w:jc w:val="right"/>
            </w:pPr>
            <w:r w:rsidRPr="00506D1C">
              <w:t>0.6%</w:t>
            </w:r>
          </w:p>
        </w:tc>
      </w:tr>
      <w:tr w:rsidR="00F24174" w:rsidRPr="00123ACD" w14:paraId="16F923A8"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0F8E3404"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Exports (share of GDP)</w:t>
            </w:r>
          </w:p>
        </w:tc>
        <w:tc>
          <w:tcPr>
            <w:tcW w:w="1580" w:type="dxa"/>
            <w:tcBorders>
              <w:top w:val="single" w:sz="4" w:space="0" w:color="D9D9D9"/>
              <w:left w:val="single" w:sz="4" w:space="0" w:color="D9D9D9"/>
              <w:bottom w:val="single" w:sz="4" w:space="0" w:color="D9D9D9"/>
              <w:right w:val="single" w:sz="4" w:space="0" w:color="D9D9D9"/>
            </w:tcBorders>
            <w:shd w:val="clear" w:color="000000" w:fill="9BACCC"/>
            <w:noWrap/>
            <w:vAlign w:val="bottom"/>
            <w:hideMark/>
          </w:tcPr>
          <w:p w14:paraId="5D6E33B3" w14:textId="77777777" w:rsidR="00F24174" w:rsidRPr="00506D1C" w:rsidRDefault="00F24174" w:rsidP="00DE3BA5">
            <w:pPr>
              <w:pStyle w:val="NoSpacing"/>
              <w:jc w:val="right"/>
            </w:pPr>
            <w:r w:rsidRPr="00506D1C">
              <w:t>12.3%</w:t>
            </w:r>
          </w:p>
        </w:tc>
        <w:tc>
          <w:tcPr>
            <w:tcW w:w="1580" w:type="dxa"/>
            <w:tcBorders>
              <w:top w:val="nil"/>
              <w:left w:val="nil"/>
              <w:bottom w:val="single" w:sz="4" w:space="0" w:color="D9D9D9"/>
              <w:right w:val="single" w:sz="4" w:space="0" w:color="D9D9D9"/>
            </w:tcBorders>
            <w:shd w:val="clear" w:color="auto" w:fill="auto"/>
            <w:noWrap/>
            <w:vAlign w:val="bottom"/>
            <w:hideMark/>
          </w:tcPr>
          <w:p w14:paraId="67C24758" w14:textId="77777777" w:rsidR="00F24174" w:rsidRPr="00506D1C" w:rsidRDefault="00F24174" w:rsidP="00DE3BA5">
            <w:pPr>
              <w:pStyle w:val="NoSpacing"/>
              <w:jc w:val="right"/>
            </w:pPr>
            <w:r w:rsidRPr="00506D1C">
              <w:t>9.6%</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2337FBB3" w14:textId="77777777" w:rsidR="00F24174" w:rsidRPr="00506D1C" w:rsidRDefault="00F24174" w:rsidP="00DE3BA5">
            <w:pPr>
              <w:pStyle w:val="NoSpacing"/>
              <w:jc w:val="right"/>
            </w:pPr>
            <w:r w:rsidRPr="00506D1C">
              <w:t>1.8%</w:t>
            </w:r>
          </w:p>
        </w:tc>
        <w:tc>
          <w:tcPr>
            <w:tcW w:w="1580" w:type="dxa"/>
            <w:tcBorders>
              <w:top w:val="nil"/>
              <w:left w:val="nil"/>
              <w:bottom w:val="single" w:sz="4" w:space="0" w:color="D9D9D9"/>
              <w:right w:val="single" w:sz="4" w:space="0" w:color="D9D9D9"/>
            </w:tcBorders>
            <w:shd w:val="clear" w:color="auto" w:fill="auto"/>
            <w:noWrap/>
            <w:vAlign w:val="bottom"/>
            <w:hideMark/>
          </w:tcPr>
          <w:p w14:paraId="35BFB7C0" w14:textId="77777777" w:rsidR="00F24174" w:rsidRPr="00506D1C" w:rsidRDefault="00F24174" w:rsidP="00DE3BA5">
            <w:pPr>
              <w:pStyle w:val="NoSpacing"/>
              <w:jc w:val="right"/>
            </w:pPr>
            <w:r w:rsidRPr="00506D1C">
              <w:t>2.3%</w:t>
            </w:r>
          </w:p>
        </w:tc>
      </w:tr>
      <w:tr w:rsidR="00F24174" w:rsidRPr="00123ACD" w14:paraId="27A183D4"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ED9B4E0"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Agriculture (output)</w:t>
            </w:r>
          </w:p>
        </w:tc>
        <w:tc>
          <w:tcPr>
            <w:tcW w:w="1580" w:type="dxa"/>
            <w:tcBorders>
              <w:top w:val="single" w:sz="4" w:space="0" w:color="D9D9D9"/>
              <w:left w:val="single" w:sz="4" w:space="0" w:color="D9D9D9"/>
              <w:bottom w:val="single" w:sz="4" w:space="0" w:color="D9D9D9"/>
              <w:right w:val="single" w:sz="4" w:space="0" w:color="D9D9D9"/>
            </w:tcBorders>
            <w:shd w:val="clear" w:color="000000" w:fill="B9C5DC"/>
            <w:noWrap/>
            <w:vAlign w:val="bottom"/>
            <w:hideMark/>
          </w:tcPr>
          <w:p w14:paraId="30FCF534" w14:textId="77777777" w:rsidR="00F24174" w:rsidRPr="00506D1C" w:rsidRDefault="00F24174" w:rsidP="00DE3BA5">
            <w:pPr>
              <w:pStyle w:val="NoSpacing"/>
              <w:jc w:val="right"/>
            </w:pPr>
            <w:r w:rsidRPr="00506D1C">
              <w:t>$225,609,000</w:t>
            </w:r>
          </w:p>
        </w:tc>
        <w:tc>
          <w:tcPr>
            <w:tcW w:w="1580" w:type="dxa"/>
            <w:tcBorders>
              <w:top w:val="nil"/>
              <w:left w:val="nil"/>
              <w:bottom w:val="single" w:sz="4" w:space="0" w:color="D9D9D9"/>
              <w:right w:val="single" w:sz="4" w:space="0" w:color="D9D9D9"/>
            </w:tcBorders>
            <w:shd w:val="clear" w:color="auto" w:fill="auto"/>
            <w:noWrap/>
            <w:vAlign w:val="bottom"/>
            <w:hideMark/>
          </w:tcPr>
          <w:p w14:paraId="7357A13B" w14:textId="77777777" w:rsidR="00F24174" w:rsidRPr="00506D1C" w:rsidRDefault="00F24174" w:rsidP="00DE3BA5">
            <w:pPr>
              <w:pStyle w:val="NoSpacing"/>
              <w:jc w:val="right"/>
            </w:pPr>
            <w:r w:rsidRPr="00506D1C">
              <w:t>$187,628,000</w:t>
            </w:r>
          </w:p>
        </w:tc>
        <w:tc>
          <w:tcPr>
            <w:tcW w:w="1580" w:type="dxa"/>
            <w:tcBorders>
              <w:top w:val="single" w:sz="4" w:space="0" w:color="D9D9D9"/>
              <w:left w:val="single" w:sz="4" w:space="0" w:color="D9D9D9"/>
              <w:bottom w:val="single" w:sz="4" w:space="0" w:color="D9D9D9"/>
              <w:right w:val="single" w:sz="4" w:space="0" w:color="D9D9D9"/>
            </w:tcBorders>
            <w:shd w:val="clear" w:color="000000" w:fill="BCC8DD"/>
            <w:noWrap/>
            <w:vAlign w:val="bottom"/>
            <w:hideMark/>
          </w:tcPr>
          <w:p w14:paraId="03D1505E" w14:textId="77777777" w:rsidR="00F24174" w:rsidRPr="00506D1C" w:rsidRDefault="00F24174" w:rsidP="00DE3BA5">
            <w:pPr>
              <w:pStyle w:val="NoSpacing"/>
              <w:jc w:val="right"/>
            </w:pPr>
            <w:r w:rsidRPr="00506D1C">
              <w:t>1.2%</w:t>
            </w:r>
          </w:p>
        </w:tc>
        <w:tc>
          <w:tcPr>
            <w:tcW w:w="1580" w:type="dxa"/>
            <w:tcBorders>
              <w:top w:val="nil"/>
              <w:left w:val="nil"/>
              <w:bottom w:val="single" w:sz="4" w:space="0" w:color="D9D9D9"/>
              <w:right w:val="single" w:sz="4" w:space="0" w:color="D9D9D9"/>
            </w:tcBorders>
            <w:shd w:val="clear" w:color="auto" w:fill="auto"/>
            <w:noWrap/>
            <w:vAlign w:val="bottom"/>
            <w:hideMark/>
          </w:tcPr>
          <w:p w14:paraId="1004EA69" w14:textId="77777777" w:rsidR="00F24174" w:rsidRPr="00506D1C" w:rsidRDefault="00F24174" w:rsidP="00DE3BA5">
            <w:pPr>
              <w:pStyle w:val="NoSpacing"/>
              <w:jc w:val="right"/>
            </w:pPr>
            <w:r w:rsidRPr="00506D1C">
              <w:t>0.5%</w:t>
            </w:r>
          </w:p>
        </w:tc>
      </w:tr>
      <w:tr w:rsidR="00F24174" w:rsidRPr="00123ACD" w14:paraId="473B760C"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7A4B3301"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Energy (bn BTU)</w:t>
            </w:r>
          </w:p>
        </w:tc>
        <w:tc>
          <w:tcPr>
            <w:tcW w:w="1580" w:type="dxa"/>
            <w:tcBorders>
              <w:top w:val="single" w:sz="4" w:space="0" w:color="D9D9D9"/>
              <w:left w:val="single" w:sz="4" w:space="0" w:color="D9D9D9"/>
              <w:bottom w:val="nil"/>
              <w:right w:val="single" w:sz="4" w:space="0" w:color="D9D9D9"/>
            </w:tcBorders>
            <w:shd w:val="clear" w:color="000000" w:fill="DD9D73"/>
            <w:noWrap/>
            <w:vAlign w:val="bottom"/>
            <w:hideMark/>
          </w:tcPr>
          <w:p w14:paraId="31F0A925" w14:textId="77777777" w:rsidR="00F24174" w:rsidRPr="00506D1C" w:rsidRDefault="00F24174" w:rsidP="00DE3BA5">
            <w:pPr>
              <w:pStyle w:val="NoSpacing"/>
              <w:jc w:val="right"/>
            </w:pPr>
            <w:r w:rsidRPr="00506D1C">
              <w:t>21,300</w:t>
            </w:r>
          </w:p>
        </w:tc>
        <w:tc>
          <w:tcPr>
            <w:tcW w:w="1580" w:type="dxa"/>
            <w:tcBorders>
              <w:top w:val="nil"/>
              <w:left w:val="nil"/>
              <w:bottom w:val="nil"/>
              <w:right w:val="single" w:sz="4" w:space="0" w:color="D9D9D9"/>
            </w:tcBorders>
            <w:shd w:val="clear" w:color="auto" w:fill="auto"/>
            <w:noWrap/>
            <w:vAlign w:val="bottom"/>
            <w:hideMark/>
          </w:tcPr>
          <w:p w14:paraId="7895CCFA" w14:textId="77777777" w:rsidR="00F24174" w:rsidRPr="00506D1C" w:rsidRDefault="00F24174" w:rsidP="00DE3BA5">
            <w:pPr>
              <w:pStyle w:val="NoSpacing"/>
              <w:jc w:val="right"/>
            </w:pPr>
            <w:r w:rsidRPr="00506D1C">
              <w:t>47,700</w:t>
            </w:r>
          </w:p>
        </w:tc>
        <w:tc>
          <w:tcPr>
            <w:tcW w:w="1580" w:type="dxa"/>
            <w:tcBorders>
              <w:top w:val="single" w:sz="4" w:space="0" w:color="D9D9D9"/>
              <w:left w:val="single" w:sz="4" w:space="0" w:color="D9D9D9"/>
              <w:bottom w:val="nil"/>
              <w:right w:val="single" w:sz="4" w:space="0" w:color="D9D9D9"/>
            </w:tcBorders>
            <w:shd w:val="clear" w:color="000000" w:fill="FCF7F4"/>
            <w:noWrap/>
            <w:vAlign w:val="bottom"/>
            <w:hideMark/>
          </w:tcPr>
          <w:p w14:paraId="25E5792D" w14:textId="77777777" w:rsidR="00F24174" w:rsidRPr="00506D1C" w:rsidRDefault="00F24174" w:rsidP="00DE3BA5">
            <w:pPr>
              <w:pStyle w:val="NoSpacing"/>
              <w:jc w:val="right"/>
            </w:pPr>
            <w:r w:rsidRPr="00506D1C">
              <w:t>2.0%</w:t>
            </w:r>
          </w:p>
        </w:tc>
        <w:tc>
          <w:tcPr>
            <w:tcW w:w="1580" w:type="dxa"/>
            <w:tcBorders>
              <w:top w:val="nil"/>
              <w:left w:val="nil"/>
              <w:bottom w:val="nil"/>
              <w:right w:val="single" w:sz="4" w:space="0" w:color="D9D9D9"/>
            </w:tcBorders>
            <w:shd w:val="clear" w:color="auto" w:fill="auto"/>
            <w:noWrap/>
            <w:vAlign w:val="bottom"/>
            <w:hideMark/>
          </w:tcPr>
          <w:p w14:paraId="6F666B9E" w14:textId="77777777" w:rsidR="00F24174" w:rsidRPr="00506D1C" w:rsidRDefault="00F24174" w:rsidP="00DE3BA5">
            <w:pPr>
              <w:pStyle w:val="NoSpacing"/>
              <w:jc w:val="right"/>
            </w:pPr>
            <w:r w:rsidRPr="00506D1C">
              <w:t>2.6%</w:t>
            </w:r>
          </w:p>
        </w:tc>
      </w:tr>
      <w:tr w:rsidR="00F24174" w:rsidRPr="00123ACD" w14:paraId="0E8FE480"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4F2C88B2"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Human Capital</w:t>
            </w:r>
          </w:p>
        </w:tc>
        <w:tc>
          <w:tcPr>
            <w:tcW w:w="1580" w:type="dxa"/>
            <w:tcBorders>
              <w:top w:val="single" w:sz="4" w:space="0" w:color="D9D9D9"/>
              <w:left w:val="nil"/>
              <w:bottom w:val="single" w:sz="4" w:space="0" w:color="D9D9D9"/>
              <w:right w:val="nil"/>
            </w:tcBorders>
            <w:shd w:val="clear" w:color="auto" w:fill="auto"/>
            <w:noWrap/>
            <w:vAlign w:val="bottom"/>
            <w:hideMark/>
          </w:tcPr>
          <w:p w14:paraId="7A84E270"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6EFD15B"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493F74D6"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22721B59" w14:textId="77777777" w:rsidR="00F24174" w:rsidRPr="00506D1C" w:rsidRDefault="00F24174" w:rsidP="00DE3BA5">
            <w:pPr>
              <w:pStyle w:val="NoSpacing"/>
              <w:jc w:val="right"/>
            </w:pPr>
          </w:p>
        </w:tc>
      </w:tr>
      <w:tr w:rsidR="00F24174" w:rsidRPr="00123ACD" w14:paraId="10377C8F"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13DBAB2"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Population</w:t>
            </w:r>
          </w:p>
        </w:tc>
        <w:tc>
          <w:tcPr>
            <w:tcW w:w="1580" w:type="dxa"/>
            <w:tcBorders>
              <w:top w:val="nil"/>
              <w:left w:val="single" w:sz="4" w:space="0" w:color="D9D9D9"/>
              <w:bottom w:val="single" w:sz="4" w:space="0" w:color="D9D9D9"/>
              <w:right w:val="single" w:sz="4" w:space="0" w:color="D9D9D9"/>
            </w:tcBorders>
            <w:shd w:val="clear" w:color="000000" w:fill="DC9B70"/>
            <w:noWrap/>
            <w:vAlign w:val="bottom"/>
            <w:hideMark/>
          </w:tcPr>
          <w:p w14:paraId="78302157" w14:textId="77777777" w:rsidR="00F24174" w:rsidRPr="00506D1C" w:rsidRDefault="00F24174" w:rsidP="00DE3BA5">
            <w:pPr>
              <w:pStyle w:val="NoSpacing"/>
              <w:jc w:val="right"/>
            </w:pPr>
            <w:r w:rsidRPr="00506D1C">
              <w:t>98,828,000</w:t>
            </w:r>
          </w:p>
        </w:tc>
        <w:tc>
          <w:tcPr>
            <w:tcW w:w="1580" w:type="dxa"/>
            <w:tcBorders>
              <w:top w:val="nil"/>
              <w:left w:val="nil"/>
              <w:bottom w:val="single" w:sz="4" w:space="0" w:color="D9D9D9"/>
              <w:right w:val="single" w:sz="4" w:space="0" w:color="D9D9D9"/>
            </w:tcBorders>
            <w:shd w:val="clear" w:color="auto" w:fill="auto"/>
            <w:noWrap/>
            <w:vAlign w:val="bottom"/>
            <w:hideMark/>
          </w:tcPr>
          <w:p w14:paraId="697C0F46" w14:textId="77777777" w:rsidR="00F24174" w:rsidRPr="00506D1C" w:rsidRDefault="00F24174" w:rsidP="00DE3BA5">
            <w:pPr>
              <w:pStyle w:val="NoSpacing"/>
              <w:jc w:val="right"/>
            </w:pPr>
            <w:r w:rsidRPr="00506D1C">
              <w:t>226,891,000</w:t>
            </w:r>
          </w:p>
        </w:tc>
        <w:tc>
          <w:tcPr>
            <w:tcW w:w="1580" w:type="dxa"/>
            <w:tcBorders>
              <w:top w:val="nil"/>
              <w:left w:val="single" w:sz="4" w:space="0" w:color="D9D9D9"/>
              <w:bottom w:val="single" w:sz="4" w:space="0" w:color="D9D9D9"/>
              <w:right w:val="single" w:sz="4" w:space="0" w:color="D9D9D9"/>
            </w:tcBorders>
            <w:shd w:val="clear" w:color="000000" w:fill="FCF6F2"/>
            <w:noWrap/>
            <w:vAlign w:val="bottom"/>
            <w:hideMark/>
          </w:tcPr>
          <w:p w14:paraId="5762D642" w14:textId="77777777" w:rsidR="00F24174" w:rsidRPr="00506D1C" w:rsidRDefault="00F24174" w:rsidP="00DE3BA5">
            <w:pPr>
              <w:pStyle w:val="NoSpacing"/>
              <w:jc w:val="right"/>
            </w:pPr>
            <w:r w:rsidRPr="00506D1C">
              <w:t>0.3%</w:t>
            </w:r>
          </w:p>
        </w:tc>
        <w:tc>
          <w:tcPr>
            <w:tcW w:w="1580" w:type="dxa"/>
            <w:tcBorders>
              <w:top w:val="nil"/>
              <w:left w:val="nil"/>
              <w:bottom w:val="single" w:sz="4" w:space="0" w:color="D9D9D9"/>
              <w:right w:val="single" w:sz="4" w:space="0" w:color="D9D9D9"/>
            </w:tcBorders>
            <w:shd w:val="clear" w:color="auto" w:fill="auto"/>
            <w:noWrap/>
            <w:vAlign w:val="bottom"/>
            <w:hideMark/>
          </w:tcPr>
          <w:p w14:paraId="05C2760D" w14:textId="77777777" w:rsidR="00F24174" w:rsidRPr="00506D1C" w:rsidRDefault="00F24174" w:rsidP="00DE3BA5">
            <w:pPr>
              <w:pStyle w:val="NoSpacing"/>
              <w:jc w:val="right"/>
            </w:pPr>
            <w:r w:rsidRPr="00506D1C">
              <w:t>0.9%</w:t>
            </w:r>
          </w:p>
        </w:tc>
      </w:tr>
      <w:tr w:rsidR="00F24174" w:rsidRPr="00123ACD" w14:paraId="24E2D179"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BB23764"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Young adult population</w:t>
            </w:r>
          </w:p>
        </w:tc>
        <w:tc>
          <w:tcPr>
            <w:tcW w:w="1580" w:type="dxa"/>
            <w:tcBorders>
              <w:top w:val="single" w:sz="4" w:space="0" w:color="D9D9D9"/>
              <w:left w:val="single" w:sz="4" w:space="0" w:color="D9D9D9"/>
              <w:bottom w:val="single" w:sz="4" w:space="0" w:color="D9D9D9"/>
              <w:right w:val="single" w:sz="4" w:space="0" w:color="D9D9D9"/>
            </w:tcBorders>
            <w:shd w:val="clear" w:color="000000" w:fill="DD9C72"/>
            <w:noWrap/>
            <w:vAlign w:val="bottom"/>
            <w:hideMark/>
          </w:tcPr>
          <w:p w14:paraId="3F03CF12" w14:textId="77777777" w:rsidR="00F24174" w:rsidRPr="00506D1C" w:rsidRDefault="00F24174" w:rsidP="00DE3BA5">
            <w:pPr>
              <w:pStyle w:val="NoSpacing"/>
              <w:jc w:val="right"/>
            </w:pPr>
            <w:r w:rsidRPr="00506D1C">
              <w:t>21,998,000</w:t>
            </w:r>
          </w:p>
        </w:tc>
        <w:tc>
          <w:tcPr>
            <w:tcW w:w="1580" w:type="dxa"/>
            <w:tcBorders>
              <w:top w:val="nil"/>
              <w:left w:val="nil"/>
              <w:bottom w:val="single" w:sz="4" w:space="0" w:color="D9D9D9"/>
              <w:right w:val="single" w:sz="4" w:space="0" w:color="D9D9D9"/>
            </w:tcBorders>
            <w:shd w:val="clear" w:color="auto" w:fill="auto"/>
            <w:noWrap/>
            <w:vAlign w:val="bottom"/>
            <w:hideMark/>
          </w:tcPr>
          <w:p w14:paraId="102BB3EB" w14:textId="77777777" w:rsidR="00F24174" w:rsidRPr="00506D1C" w:rsidRDefault="00F24174" w:rsidP="00DE3BA5">
            <w:pPr>
              <w:pStyle w:val="NoSpacing"/>
              <w:jc w:val="right"/>
            </w:pPr>
            <w:r w:rsidRPr="00506D1C">
              <w:t>49,870,000</w:t>
            </w:r>
          </w:p>
        </w:tc>
        <w:tc>
          <w:tcPr>
            <w:tcW w:w="1580" w:type="dxa"/>
            <w:tcBorders>
              <w:top w:val="single" w:sz="4" w:space="0" w:color="D9D9D9"/>
              <w:left w:val="single" w:sz="4" w:space="0" w:color="D9D9D9"/>
              <w:bottom w:val="single" w:sz="4" w:space="0" w:color="D9D9D9"/>
              <w:right w:val="single" w:sz="4" w:space="0" w:color="D9D9D9"/>
            </w:tcBorders>
            <w:shd w:val="clear" w:color="000000" w:fill="FBF4EF"/>
            <w:noWrap/>
            <w:vAlign w:val="bottom"/>
            <w:hideMark/>
          </w:tcPr>
          <w:p w14:paraId="77A1F1B2" w14:textId="77777777" w:rsidR="00F24174" w:rsidRPr="00506D1C" w:rsidRDefault="00F24174" w:rsidP="00DE3BA5">
            <w:pPr>
              <w:pStyle w:val="NoSpacing"/>
              <w:jc w:val="right"/>
            </w:pPr>
            <w:r w:rsidRPr="00506D1C">
              <w:t>0.4%</w:t>
            </w:r>
          </w:p>
        </w:tc>
        <w:tc>
          <w:tcPr>
            <w:tcW w:w="1580" w:type="dxa"/>
            <w:tcBorders>
              <w:top w:val="nil"/>
              <w:left w:val="nil"/>
              <w:bottom w:val="single" w:sz="4" w:space="0" w:color="D9D9D9"/>
              <w:right w:val="single" w:sz="4" w:space="0" w:color="D9D9D9"/>
            </w:tcBorders>
            <w:shd w:val="clear" w:color="auto" w:fill="auto"/>
            <w:noWrap/>
            <w:vAlign w:val="bottom"/>
            <w:hideMark/>
          </w:tcPr>
          <w:p w14:paraId="1AC223C4" w14:textId="77777777" w:rsidR="00F24174" w:rsidRPr="00506D1C" w:rsidRDefault="00F24174" w:rsidP="00DE3BA5">
            <w:pPr>
              <w:pStyle w:val="NoSpacing"/>
              <w:jc w:val="right"/>
            </w:pPr>
            <w:r w:rsidRPr="00506D1C">
              <w:t>1.2%</w:t>
            </w:r>
          </w:p>
        </w:tc>
      </w:tr>
      <w:tr w:rsidR="00F24174" w:rsidRPr="00123ACD" w14:paraId="79AD0A2B"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C8ADC6F"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Bachelor's degree attainment</w:t>
            </w:r>
          </w:p>
        </w:tc>
        <w:tc>
          <w:tcPr>
            <w:tcW w:w="1580" w:type="dxa"/>
            <w:tcBorders>
              <w:top w:val="single" w:sz="4" w:space="0" w:color="D9D9D9"/>
              <w:left w:val="single" w:sz="4" w:space="0" w:color="D9D9D9"/>
              <w:bottom w:val="single" w:sz="4" w:space="0" w:color="D9D9D9"/>
              <w:right w:val="single" w:sz="4" w:space="0" w:color="D9D9D9"/>
            </w:tcBorders>
            <w:shd w:val="clear" w:color="000000" w:fill="F6E6DC"/>
            <w:noWrap/>
            <w:vAlign w:val="bottom"/>
            <w:hideMark/>
          </w:tcPr>
          <w:p w14:paraId="6637611E" w14:textId="77777777" w:rsidR="00F24174" w:rsidRPr="00506D1C" w:rsidRDefault="00F24174" w:rsidP="00DE3BA5">
            <w:pPr>
              <w:pStyle w:val="NoSpacing"/>
              <w:jc w:val="right"/>
            </w:pPr>
            <w:r w:rsidRPr="00506D1C">
              <w:t>28.1%</w:t>
            </w:r>
          </w:p>
        </w:tc>
        <w:tc>
          <w:tcPr>
            <w:tcW w:w="1580" w:type="dxa"/>
            <w:tcBorders>
              <w:top w:val="nil"/>
              <w:left w:val="nil"/>
              <w:bottom w:val="single" w:sz="4" w:space="0" w:color="D9D9D9"/>
              <w:right w:val="single" w:sz="4" w:space="0" w:color="D9D9D9"/>
            </w:tcBorders>
            <w:shd w:val="clear" w:color="auto" w:fill="auto"/>
            <w:noWrap/>
            <w:vAlign w:val="bottom"/>
            <w:hideMark/>
          </w:tcPr>
          <w:p w14:paraId="7595B115" w14:textId="77777777" w:rsidR="00F24174" w:rsidRPr="00506D1C" w:rsidRDefault="00F24174" w:rsidP="00DE3BA5">
            <w:pPr>
              <w:pStyle w:val="NoSpacing"/>
              <w:jc w:val="right"/>
            </w:pPr>
            <w:r w:rsidRPr="00506D1C">
              <w:t>32.6%</w:t>
            </w:r>
          </w:p>
        </w:tc>
        <w:tc>
          <w:tcPr>
            <w:tcW w:w="1580" w:type="dxa"/>
            <w:tcBorders>
              <w:top w:val="single" w:sz="4" w:space="0" w:color="D9D9D9"/>
              <w:left w:val="single" w:sz="4" w:space="0" w:color="D9D9D9"/>
              <w:bottom w:val="single" w:sz="4" w:space="0" w:color="D9D9D9"/>
              <w:right w:val="single" w:sz="4" w:space="0" w:color="D9D9D9"/>
            </w:tcBorders>
            <w:shd w:val="clear" w:color="000000" w:fill="FEFCFA"/>
            <w:noWrap/>
            <w:vAlign w:val="bottom"/>
            <w:hideMark/>
          </w:tcPr>
          <w:p w14:paraId="0AB77622" w14:textId="77777777" w:rsidR="00F24174" w:rsidRPr="00506D1C" w:rsidRDefault="00F24174" w:rsidP="00DE3BA5">
            <w:pPr>
              <w:pStyle w:val="NoSpacing"/>
              <w:jc w:val="right"/>
            </w:pPr>
            <w:r w:rsidRPr="00506D1C">
              <w:t>2.9%</w:t>
            </w:r>
          </w:p>
        </w:tc>
        <w:tc>
          <w:tcPr>
            <w:tcW w:w="1580" w:type="dxa"/>
            <w:tcBorders>
              <w:top w:val="nil"/>
              <w:left w:val="nil"/>
              <w:bottom w:val="single" w:sz="4" w:space="0" w:color="D9D9D9"/>
              <w:right w:val="single" w:sz="4" w:space="0" w:color="D9D9D9"/>
            </w:tcBorders>
            <w:shd w:val="clear" w:color="auto" w:fill="auto"/>
            <w:noWrap/>
            <w:vAlign w:val="bottom"/>
            <w:hideMark/>
          </w:tcPr>
          <w:p w14:paraId="3B3BA170" w14:textId="77777777" w:rsidR="00F24174" w:rsidRPr="00506D1C" w:rsidRDefault="00F24174" w:rsidP="00DE3BA5">
            <w:pPr>
              <w:pStyle w:val="NoSpacing"/>
              <w:jc w:val="right"/>
            </w:pPr>
            <w:r w:rsidRPr="00506D1C">
              <w:t>3.1%</w:t>
            </w:r>
          </w:p>
        </w:tc>
      </w:tr>
      <w:tr w:rsidR="00F24174" w:rsidRPr="00123ACD" w14:paraId="304F07FB"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7E6C1492"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Racial degree gap (black-white attainment gap)</w:t>
            </w:r>
          </w:p>
        </w:tc>
        <w:tc>
          <w:tcPr>
            <w:tcW w:w="1580" w:type="dxa"/>
            <w:tcBorders>
              <w:top w:val="single" w:sz="4" w:space="0" w:color="D9D9D9"/>
              <w:left w:val="single" w:sz="4" w:space="0" w:color="D9D9D9"/>
              <w:bottom w:val="single" w:sz="4" w:space="0" w:color="D9D9D9"/>
              <w:right w:val="single" w:sz="4" w:space="0" w:color="D9D9D9"/>
            </w:tcBorders>
            <w:shd w:val="clear" w:color="000000" w:fill="FEFCFB"/>
            <w:noWrap/>
            <w:vAlign w:val="bottom"/>
            <w:hideMark/>
          </w:tcPr>
          <w:p w14:paraId="135E161C" w14:textId="77777777" w:rsidR="00F24174" w:rsidRPr="00506D1C" w:rsidRDefault="00F24174" w:rsidP="00DE3BA5">
            <w:pPr>
              <w:pStyle w:val="NoSpacing"/>
              <w:jc w:val="right"/>
            </w:pPr>
            <w:r w:rsidRPr="00506D1C">
              <w:t>58.5%</w:t>
            </w:r>
          </w:p>
        </w:tc>
        <w:tc>
          <w:tcPr>
            <w:tcW w:w="1580" w:type="dxa"/>
            <w:tcBorders>
              <w:top w:val="nil"/>
              <w:left w:val="nil"/>
              <w:bottom w:val="single" w:sz="4" w:space="0" w:color="D9D9D9"/>
              <w:right w:val="single" w:sz="4" w:space="0" w:color="D9D9D9"/>
            </w:tcBorders>
            <w:shd w:val="clear" w:color="auto" w:fill="auto"/>
            <w:noWrap/>
            <w:vAlign w:val="bottom"/>
            <w:hideMark/>
          </w:tcPr>
          <w:p w14:paraId="1B82E766" w14:textId="77777777" w:rsidR="00F24174" w:rsidRPr="00506D1C" w:rsidRDefault="00F24174" w:rsidP="00DE3BA5">
            <w:pPr>
              <w:pStyle w:val="NoSpacing"/>
              <w:jc w:val="right"/>
            </w:pPr>
            <w:r w:rsidRPr="00506D1C">
              <w:t>59.3%</w:t>
            </w:r>
          </w:p>
        </w:tc>
        <w:tc>
          <w:tcPr>
            <w:tcW w:w="1580" w:type="dxa"/>
            <w:tcBorders>
              <w:top w:val="nil"/>
              <w:left w:val="nil"/>
              <w:bottom w:val="single" w:sz="4" w:space="0" w:color="D9D9D9"/>
              <w:right w:val="single" w:sz="4" w:space="0" w:color="D9D9D9"/>
            </w:tcBorders>
            <w:shd w:val="clear" w:color="auto" w:fill="auto"/>
            <w:noWrap/>
            <w:vAlign w:val="bottom"/>
            <w:hideMark/>
          </w:tcPr>
          <w:p w14:paraId="07F3E284" w14:textId="77777777" w:rsidR="00F24174" w:rsidRPr="00506D1C" w:rsidRDefault="00F24174" w:rsidP="00DE3BA5">
            <w:pPr>
              <w:pStyle w:val="NoSpacing"/>
              <w:jc w:val="right"/>
            </w:pPr>
            <w:r w:rsidRPr="00506D1C">
              <w:t>N/A</w:t>
            </w:r>
          </w:p>
        </w:tc>
        <w:tc>
          <w:tcPr>
            <w:tcW w:w="1580" w:type="dxa"/>
            <w:tcBorders>
              <w:top w:val="nil"/>
              <w:left w:val="nil"/>
              <w:bottom w:val="single" w:sz="4" w:space="0" w:color="D9D9D9"/>
              <w:right w:val="single" w:sz="4" w:space="0" w:color="D9D9D9"/>
            </w:tcBorders>
            <w:shd w:val="clear" w:color="auto" w:fill="auto"/>
            <w:noWrap/>
            <w:vAlign w:val="bottom"/>
            <w:hideMark/>
          </w:tcPr>
          <w:p w14:paraId="324586BE" w14:textId="77777777" w:rsidR="00F24174" w:rsidRPr="00506D1C" w:rsidRDefault="00F24174" w:rsidP="00DE3BA5">
            <w:pPr>
              <w:pStyle w:val="NoSpacing"/>
              <w:jc w:val="right"/>
            </w:pPr>
            <w:r w:rsidRPr="00506D1C">
              <w:t>N/A</w:t>
            </w:r>
          </w:p>
        </w:tc>
      </w:tr>
      <w:tr w:rsidR="00F24174" w:rsidRPr="00123ACD" w14:paraId="3E086664"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2F203AB"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Adult obesity</w:t>
            </w:r>
          </w:p>
        </w:tc>
        <w:tc>
          <w:tcPr>
            <w:tcW w:w="1580" w:type="dxa"/>
            <w:tcBorders>
              <w:top w:val="single" w:sz="4" w:space="0" w:color="D9D9D9"/>
              <w:left w:val="single" w:sz="4" w:space="0" w:color="D9D9D9"/>
              <w:bottom w:val="single" w:sz="4" w:space="0" w:color="D9D9D9"/>
              <w:right w:val="single" w:sz="4" w:space="0" w:color="D9D9D9"/>
            </w:tcBorders>
            <w:shd w:val="clear" w:color="000000" w:fill="F7E7DD"/>
            <w:noWrap/>
            <w:vAlign w:val="bottom"/>
            <w:hideMark/>
          </w:tcPr>
          <w:p w14:paraId="7983AF01" w14:textId="77777777" w:rsidR="00F24174" w:rsidRPr="00506D1C" w:rsidRDefault="00F24174" w:rsidP="00DE3BA5">
            <w:pPr>
              <w:pStyle w:val="NoSpacing"/>
              <w:jc w:val="right"/>
            </w:pPr>
            <w:r w:rsidRPr="00506D1C">
              <w:t>32.5%</w:t>
            </w:r>
          </w:p>
        </w:tc>
        <w:tc>
          <w:tcPr>
            <w:tcW w:w="1580" w:type="dxa"/>
            <w:tcBorders>
              <w:top w:val="nil"/>
              <w:left w:val="nil"/>
              <w:bottom w:val="single" w:sz="4" w:space="0" w:color="D9D9D9"/>
              <w:right w:val="single" w:sz="4" w:space="0" w:color="D9D9D9"/>
            </w:tcBorders>
            <w:shd w:val="clear" w:color="auto" w:fill="auto"/>
            <w:noWrap/>
            <w:vAlign w:val="bottom"/>
            <w:hideMark/>
          </w:tcPr>
          <w:p w14:paraId="4BDDAB2E" w14:textId="77777777" w:rsidR="00F24174" w:rsidRPr="00506D1C" w:rsidRDefault="00F24174" w:rsidP="00DE3BA5">
            <w:pPr>
              <w:pStyle w:val="NoSpacing"/>
              <w:jc w:val="right"/>
            </w:pPr>
            <w:r w:rsidRPr="00506D1C">
              <w:t>28.2%</w:t>
            </w:r>
          </w:p>
        </w:tc>
        <w:tc>
          <w:tcPr>
            <w:tcW w:w="1580" w:type="dxa"/>
            <w:tcBorders>
              <w:top w:val="single" w:sz="4" w:space="0" w:color="D9D9D9"/>
              <w:left w:val="single" w:sz="4" w:space="0" w:color="D9D9D9"/>
              <w:bottom w:val="single" w:sz="4" w:space="0" w:color="D9D9D9"/>
              <w:right w:val="single" w:sz="4" w:space="0" w:color="D9D9D9"/>
            </w:tcBorders>
            <w:shd w:val="clear" w:color="000000" w:fill="FAF1EB"/>
            <w:noWrap/>
            <w:vAlign w:val="bottom"/>
            <w:hideMark/>
          </w:tcPr>
          <w:p w14:paraId="11FCDA42" w14:textId="77777777" w:rsidR="00F24174" w:rsidRPr="00506D1C" w:rsidRDefault="00F24174" w:rsidP="00DE3BA5">
            <w:pPr>
              <w:pStyle w:val="NoSpacing"/>
              <w:jc w:val="right"/>
            </w:pPr>
            <w:r w:rsidRPr="00506D1C">
              <w:t>2.8%</w:t>
            </w:r>
          </w:p>
        </w:tc>
        <w:tc>
          <w:tcPr>
            <w:tcW w:w="1580" w:type="dxa"/>
            <w:tcBorders>
              <w:top w:val="nil"/>
              <w:left w:val="nil"/>
              <w:bottom w:val="single" w:sz="4" w:space="0" w:color="D9D9D9"/>
              <w:right w:val="single" w:sz="4" w:space="0" w:color="D9D9D9"/>
            </w:tcBorders>
            <w:shd w:val="clear" w:color="auto" w:fill="auto"/>
            <w:noWrap/>
            <w:vAlign w:val="bottom"/>
            <w:hideMark/>
          </w:tcPr>
          <w:p w14:paraId="2C4DC196" w14:textId="77777777" w:rsidR="00F24174" w:rsidRPr="00506D1C" w:rsidRDefault="00F24174" w:rsidP="00DE3BA5">
            <w:pPr>
              <w:pStyle w:val="NoSpacing"/>
              <w:jc w:val="right"/>
            </w:pPr>
            <w:r w:rsidRPr="00506D1C">
              <w:t>1.8%</w:t>
            </w:r>
          </w:p>
        </w:tc>
      </w:tr>
      <w:tr w:rsidR="00F24174" w:rsidRPr="00123ACD" w14:paraId="020E9300"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34CEE6E"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Opioid prescription rate (per 100 residents)</w:t>
            </w:r>
          </w:p>
        </w:tc>
        <w:tc>
          <w:tcPr>
            <w:tcW w:w="1580" w:type="dxa"/>
            <w:tcBorders>
              <w:top w:val="single" w:sz="4" w:space="0" w:color="D9D9D9"/>
              <w:left w:val="single" w:sz="4" w:space="0" w:color="D9D9D9"/>
              <w:bottom w:val="nil"/>
              <w:right w:val="single" w:sz="4" w:space="0" w:color="D9D9D9"/>
            </w:tcBorders>
            <w:shd w:val="clear" w:color="000000" w:fill="EFD1BE"/>
            <w:noWrap/>
            <w:vAlign w:val="bottom"/>
            <w:hideMark/>
          </w:tcPr>
          <w:p w14:paraId="1963E594" w14:textId="77777777" w:rsidR="00F24174" w:rsidRPr="00506D1C" w:rsidRDefault="00F24174" w:rsidP="00DE3BA5">
            <w:pPr>
              <w:pStyle w:val="NoSpacing"/>
              <w:jc w:val="right"/>
            </w:pPr>
            <w:r w:rsidRPr="00506D1C">
              <w:t>81.0</w:t>
            </w:r>
          </w:p>
        </w:tc>
        <w:tc>
          <w:tcPr>
            <w:tcW w:w="1580" w:type="dxa"/>
            <w:tcBorders>
              <w:top w:val="nil"/>
              <w:left w:val="nil"/>
              <w:bottom w:val="nil"/>
              <w:right w:val="single" w:sz="4" w:space="0" w:color="D9D9D9"/>
            </w:tcBorders>
            <w:shd w:val="clear" w:color="auto" w:fill="auto"/>
            <w:noWrap/>
            <w:vAlign w:val="bottom"/>
            <w:hideMark/>
          </w:tcPr>
          <w:p w14:paraId="286B1CA8" w14:textId="77777777" w:rsidR="00F24174" w:rsidRPr="00506D1C" w:rsidRDefault="00F24174" w:rsidP="00DE3BA5">
            <w:pPr>
              <w:pStyle w:val="NoSpacing"/>
              <w:jc w:val="right"/>
            </w:pPr>
            <w:r w:rsidRPr="00506D1C">
              <w:t>60.2</w:t>
            </w:r>
          </w:p>
        </w:tc>
        <w:tc>
          <w:tcPr>
            <w:tcW w:w="1580" w:type="dxa"/>
            <w:tcBorders>
              <w:top w:val="single" w:sz="4" w:space="0" w:color="D9D9D9"/>
              <w:left w:val="single" w:sz="4" w:space="0" w:color="D9D9D9"/>
              <w:bottom w:val="nil"/>
              <w:right w:val="single" w:sz="4" w:space="0" w:color="D9D9D9"/>
            </w:tcBorders>
            <w:shd w:val="clear" w:color="000000" w:fill="FCF8F5"/>
            <w:noWrap/>
            <w:vAlign w:val="bottom"/>
            <w:hideMark/>
          </w:tcPr>
          <w:p w14:paraId="30373438" w14:textId="77777777" w:rsidR="00F24174" w:rsidRPr="00506D1C" w:rsidRDefault="00F24174" w:rsidP="00DE3BA5">
            <w:pPr>
              <w:pStyle w:val="NoSpacing"/>
              <w:jc w:val="right"/>
            </w:pPr>
            <w:r w:rsidRPr="00506D1C">
              <w:t>-2.9%</w:t>
            </w:r>
          </w:p>
        </w:tc>
        <w:tc>
          <w:tcPr>
            <w:tcW w:w="1580" w:type="dxa"/>
            <w:tcBorders>
              <w:top w:val="nil"/>
              <w:left w:val="nil"/>
              <w:bottom w:val="nil"/>
              <w:right w:val="single" w:sz="4" w:space="0" w:color="D9D9D9"/>
            </w:tcBorders>
            <w:shd w:val="clear" w:color="auto" w:fill="auto"/>
            <w:noWrap/>
            <w:vAlign w:val="bottom"/>
            <w:hideMark/>
          </w:tcPr>
          <w:p w14:paraId="50DB245B" w14:textId="77777777" w:rsidR="00F24174" w:rsidRPr="00506D1C" w:rsidRDefault="00F24174" w:rsidP="00DE3BA5">
            <w:pPr>
              <w:pStyle w:val="NoSpacing"/>
              <w:jc w:val="right"/>
            </w:pPr>
            <w:r w:rsidRPr="00506D1C">
              <w:t>-3.4%</w:t>
            </w:r>
          </w:p>
        </w:tc>
      </w:tr>
      <w:tr w:rsidR="00F24174" w:rsidRPr="00123ACD" w14:paraId="357D4F8C"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042A159C"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Innovation</w:t>
            </w:r>
          </w:p>
        </w:tc>
        <w:tc>
          <w:tcPr>
            <w:tcW w:w="1580" w:type="dxa"/>
            <w:tcBorders>
              <w:top w:val="single" w:sz="4" w:space="0" w:color="D9D9D9"/>
              <w:left w:val="nil"/>
              <w:bottom w:val="single" w:sz="4" w:space="0" w:color="D9D9D9"/>
              <w:right w:val="nil"/>
            </w:tcBorders>
            <w:shd w:val="clear" w:color="auto" w:fill="auto"/>
            <w:noWrap/>
            <w:vAlign w:val="bottom"/>
            <w:hideMark/>
          </w:tcPr>
          <w:p w14:paraId="5D8BB466"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3949CC3"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074ECF18"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756B6E8F" w14:textId="77777777" w:rsidR="00F24174" w:rsidRPr="00506D1C" w:rsidRDefault="00F24174" w:rsidP="00DE3BA5">
            <w:pPr>
              <w:pStyle w:val="NoSpacing"/>
              <w:jc w:val="right"/>
            </w:pPr>
          </w:p>
        </w:tc>
      </w:tr>
      <w:tr w:rsidR="00F24174" w:rsidRPr="00123ACD" w14:paraId="19B07F79"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3618168"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R&amp;D spending (% of GDP)</w:t>
            </w:r>
          </w:p>
        </w:tc>
        <w:tc>
          <w:tcPr>
            <w:tcW w:w="1580" w:type="dxa"/>
            <w:tcBorders>
              <w:top w:val="nil"/>
              <w:left w:val="single" w:sz="4" w:space="0" w:color="D9D9D9"/>
              <w:bottom w:val="single" w:sz="4" w:space="0" w:color="D9D9D9"/>
              <w:right w:val="single" w:sz="4" w:space="0" w:color="D9D9D9"/>
            </w:tcBorders>
            <w:shd w:val="clear" w:color="000000" w:fill="EDCAB3"/>
            <w:noWrap/>
            <w:vAlign w:val="bottom"/>
            <w:hideMark/>
          </w:tcPr>
          <w:p w14:paraId="6EAE3A8F" w14:textId="77777777" w:rsidR="00F24174" w:rsidRPr="00506D1C" w:rsidRDefault="00F24174" w:rsidP="00DE3BA5">
            <w:pPr>
              <w:pStyle w:val="NoSpacing"/>
              <w:jc w:val="right"/>
            </w:pPr>
            <w:r w:rsidRPr="00506D1C">
              <w:t>2.0%</w:t>
            </w:r>
          </w:p>
        </w:tc>
        <w:tc>
          <w:tcPr>
            <w:tcW w:w="1580" w:type="dxa"/>
            <w:tcBorders>
              <w:top w:val="nil"/>
              <w:left w:val="nil"/>
              <w:bottom w:val="single" w:sz="4" w:space="0" w:color="D9D9D9"/>
              <w:right w:val="single" w:sz="4" w:space="0" w:color="D9D9D9"/>
            </w:tcBorders>
            <w:shd w:val="clear" w:color="auto" w:fill="auto"/>
            <w:noWrap/>
            <w:vAlign w:val="bottom"/>
            <w:hideMark/>
          </w:tcPr>
          <w:p w14:paraId="2D09809A" w14:textId="77777777" w:rsidR="00F24174" w:rsidRPr="00506D1C" w:rsidRDefault="00F24174" w:rsidP="00DE3BA5">
            <w:pPr>
              <w:pStyle w:val="NoSpacing"/>
              <w:jc w:val="right"/>
            </w:pPr>
            <w:r w:rsidRPr="00506D1C">
              <w:t>2.9%</w:t>
            </w:r>
          </w:p>
        </w:tc>
        <w:tc>
          <w:tcPr>
            <w:tcW w:w="1580" w:type="dxa"/>
            <w:tcBorders>
              <w:top w:val="nil"/>
              <w:left w:val="single" w:sz="4" w:space="0" w:color="D9D9D9"/>
              <w:bottom w:val="single" w:sz="4" w:space="0" w:color="D9D9D9"/>
              <w:right w:val="single" w:sz="4" w:space="0" w:color="D9D9D9"/>
            </w:tcBorders>
            <w:shd w:val="clear" w:color="000000" w:fill="F3DDCF"/>
            <w:noWrap/>
            <w:vAlign w:val="bottom"/>
            <w:hideMark/>
          </w:tcPr>
          <w:p w14:paraId="60976923" w14:textId="77777777" w:rsidR="00F24174" w:rsidRPr="00506D1C" w:rsidRDefault="00F24174" w:rsidP="00DE3BA5">
            <w:pPr>
              <w:pStyle w:val="NoSpacing"/>
              <w:jc w:val="right"/>
            </w:pPr>
            <w:r w:rsidRPr="00506D1C">
              <w:t>0.9%</w:t>
            </w:r>
          </w:p>
        </w:tc>
        <w:tc>
          <w:tcPr>
            <w:tcW w:w="1580" w:type="dxa"/>
            <w:tcBorders>
              <w:top w:val="nil"/>
              <w:left w:val="nil"/>
              <w:bottom w:val="single" w:sz="4" w:space="0" w:color="D9D9D9"/>
              <w:right w:val="single" w:sz="4" w:space="0" w:color="D9D9D9"/>
            </w:tcBorders>
            <w:shd w:val="clear" w:color="auto" w:fill="auto"/>
            <w:noWrap/>
            <w:vAlign w:val="bottom"/>
            <w:hideMark/>
          </w:tcPr>
          <w:p w14:paraId="2BA951B6" w14:textId="77777777" w:rsidR="00F24174" w:rsidRPr="00506D1C" w:rsidRDefault="00F24174" w:rsidP="00DE3BA5">
            <w:pPr>
              <w:pStyle w:val="NoSpacing"/>
              <w:jc w:val="right"/>
            </w:pPr>
            <w:r w:rsidRPr="00506D1C">
              <w:t>3.2%</w:t>
            </w:r>
          </w:p>
        </w:tc>
      </w:tr>
      <w:tr w:rsidR="00F24174" w:rsidRPr="00123ACD" w14:paraId="0D49C05F"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316FBF5"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University tech transfer rankings</w:t>
            </w:r>
          </w:p>
        </w:tc>
        <w:tc>
          <w:tcPr>
            <w:tcW w:w="1580" w:type="dxa"/>
            <w:tcBorders>
              <w:top w:val="single" w:sz="4" w:space="0" w:color="D9D9D9"/>
              <w:left w:val="single" w:sz="4" w:space="0" w:color="D9D9D9"/>
              <w:bottom w:val="single" w:sz="4" w:space="0" w:color="D9D9D9"/>
              <w:right w:val="single" w:sz="4" w:space="0" w:color="D9D9D9"/>
            </w:tcBorders>
            <w:shd w:val="clear" w:color="000000" w:fill="D68957"/>
            <w:noWrap/>
            <w:vAlign w:val="bottom"/>
            <w:hideMark/>
          </w:tcPr>
          <w:p w14:paraId="43CCA5EB" w14:textId="77777777" w:rsidR="00F24174" w:rsidRPr="00506D1C" w:rsidRDefault="00F24174" w:rsidP="00DE3BA5">
            <w:pPr>
              <w:pStyle w:val="NoSpacing"/>
              <w:jc w:val="right"/>
            </w:pPr>
            <w:r w:rsidRPr="00506D1C">
              <w:t>25</w:t>
            </w:r>
          </w:p>
        </w:tc>
        <w:tc>
          <w:tcPr>
            <w:tcW w:w="1580" w:type="dxa"/>
            <w:tcBorders>
              <w:top w:val="nil"/>
              <w:left w:val="nil"/>
              <w:bottom w:val="single" w:sz="4" w:space="0" w:color="D9D9D9"/>
              <w:right w:val="single" w:sz="4" w:space="0" w:color="D9D9D9"/>
            </w:tcBorders>
            <w:shd w:val="clear" w:color="auto" w:fill="auto"/>
            <w:noWrap/>
            <w:vAlign w:val="bottom"/>
            <w:hideMark/>
          </w:tcPr>
          <w:p w14:paraId="1D05FFE4" w14:textId="77777777" w:rsidR="00F24174" w:rsidRPr="00506D1C" w:rsidRDefault="00F24174" w:rsidP="00DE3BA5">
            <w:pPr>
              <w:pStyle w:val="NoSpacing"/>
              <w:jc w:val="right"/>
            </w:pPr>
            <w:r w:rsidRPr="00506D1C">
              <w:t>75</w:t>
            </w:r>
          </w:p>
        </w:tc>
        <w:tc>
          <w:tcPr>
            <w:tcW w:w="1580" w:type="dxa"/>
            <w:tcBorders>
              <w:top w:val="nil"/>
              <w:left w:val="nil"/>
              <w:bottom w:val="single" w:sz="4" w:space="0" w:color="D9D9D9"/>
              <w:right w:val="single" w:sz="4" w:space="0" w:color="D9D9D9"/>
            </w:tcBorders>
            <w:shd w:val="clear" w:color="auto" w:fill="auto"/>
            <w:noWrap/>
            <w:vAlign w:val="bottom"/>
            <w:hideMark/>
          </w:tcPr>
          <w:p w14:paraId="0A36874D" w14:textId="77777777" w:rsidR="00F24174" w:rsidRPr="00506D1C" w:rsidRDefault="00F24174" w:rsidP="00DE3BA5">
            <w:pPr>
              <w:pStyle w:val="NoSpacing"/>
              <w:jc w:val="right"/>
            </w:pPr>
            <w:r w:rsidRPr="00506D1C">
              <w:t>N/A</w:t>
            </w:r>
          </w:p>
        </w:tc>
        <w:tc>
          <w:tcPr>
            <w:tcW w:w="1580" w:type="dxa"/>
            <w:tcBorders>
              <w:top w:val="nil"/>
              <w:left w:val="nil"/>
              <w:bottom w:val="single" w:sz="4" w:space="0" w:color="D9D9D9"/>
              <w:right w:val="single" w:sz="4" w:space="0" w:color="D9D9D9"/>
            </w:tcBorders>
            <w:shd w:val="clear" w:color="auto" w:fill="auto"/>
            <w:noWrap/>
            <w:vAlign w:val="bottom"/>
            <w:hideMark/>
          </w:tcPr>
          <w:p w14:paraId="68F154A9" w14:textId="77777777" w:rsidR="00F24174" w:rsidRPr="00506D1C" w:rsidRDefault="00F24174" w:rsidP="00DE3BA5">
            <w:pPr>
              <w:pStyle w:val="NoSpacing"/>
              <w:jc w:val="right"/>
            </w:pPr>
            <w:r w:rsidRPr="00506D1C">
              <w:t>N/A</w:t>
            </w:r>
          </w:p>
        </w:tc>
      </w:tr>
      <w:tr w:rsidR="00F24174" w:rsidRPr="00123ACD" w14:paraId="5A91B64E"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165C258"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Venture capital spending (% of total)</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17DD8EE6" w14:textId="77777777" w:rsidR="00F24174" w:rsidRPr="00506D1C" w:rsidRDefault="00F24174" w:rsidP="00DE3BA5">
            <w:pPr>
              <w:pStyle w:val="NoSpacing"/>
              <w:jc w:val="right"/>
            </w:pPr>
            <w:r w:rsidRPr="00506D1C">
              <w:t>5.2%</w:t>
            </w:r>
          </w:p>
        </w:tc>
        <w:tc>
          <w:tcPr>
            <w:tcW w:w="1580" w:type="dxa"/>
            <w:tcBorders>
              <w:top w:val="nil"/>
              <w:left w:val="nil"/>
              <w:bottom w:val="single" w:sz="4" w:space="0" w:color="D9D9D9"/>
              <w:right w:val="single" w:sz="4" w:space="0" w:color="D9D9D9"/>
            </w:tcBorders>
            <w:shd w:val="clear" w:color="auto" w:fill="auto"/>
            <w:noWrap/>
            <w:vAlign w:val="bottom"/>
            <w:hideMark/>
          </w:tcPr>
          <w:p w14:paraId="29BFDABC" w14:textId="77777777" w:rsidR="00F24174" w:rsidRPr="00506D1C" w:rsidRDefault="00F24174" w:rsidP="00DE3BA5">
            <w:pPr>
              <w:pStyle w:val="NoSpacing"/>
              <w:jc w:val="right"/>
            </w:pPr>
            <w:r w:rsidRPr="00506D1C">
              <w:t>94.8%</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40371538" w14:textId="77777777" w:rsidR="00F24174" w:rsidRPr="00506D1C" w:rsidRDefault="00F24174" w:rsidP="00DE3BA5">
            <w:pPr>
              <w:pStyle w:val="NoSpacing"/>
              <w:jc w:val="right"/>
            </w:pPr>
            <w:r w:rsidRPr="00506D1C">
              <w:t>-5.8%</w:t>
            </w:r>
          </w:p>
        </w:tc>
        <w:tc>
          <w:tcPr>
            <w:tcW w:w="1580" w:type="dxa"/>
            <w:tcBorders>
              <w:top w:val="nil"/>
              <w:left w:val="nil"/>
              <w:bottom w:val="single" w:sz="4" w:space="0" w:color="D9D9D9"/>
              <w:right w:val="single" w:sz="4" w:space="0" w:color="D9D9D9"/>
            </w:tcBorders>
            <w:shd w:val="clear" w:color="auto" w:fill="auto"/>
            <w:noWrap/>
            <w:vAlign w:val="bottom"/>
            <w:hideMark/>
          </w:tcPr>
          <w:p w14:paraId="1C35E4A8" w14:textId="77777777" w:rsidR="00F24174" w:rsidRPr="00506D1C" w:rsidRDefault="00F24174" w:rsidP="00DE3BA5">
            <w:pPr>
              <w:pStyle w:val="NoSpacing"/>
              <w:jc w:val="right"/>
            </w:pPr>
            <w:r w:rsidRPr="00506D1C">
              <w:t>5.9%</w:t>
            </w:r>
          </w:p>
        </w:tc>
      </w:tr>
      <w:tr w:rsidR="00F24174" w:rsidRPr="00123ACD" w14:paraId="50334CA6" w14:textId="77777777" w:rsidTr="00DE3BA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230BADCC"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Metro area econ activity (large metro)</w:t>
            </w:r>
          </w:p>
        </w:tc>
        <w:tc>
          <w:tcPr>
            <w:tcW w:w="1580" w:type="dxa"/>
            <w:tcBorders>
              <w:top w:val="single" w:sz="4" w:space="0" w:color="D9D9D9"/>
              <w:left w:val="single" w:sz="4" w:space="0" w:color="D9D9D9"/>
              <w:bottom w:val="nil"/>
              <w:right w:val="single" w:sz="4" w:space="0" w:color="D9D9D9"/>
            </w:tcBorders>
            <w:shd w:val="clear" w:color="000000" w:fill="F6E5DA"/>
            <w:noWrap/>
            <w:vAlign w:val="bottom"/>
            <w:hideMark/>
          </w:tcPr>
          <w:p w14:paraId="12172E53" w14:textId="77777777" w:rsidR="00F24174" w:rsidRPr="00506D1C" w:rsidRDefault="00F24174" w:rsidP="00DE3BA5">
            <w:pPr>
              <w:pStyle w:val="NoSpacing"/>
              <w:jc w:val="right"/>
            </w:pPr>
            <w:r w:rsidRPr="00506D1C">
              <w:t>$124,000</w:t>
            </w:r>
          </w:p>
        </w:tc>
        <w:tc>
          <w:tcPr>
            <w:tcW w:w="1580" w:type="dxa"/>
            <w:tcBorders>
              <w:top w:val="nil"/>
              <w:left w:val="nil"/>
              <w:bottom w:val="nil"/>
              <w:right w:val="single" w:sz="4" w:space="0" w:color="D9D9D9"/>
            </w:tcBorders>
            <w:shd w:val="clear" w:color="auto" w:fill="auto"/>
            <w:noWrap/>
            <w:vAlign w:val="bottom"/>
            <w:hideMark/>
          </w:tcPr>
          <w:p w14:paraId="1E58D702" w14:textId="77777777" w:rsidR="00F24174" w:rsidRPr="00506D1C" w:rsidRDefault="00F24174" w:rsidP="00DE3BA5">
            <w:pPr>
              <w:pStyle w:val="NoSpacing"/>
              <w:jc w:val="right"/>
            </w:pPr>
            <w:r w:rsidRPr="00506D1C">
              <w:t>$145,000</w:t>
            </w:r>
          </w:p>
        </w:tc>
        <w:tc>
          <w:tcPr>
            <w:tcW w:w="1580" w:type="dxa"/>
            <w:tcBorders>
              <w:top w:val="single" w:sz="4" w:space="0" w:color="D9D9D9"/>
              <w:left w:val="single" w:sz="4" w:space="0" w:color="D9D9D9"/>
              <w:bottom w:val="nil"/>
              <w:right w:val="single" w:sz="4" w:space="0" w:color="D9D9D9"/>
            </w:tcBorders>
            <w:shd w:val="clear" w:color="000000" w:fill="FEFEFE"/>
            <w:noWrap/>
            <w:vAlign w:val="bottom"/>
            <w:hideMark/>
          </w:tcPr>
          <w:p w14:paraId="513D2BB0" w14:textId="77777777" w:rsidR="00F24174" w:rsidRPr="00506D1C" w:rsidRDefault="00F24174" w:rsidP="00DE3BA5">
            <w:pPr>
              <w:pStyle w:val="NoSpacing"/>
              <w:jc w:val="right"/>
            </w:pPr>
            <w:r w:rsidRPr="00506D1C">
              <w:t>0.1%</w:t>
            </w:r>
          </w:p>
        </w:tc>
        <w:tc>
          <w:tcPr>
            <w:tcW w:w="1580" w:type="dxa"/>
            <w:tcBorders>
              <w:top w:val="nil"/>
              <w:left w:val="nil"/>
              <w:bottom w:val="nil"/>
              <w:right w:val="single" w:sz="4" w:space="0" w:color="D9D9D9"/>
            </w:tcBorders>
            <w:shd w:val="clear" w:color="auto" w:fill="auto"/>
            <w:noWrap/>
            <w:vAlign w:val="bottom"/>
            <w:hideMark/>
          </w:tcPr>
          <w:p w14:paraId="32C1CF1D" w14:textId="77777777" w:rsidR="00F24174" w:rsidRPr="00506D1C" w:rsidRDefault="00F24174" w:rsidP="00DE3BA5">
            <w:pPr>
              <w:pStyle w:val="NoSpacing"/>
              <w:jc w:val="right"/>
            </w:pPr>
            <w:r w:rsidRPr="00506D1C">
              <w:t>0.1%</w:t>
            </w:r>
          </w:p>
        </w:tc>
      </w:tr>
      <w:tr w:rsidR="00F24174" w:rsidRPr="00123ACD" w14:paraId="45563BA6" w14:textId="77777777" w:rsidTr="00DE3BA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5B105039" w14:textId="77777777" w:rsidR="00F24174" w:rsidRPr="00123ACD" w:rsidRDefault="00F24174" w:rsidP="00DE3BA5">
            <w:pPr>
              <w:spacing w:after="0" w:line="240" w:lineRule="auto"/>
              <w:rPr>
                <w:rFonts w:ascii="Calibri" w:eastAsia="Times New Roman" w:hAnsi="Calibri" w:cs="Times New Roman"/>
                <w:b/>
                <w:bCs/>
                <w:color w:val="000000"/>
              </w:rPr>
            </w:pPr>
            <w:r w:rsidRPr="00123ACD">
              <w:rPr>
                <w:rFonts w:ascii="Calibri" w:eastAsia="Times New Roman" w:hAnsi="Calibri" w:cs="Times New Roman"/>
                <w:b/>
                <w:bCs/>
                <w:color w:val="000000"/>
              </w:rPr>
              <w:t>Infrastructure</w:t>
            </w:r>
          </w:p>
        </w:tc>
        <w:tc>
          <w:tcPr>
            <w:tcW w:w="1580" w:type="dxa"/>
            <w:tcBorders>
              <w:top w:val="single" w:sz="4" w:space="0" w:color="D9D9D9"/>
              <w:left w:val="nil"/>
              <w:bottom w:val="single" w:sz="4" w:space="0" w:color="D9D9D9"/>
              <w:right w:val="nil"/>
            </w:tcBorders>
            <w:shd w:val="clear" w:color="auto" w:fill="auto"/>
            <w:noWrap/>
            <w:vAlign w:val="bottom"/>
            <w:hideMark/>
          </w:tcPr>
          <w:p w14:paraId="1BE28555"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C21D390"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18BE124F" w14:textId="77777777" w:rsidR="00F24174" w:rsidRPr="00506D1C" w:rsidRDefault="00F24174" w:rsidP="00DE3BA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ED10FC1" w14:textId="77777777" w:rsidR="00F24174" w:rsidRPr="00506D1C" w:rsidRDefault="00F24174" w:rsidP="00DE3BA5">
            <w:pPr>
              <w:pStyle w:val="NoSpacing"/>
              <w:jc w:val="right"/>
            </w:pPr>
          </w:p>
        </w:tc>
      </w:tr>
      <w:tr w:rsidR="00F24174" w:rsidRPr="00123ACD" w14:paraId="5533DDA2"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183B35A9"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Growth by community (large metros)</w:t>
            </w:r>
          </w:p>
        </w:tc>
        <w:tc>
          <w:tcPr>
            <w:tcW w:w="1580" w:type="dxa"/>
            <w:tcBorders>
              <w:top w:val="nil"/>
              <w:left w:val="single" w:sz="4" w:space="0" w:color="D9D9D9"/>
              <w:bottom w:val="single" w:sz="4" w:space="0" w:color="D9D9D9"/>
              <w:right w:val="single" w:sz="4" w:space="0" w:color="D9D9D9"/>
            </w:tcBorders>
            <w:shd w:val="clear" w:color="000000" w:fill="F4E1D5"/>
            <w:noWrap/>
            <w:vAlign w:val="bottom"/>
            <w:hideMark/>
          </w:tcPr>
          <w:p w14:paraId="32864C84" w14:textId="77777777" w:rsidR="00F24174" w:rsidRPr="00506D1C" w:rsidRDefault="00F24174" w:rsidP="00DE3BA5">
            <w:pPr>
              <w:pStyle w:val="NoSpacing"/>
              <w:jc w:val="right"/>
            </w:pPr>
            <w:r w:rsidRPr="00506D1C">
              <w:t>75.4%</w:t>
            </w:r>
          </w:p>
        </w:tc>
        <w:tc>
          <w:tcPr>
            <w:tcW w:w="1580" w:type="dxa"/>
            <w:tcBorders>
              <w:top w:val="nil"/>
              <w:left w:val="nil"/>
              <w:bottom w:val="single" w:sz="4" w:space="0" w:color="D9D9D9"/>
              <w:right w:val="single" w:sz="4" w:space="0" w:color="D9D9D9"/>
            </w:tcBorders>
            <w:shd w:val="clear" w:color="auto" w:fill="auto"/>
            <w:noWrap/>
            <w:vAlign w:val="bottom"/>
            <w:hideMark/>
          </w:tcPr>
          <w:p w14:paraId="65323FAA" w14:textId="77777777" w:rsidR="00F24174" w:rsidRPr="00506D1C" w:rsidRDefault="00F24174" w:rsidP="00DE3BA5">
            <w:pPr>
              <w:pStyle w:val="NoSpacing"/>
              <w:jc w:val="right"/>
            </w:pPr>
            <w:r w:rsidRPr="00506D1C">
              <w:t>90.4%</w:t>
            </w:r>
          </w:p>
        </w:tc>
        <w:tc>
          <w:tcPr>
            <w:tcW w:w="1580" w:type="dxa"/>
            <w:tcBorders>
              <w:top w:val="nil"/>
              <w:left w:val="single" w:sz="4" w:space="0" w:color="D9D9D9"/>
              <w:bottom w:val="single" w:sz="4" w:space="0" w:color="D9D9D9"/>
              <w:right w:val="single" w:sz="4" w:space="0" w:color="D9D9D9"/>
            </w:tcBorders>
            <w:shd w:val="clear" w:color="000000" w:fill="7890BB"/>
            <w:noWrap/>
            <w:vAlign w:val="bottom"/>
            <w:hideMark/>
          </w:tcPr>
          <w:p w14:paraId="53C1432F" w14:textId="77777777" w:rsidR="00F24174" w:rsidRPr="00506D1C" w:rsidRDefault="00F24174" w:rsidP="00DE3BA5">
            <w:pPr>
              <w:pStyle w:val="NoSpacing"/>
              <w:jc w:val="right"/>
            </w:pPr>
            <w:r w:rsidRPr="00506D1C">
              <w:t>2.0%</w:t>
            </w:r>
          </w:p>
        </w:tc>
        <w:tc>
          <w:tcPr>
            <w:tcW w:w="1580" w:type="dxa"/>
            <w:tcBorders>
              <w:top w:val="nil"/>
              <w:left w:val="nil"/>
              <w:bottom w:val="single" w:sz="4" w:space="0" w:color="D9D9D9"/>
              <w:right w:val="single" w:sz="4" w:space="0" w:color="D9D9D9"/>
            </w:tcBorders>
            <w:shd w:val="clear" w:color="auto" w:fill="auto"/>
            <w:noWrap/>
            <w:vAlign w:val="bottom"/>
            <w:hideMark/>
          </w:tcPr>
          <w:p w14:paraId="383B4787" w14:textId="77777777" w:rsidR="00F24174" w:rsidRPr="00506D1C" w:rsidRDefault="00F24174" w:rsidP="00DE3BA5">
            <w:pPr>
              <w:pStyle w:val="NoSpacing"/>
              <w:jc w:val="right"/>
            </w:pPr>
            <w:r w:rsidRPr="00506D1C">
              <w:t>0.8%</w:t>
            </w:r>
          </w:p>
        </w:tc>
      </w:tr>
      <w:tr w:rsidR="00F24174" w:rsidRPr="00123ACD" w14:paraId="1FC700AF"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1CA76A7"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Housing values</w:t>
            </w:r>
          </w:p>
        </w:tc>
        <w:tc>
          <w:tcPr>
            <w:tcW w:w="1580" w:type="dxa"/>
            <w:tcBorders>
              <w:top w:val="single" w:sz="4" w:space="0" w:color="D9D9D9"/>
              <w:left w:val="single" w:sz="4" w:space="0" w:color="D9D9D9"/>
              <w:bottom w:val="single" w:sz="4" w:space="0" w:color="D9D9D9"/>
              <w:right w:val="single" w:sz="4" w:space="0" w:color="D9D9D9"/>
            </w:tcBorders>
            <w:shd w:val="clear" w:color="000000" w:fill="305496"/>
            <w:noWrap/>
            <w:vAlign w:val="bottom"/>
            <w:hideMark/>
          </w:tcPr>
          <w:p w14:paraId="0F36C69A" w14:textId="77777777" w:rsidR="00F24174" w:rsidRPr="00506D1C" w:rsidRDefault="00F24174" w:rsidP="00DE3BA5">
            <w:pPr>
              <w:pStyle w:val="NoSpacing"/>
              <w:jc w:val="right"/>
            </w:pPr>
            <w:r w:rsidRPr="00506D1C">
              <w:t>$135,000</w:t>
            </w:r>
          </w:p>
        </w:tc>
        <w:tc>
          <w:tcPr>
            <w:tcW w:w="1580" w:type="dxa"/>
            <w:tcBorders>
              <w:top w:val="nil"/>
              <w:left w:val="nil"/>
              <w:bottom w:val="single" w:sz="4" w:space="0" w:color="D9D9D9"/>
              <w:right w:val="single" w:sz="4" w:space="0" w:color="D9D9D9"/>
            </w:tcBorders>
            <w:shd w:val="clear" w:color="auto" w:fill="auto"/>
            <w:noWrap/>
            <w:vAlign w:val="bottom"/>
            <w:hideMark/>
          </w:tcPr>
          <w:p w14:paraId="436DC4EE" w14:textId="77777777" w:rsidR="00F24174" w:rsidRPr="00506D1C" w:rsidRDefault="00F24174" w:rsidP="00DE3BA5">
            <w:pPr>
              <w:pStyle w:val="NoSpacing"/>
              <w:jc w:val="right"/>
            </w:pPr>
            <w:r w:rsidRPr="00506D1C">
              <w:t>$215,000</w:t>
            </w:r>
          </w:p>
        </w:tc>
        <w:tc>
          <w:tcPr>
            <w:tcW w:w="1580" w:type="dxa"/>
            <w:tcBorders>
              <w:top w:val="single" w:sz="4" w:space="0" w:color="D9D9D9"/>
              <w:left w:val="single" w:sz="4" w:space="0" w:color="D9D9D9"/>
              <w:bottom w:val="single" w:sz="4" w:space="0" w:color="D9D9D9"/>
              <w:right w:val="single" w:sz="4" w:space="0" w:color="D9D9D9"/>
            </w:tcBorders>
            <w:shd w:val="clear" w:color="000000" w:fill="758DB9"/>
            <w:noWrap/>
            <w:vAlign w:val="bottom"/>
            <w:hideMark/>
          </w:tcPr>
          <w:p w14:paraId="6528C722" w14:textId="77777777" w:rsidR="00F24174" w:rsidRPr="00506D1C" w:rsidRDefault="00F24174" w:rsidP="00DE3BA5">
            <w:pPr>
              <w:pStyle w:val="NoSpacing"/>
              <w:jc w:val="right"/>
            </w:pPr>
            <w:r w:rsidRPr="00506D1C">
              <w:t>0.2%</w:t>
            </w:r>
          </w:p>
        </w:tc>
        <w:tc>
          <w:tcPr>
            <w:tcW w:w="1580" w:type="dxa"/>
            <w:tcBorders>
              <w:top w:val="nil"/>
              <w:left w:val="nil"/>
              <w:bottom w:val="single" w:sz="4" w:space="0" w:color="D9D9D9"/>
              <w:right w:val="single" w:sz="4" w:space="0" w:color="D9D9D9"/>
            </w:tcBorders>
            <w:shd w:val="clear" w:color="auto" w:fill="auto"/>
            <w:noWrap/>
            <w:vAlign w:val="bottom"/>
            <w:hideMark/>
          </w:tcPr>
          <w:p w14:paraId="686C5A09" w14:textId="77777777" w:rsidR="00F24174" w:rsidRPr="00506D1C" w:rsidRDefault="00F24174" w:rsidP="00DE3BA5">
            <w:pPr>
              <w:pStyle w:val="NoSpacing"/>
              <w:jc w:val="right"/>
            </w:pPr>
            <w:r w:rsidRPr="00506D1C">
              <w:t>1.5%</w:t>
            </w:r>
          </w:p>
        </w:tc>
      </w:tr>
      <w:tr w:rsidR="00F24174" w:rsidRPr="00123ACD" w14:paraId="25C660F9" w14:textId="77777777" w:rsidTr="00DE3BA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0720541" w14:textId="77777777" w:rsidR="00F24174" w:rsidRPr="00123ACD" w:rsidRDefault="00F24174" w:rsidP="00DE3BA5">
            <w:pPr>
              <w:spacing w:after="0" w:line="240" w:lineRule="auto"/>
              <w:ind w:firstLineChars="100" w:firstLine="220"/>
              <w:rPr>
                <w:rFonts w:ascii="Calibri" w:eastAsia="Times New Roman" w:hAnsi="Calibri" w:cs="Times New Roman"/>
                <w:color w:val="000000"/>
              </w:rPr>
            </w:pPr>
            <w:r w:rsidRPr="00123ACD">
              <w:rPr>
                <w:rFonts w:ascii="Calibri" w:eastAsia="Times New Roman" w:hAnsi="Calibri" w:cs="Times New Roman"/>
                <w:color w:val="000000"/>
              </w:rPr>
              <w:t>Broadband access (% without)</w:t>
            </w:r>
          </w:p>
        </w:tc>
        <w:tc>
          <w:tcPr>
            <w:tcW w:w="1580" w:type="dxa"/>
            <w:tcBorders>
              <w:top w:val="single" w:sz="4" w:space="0" w:color="D9D9D9"/>
              <w:left w:val="single" w:sz="4" w:space="0" w:color="D9D9D9"/>
              <w:bottom w:val="single" w:sz="4" w:space="0" w:color="D9D9D9"/>
              <w:right w:val="single" w:sz="4" w:space="0" w:color="D9D9D9"/>
            </w:tcBorders>
            <w:shd w:val="clear" w:color="000000" w:fill="E2AB87"/>
            <w:noWrap/>
            <w:vAlign w:val="bottom"/>
            <w:hideMark/>
          </w:tcPr>
          <w:p w14:paraId="214053A0" w14:textId="77777777" w:rsidR="00F24174" w:rsidRPr="00506D1C" w:rsidRDefault="00F24174" w:rsidP="00DE3BA5">
            <w:pPr>
              <w:pStyle w:val="NoSpacing"/>
              <w:jc w:val="right"/>
            </w:pPr>
            <w:r w:rsidRPr="00506D1C">
              <w:t>6.6%</w:t>
            </w:r>
          </w:p>
        </w:tc>
        <w:tc>
          <w:tcPr>
            <w:tcW w:w="1580" w:type="dxa"/>
            <w:tcBorders>
              <w:top w:val="nil"/>
              <w:left w:val="nil"/>
              <w:bottom w:val="single" w:sz="4" w:space="0" w:color="D9D9D9"/>
              <w:right w:val="single" w:sz="4" w:space="0" w:color="D9D9D9"/>
            </w:tcBorders>
            <w:shd w:val="clear" w:color="auto" w:fill="auto"/>
            <w:noWrap/>
            <w:vAlign w:val="bottom"/>
            <w:hideMark/>
          </w:tcPr>
          <w:p w14:paraId="3BD4DFC4" w14:textId="77777777" w:rsidR="00F24174" w:rsidRPr="00506D1C" w:rsidRDefault="00F24174" w:rsidP="00DE3BA5">
            <w:pPr>
              <w:pStyle w:val="NoSpacing"/>
              <w:jc w:val="right"/>
            </w:pPr>
            <w:r w:rsidRPr="00506D1C">
              <w:t>3.4%</w:t>
            </w:r>
          </w:p>
        </w:tc>
        <w:tc>
          <w:tcPr>
            <w:tcW w:w="1580" w:type="dxa"/>
            <w:tcBorders>
              <w:top w:val="nil"/>
              <w:left w:val="nil"/>
              <w:bottom w:val="single" w:sz="4" w:space="0" w:color="D9D9D9"/>
              <w:right w:val="single" w:sz="4" w:space="0" w:color="D9D9D9"/>
            </w:tcBorders>
            <w:shd w:val="clear" w:color="auto" w:fill="auto"/>
            <w:noWrap/>
            <w:vAlign w:val="bottom"/>
            <w:hideMark/>
          </w:tcPr>
          <w:p w14:paraId="70993658" w14:textId="77777777" w:rsidR="00F24174" w:rsidRPr="00506D1C" w:rsidRDefault="00F24174" w:rsidP="00DE3BA5">
            <w:pPr>
              <w:pStyle w:val="NoSpacing"/>
              <w:jc w:val="right"/>
            </w:pPr>
            <w:r w:rsidRPr="00506D1C">
              <w:t>N/A</w:t>
            </w:r>
          </w:p>
        </w:tc>
        <w:tc>
          <w:tcPr>
            <w:tcW w:w="1580" w:type="dxa"/>
            <w:tcBorders>
              <w:top w:val="nil"/>
              <w:left w:val="nil"/>
              <w:bottom w:val="single" w:sz="4" w:space="0" w:color="D9D9D9"/>
              <w:right w:val="single" w:sz="4" w:space="0" w:color="D9D9D9"/>
            </w:tcBorders>
            <w:shd w:val="clear" w:color="auto" w:fill="auto"/>
            <w:noWrap/>
            <w:vAlign w:val="bottom"/>
            <w:hideMark/>
          </w:tcPr>
          <w:p w14:paraId="40C6CD7F" w14:textId="77777777" w:rsidR="00F24174" w:rsidRDefault="00F24174" w:rsidP="00DE3BA5">
            <w:pPr>
              <w:pStyle w:val="NoSpacing"/>
              <w:jc w:val="right"/>
            </w:pPr>
            <w:r w:rsidRPr="00506D1C">
              <w:t>N/A</w:t>
            </w:r>
          </w:p>
        </w:tc>
      </w:tr>
    </w:tbl>
    <w:p w14:paraId="74B7979F" w14:textId="16646B93" w:rsidR="00D851B3" w:rsidRDefault="00D851B3" w:rsidP="00D851B3">
      <w:pPr>
        <w:rPr>
          <w:i/>
        </w:rPr>
      </w:pPr>
      <w:r w:rsidRPr="00B90588">
        <w:rPr>
          <w:i/>
        </w:rPr>
        <w:t>Source: Brookings Institution / Walton Family Foundation ”The State of the Heartland: Factbook 2018”</w:t>
      </w:r>
    </w:p>
    <w:p w14:paraId="4240AAEB" w14:textId="77777777" w:rsidR="00D851B3" w:rsidRPr="00B90588" w:rsidRDefault="00D851B3" w:rsidP="00D851B3">
      <w:pPr>
        <w:rPr>
          <w:i/>
        </w:rPr>
      </w:pPr>
      <w:r w:rsidRPr="00B90588">
        <w:rPr>
          <w:i/>
        </w:rPr>
        <w:t xml:space="preserve">Note: Blue and red shading indicates positive or negative distance from the </w:t>
      </w:r>
      <w:r>
        <w:rPr>
          <w:i/>
        </w:rPr>
        <w:t>non-Heartland average</w:t>
      </w:r>
      <w:r w:rsidRPr="00B90588">
        <w:rPr>
          <w:i/>
        </w:rPr>
        <w:t>, respectively.</w:t>
      </w:r>
      <w:r w:rsidRPr="00B90588">
        <w:rPr>
          <w:i/>
        </w:rPr>
        <w:br w:type="page"/>
      </w:r>
    </w:p>
    <w:p w14:paraId="2C1156AC" w14:textId="76707A90" w:rsidR="00EE73A7" w:rsidRDefault="00EE73A7">
      <w:pPr>
        <w:rPr>
          <w:b/>
          <w:sz w:val="44"/>
          <w:szCs w:val="44"/>
        </w:rPr>
      </w:pPr>
      <w:r>
        <w:rPr>
          <w:b/>
          <w:sz w:val="44"/>
          <w:szCs w:val="44"/>
        </w:rPr>
        <w:br w:type="page"/>
      </w:r>
    </w:p>
    <w:p w14:paraId="541AE11E" w14:textId="77777777" w:rsidR="00E76B90" w:rsidRDefault="00E76B90" w:rsidP="00EE73A7">
      <w:pPr>
        <w:rPr>
          <w:b/>
          <w:sz w:val="44"/>
          <w:szCs w:val="44"/>
        </w:rPr>
      </w:pPr>
    </w:p>
    <w:p w14:paraId="6EFB7FCD" w14:textId="77777777" w:rsidR="00755BC6" w:rsidRPr="00EF5D84" w:rsidRDefault="00755BC6" w:rsidP="00755BC6">
      <w:pPr>
        <w:pStyle w:val="Heading1"/>
      </w:pPr>
      <w:bookmarkStart w:id="51" w:name="_Toc522092144"/>
      <w:r w:rsidRPr="00EF5D84">
        <w:t>Takeaways</w:t>
      </w:r>
      <w:bookmarkEnd w:id="51"/>
    </w:p>
    <w:p w14:paraId="4162D3A8" w14:textId="77777777" w:rsidR="00755BC6" w:rsidRPr="00EF5D84" w:rsidRDefault="00755BC6" w:rsidP="00755BC6">
      <w:pPr>
        <w:rPr>
          <w:b/>
          <w:sz w:val="24"/>
          <w:szCs w:val="24"/>
        </w:rPr>
      </w:pPr>
    </w:p>
    <w:p w14:paraId="075EBB5C" w14:textId="77777777" w:rsidR="00755BC6" w:rsidRPr="00EF5D84" w:rsidRDefault="00755BC6" w:rsidP="00755BC6">
      <w:pPr>
        <w:rPr>
          <w:sz w:val="28"/>
          <w:szCs w:val="28"/>
        </w:rPr>
      </w:pPr>
      <w:r w:rsidRPr="00EF5D84">
        <w:rPr>
          <w:sz w:val="28"/>
          <w:szCs w:val="28"/>
        </w:rPr>
        <w:t xml:space="preserve">On the </w:t>
      </w:r>
      <w:r>
        <w:rPr>
          <w:sz w:val="28"/>
          <w:szCs w:val="28"/>
        </w:rPr>
        <w:t xml:space="preserve">nation’s </w:t>
      </w:r>
      <w:r w:rsidRPr="00EF5D84">
        <w:rPr>
          <w:sz w:val="28"/>
          <w:szCs w:val="28"/>
        </w:rPr>
        <w:t>coasts, the red-blue, rural-urban divide has solidified into a truism of American politics.</w:t>
      </w:r>
      <w:r>
        <w:rPr>
          <w:sz w:val="28"/>
          <w:szCs w:val="28"/>
        </w:rPr>
        <w:t xml:space="preserve"> </w:t>
      </w:r>
    </w:p>
    <w:p w14:paraId="58467E67" w14:textId="77777777" w:rsidR="00755BC6" w:rsidRPr="00EF5D84" w:rsidRDefault="00755BC6" w:rsidP="00755BC6">
      <w:pPr>
        <w:rPr>
          <w:sz w:val="28"/>
          <w:szCs w:val="28"/>
        </w:rPr>
      </w:pPr>
      <w:r w:rsidRPr="00EF5D84">
        <w:rPr>
          <w:sz w:val="28"/>
          <w:szCs w:val="28"/>
        </w:rPr>
        <w:t>One party is now the party of coastal, dense, urban America, write commentators as diverse as Ron Brownstein, Charles Lane, and Will Wilkinson.</w:t>
      </w:r>
      <w:r w:rsidRPr="00EF5D84">
        <w:rPr>
          <w:sz w:val="28"/>
          <w:szCs w:val="28"/>
          <w:vertAlign w:val="superscript"/>
        </w:rPr>
        <w:endnoteReference w:id="34"/>
      </w:r>
      <w:r>
        <w:rPr>
          <w:sz w:val="28"/>
          <w:szCs w:val="28"/>
        </w:rPr>
        <w:t xml:space="preserve"> </w:t>
      </w:r>
      <w:r w:rsidRPr="00EF5D84">
        <w:rPr>
          <w:sz w:val="28"/>
          <w:szCs w:val="28"/>
        </w:rPr>
        <w:t>The other party, meanwhile, dominates “flyover country” and the other places—the nation’s small towns, its rural areas, its agricultural hinterland</w:t>
      </w:r>
      <w:r>
        <w:rPr>
          <w:sz w:val="28"/>
          <w:szCs w:val="28"/>
        </w:rPr>
        <w:t>s</w:t>
      </w:r>
      <w:r w:rsidRPr="00EF5D84">
        <w:rPr>
          <w:sz w:val="28"/>
          <w:szCs w:val="28"/>
        </w:rPr>
        <w:t>.</w:t>
      </w:r>
    </w:p>
    <w:p w14:paraId="236C2849" w14:textId="77777777" w:rsidR="00755BC6" w:rsidRPr="00EF5D84" w:rsidRDefault="00755BC6" w:rsidP="00755BC6">
      <w:pPr>
        <w:rPr>
          <w:sz w:val="28"/>
          <w:szCs w:val="28"/>
        </w:rPr>
      </w:pPr>
      <w:r w:rsidRPr="00EF5D84">
        <w:rPr>
          <w:sz w:val="28"/>
          <w:szCs w:val="28"/>
        </w:rPr>
        <w:t>In keeping with that, the Heartland and its economy are now increasingly seen through a partisan lens—a lens that can be both limiting and self-fulfilling.</w:t>
      </w:r>
    </w:p>
    <w:p w14:paraId="07523D75" w14:textId="77777777" w:rsidR="00755BC6" w:rsidRPr="00EF5D84" w:rsidRDefault="00755BC6" w:rsidP="00755BC6">
      <w:pPr>
        <w:rPr>
          <w:sz w:val="28"/>
          <w:szCs w:val="28"/>
        </w:rPr>
      </w:pPr>
      <w:r w:rsidRPr="00EF5D84">
        <w:rPr>
          <w:sz w:val="28"/>
          <w:szCs w:val="28"/>
        </w:rPr>
        <w:t>In the face of that, this “State of the Heartland” factbook has sought to help the Heartland see itself through its own, more accurate and factual, mirror.</w:t>
      </w:r>
      <w:r>
        <w:rPr>
          <w:sz w:val="28"/>
          <w:szCs w:val="28"/>
        </w:rPr>
        <w:t xml:space="preserve"> </w:t>
      </w:r>
      <w:r w:rsidRPr="00EF5D84">
        <w:rPr>
          <w:sz w:val="28"/>
          <w:szCs w:val="28"/>
        </w:rPr>
        <w:t xml:space="preserve">In that way it is hoped that the factbook will help leaders and changemakers from all across the region </w:t>
      </w:r>
      <w:r>
        <w:rPr>
          <w:sz w:val="28"/>
          <w:szCs w:val="28"/>
        </w:rPr>
        <w:t>develop a clearer vision</w:t>
      </w:r>
      <w:r w:rsidRPr="00EF5D84">
        <w:rPr>
          <w:sz w:val="28"/>
          <w:szCs w:val="28"/>
        </w:rPr>
        <w:t xml:space="preserve"> as they move to widen the circle of prosperity. </w:t>
      </w:r>
    </w:p>
    <w:p w14:paraId="790C692C" w14:textId="77777777" w:rsidR="00755BC6" w:rsidRPr="00EF5D84" w:rsidRDefault="00755BC6" w:rsidP="00755BC6">
      <w:pPr>
        <w:rPr>
          <w:sz w:val="28"/>
          <w:szCs w:val="28"/>
        </w:rPr>
      </w:pPr>
      <w:r>
        <w:rPr>
          <w:sz w:val="28"/>
          <w:szCs w:val="28"/>
        </w:rPr>
        <w:t>What do the indices say about the region? Primarily</w:t>
      </w:r>
      <w:r w:rsidRPr="00EF5D84">
        <w:rPr>
          <w:sz w:val="28"/>
          <w:szCs w:val="28"/>
        </w:rPr>
        <w:t xml:space="preserve">, the factbook’s economic measures confirm that the Heartland is not only distinctive—different from the rest of the country—but that it is </w:t>
      </w:r>
      <w:r w:rsidRPr="00EF5D84">
        <w:rPr>
          <w:b/>
          <w:sz w:val="28"/>
          <w:szCs w:val="28"/>
        </w:rPr>
        <w:t>doing better in many areas than is sometimes portrayed</w:t>
      </w:r>
      <w:r w:rsidRPr="00EF5D84">
        <w:rPr>
          <w:sz w:val="28"/>
          <w:szCs w:val="28"/>
        </w:rPr>
        <w:t xml:space="preserve"> (particularly by those elsewhere).</w:t>
      </w:r>
    </w:p>
    <w:p w14:paraId="6C2BBB9C" w14:textId="77777777" w:rsidR="00755BC6" w:rsidRPr="00EF5D84" w:rsidRDefault="00755BC6" w:rsidP="00755BC6">
      <w:pPr>
        <w:numPr>
          <w:ilvl w:val="0"/>
          <w:numId w:val="13"/>
        </w:numPr>
        <w:spacing w:after="0"/>
        <w:contextualSpacing/>
        <w:rPr>
          <w:sz w:val="28"/>
          <w:szCs w:val="28"/>
        </w:rPr>
      </w:pPr>
      <w:r w:rsidRPr="00EF5D84">
        <w:rPr>
          <w:sz w:val="28"/>
          <w:szCs w:val="28"/>
        </w:rPr>
        <w:t>Job growth and output growth have been steady, if not stellar.</w:t>
      </w:r>
    </w:p>
    <w:p w14:paraId="64C94EF9" w14:textId="77777777" w:rsidR="00755BC6" w:rsidRPr="00EF5D84" w:rsidRDefault="00755BC6" w:rsidP="00755BC6">
      <w:pPr>
        <w:spacing w:after="0"/>
        <w:ind w:left="360"/>
        <w:rPr>
          <w:sz w:val="28"/>
          <w:szCs w:val="28"/>
        </w:rPr>
      </w:pPr>
    </w:p>
    <w:p w14:paraId="19E797AD" w14:textId="77777777" w:rsidR="00755BC6" w:rsidRPr="00EF5D84" w:rsidRDefault="00755BC6" w:rsidP="00755BC6">
      <w:pPr>
        <w:numPr>
          <w:ilvl w:val="0"/>
          <w:numId w:val="13"/>
        </w:numPr>
        <w:spacing w:after="0"/>
        <w:contextualSpacing/>
        <w:rPr>
          <w:sz w:val="28"/>
          <w:szCs w:val="28"/>
        </w:rPr>
      </w:pPr>
      <w:r w:rsidRPr="00EF5D84">
        <w:rPr>
          <w:sz w:val="28"/>
          <w:szCs w:val="28"/>
        </w:rPr>
        <w:t>The median wage is increasing, and in fact exceeds that in the rest of the country, particularly because of the lower cost of living, including cheaper housing.</w:t>
      </w:r>
    </w:p>
    <w:p w14:paraId="64B28CEE" w14:textId="77777777" w:rsidR="00755BC6" w:rsidRPr="00EF5D84" w:rsidRDefault="00755BC6" w:rsidP="00755BC6">
      <w:pPr>
        <w:ind w:left="720"/>
        <w:contextualSpacing/>
        <w:rPr>
          <w:sz w:val="28"/>
          <w:szCs w:val="28"/>
        </w:rPr>
      </w:pPr>
    </w:p>
    <w:p w14:paraId="30D5726F" w14:textId="77777777" w:rsidR="00755BC6" w:rsidRPr="00EF5D84" w:rsidRDefault="00755BC6" w:rsidP="00755BC6">
      <w:pPr>
        <w:numPr>
          <w:ilvl w:val="0"/>
          <w:numId w:val="13"/>
        </w:numPr>
        <w:spacing w:after="0"/>
        <w:contextualSpacing/>
        <w:rPr>
          <w:sz w:val="28"/>
          <w:szCs w:val="28"/>
        </w:rPr>
      </w:pPr>
      <w:r w:rsidRPr="00EF5D84">
        <w:rPr>
          <w:sz w:val="28"/>
          <w:szCs w:val="28"/>
        </w:rPr>
        <w:t>Poverty is decreasing across the region since the start of the recovery.</w:t>
      </w:r>
    </w:p>
    <w:p w14:paraId="0793DC5A" w14:textId="77777777" w:rsidR="00755BC6" w:rsidRPr="00EF5D84" w:rsidRDefault="00755BC6" w:rsidP="00755BC6">
      <w:pPr>
        <w:spacing w:after="0"/>
        <w:rPr>
          <w:sz w:val="28"/>
          <w:szCs w:val="28"/>
        </w:rPr>
      </w:pPr>
    </w:p>
    <w:p w14:paraId="4E791BDF" w14:textId="77777777" w:rsidR="00755BC6" w:rsidRPr="00EF5D84" w:rsidRDefault="00755BC6" w:rsidP="00755BC6">
      <w:pPr>
        <w:rPr>
          <w:sz w:val="28"/>
          <w:szCs w:val="28"/>
        </w:rPr>
      </w:pPr>
      <w:r w:rsidRPr="00EF5D84">
        <w:rPr>
          <w:sz w:val="28"/>
          <w:szCs w:val="28"/>
        </w:rPr>
        <w:t>Supporting all of this, meanwhile, is an impressive base of export industries, in particular strong concentrations of advanced manufacturing in the eastern Heartland and globally significant agriculture in the western Heartland. In that sense, contrary to the negative stereotype, the 19 Heartland states constitute a manufacturing super-region and an export powerhouse that outperforms that rest of the country on crucial core economic indicators.</w:t>
      </w:r>
    </w:p>
    <w:p w14:paraId="172F162D" w14:textId="77777777" w:rsidR="00755BC6" w:rsidRPr="00EF5D84" w:rsidRDefault="00755BC6" w:rsidP="00755BC6">
      <w:pPr>
        <w:rPr>
          <w:sz w:val="28"/>
          <w:szCs w:val="28"/>
        </w:rPr>
      </w:pPr>
      <w:r w:rsidRPr="00EF5D84">
        <w:rPr>
          <w:sz w:val="28"/>
          <w:szCs w:val="28"/>
        </w:rPr>
        <w:t xml:space="preserve">Nor is the region </w:t>
      </w:r>
      <w:r>
        <w:rPr>
          <w:sz w:val="28"/>
          <w:szCs w:val="28"/>
        </w:rPr>
        <w:t>homogenous</w:t>
      </w:r>
      <w:r w:rsidRPr="00EF5D84">
        <w:rPr>
          <w:sz w:val="28"/>
          <w:szCs w:val="28"/>
        </w:rPr>
        <w:t>.</w:t>
      </w:r>
      <w:r>
        <w:rPr>
          <w:sz w:val="28"/>
          <w:szCs w:val="28"/>
        </w:rPr>
        <w:t xml:space="preserve"> </w:t>
      </w:r>
      <w:r w:rsidRPr="00EF5D84">
        <w:rPr>
          <w:sz w:val="28"/>
          <w:szCs w:val="28"/>
        </w:rPr>
        <w:t>Like the country as a whole, the Heartland is a checkerboard of regions, states, and local communities—many of which are prospering even as others deteriorate.</w:t>
      </w:r>
      <w:r>
        <w:rPr>
          <w:sz w:val="28"/>
          <w:szCs w:val="28"/>
        </w:rPr>
        <w:t xml:space="preserve"> </w:t>
      </w:r>
      <w:r w:rsidRPr="00EF5D84">
        <w:rPr>
          <w:sz w:val="28"/>
          <w:szCs w:val="28"/>
        </w:rPr>
        <w:t xml:space="preserve">In this respect, the Heartland is </w:t>
      </w:r>
      <w:r w:rsidRPr="00EF5D84">
        <w:rPr>
          <w:b/>
          <w:sz w:val="28"/>
          <w:szCs w:val="28"/>
        </w:rPr>
        <w:t xml:space="preserve">more varied than the coastal meme </w:t>
      </w:r>
      <w:r>
        <w:rPr>
          <w:b/>
          <w:sz w:val="28"/>
          <w:szCs w:val="28"/>
        </w:rPr>
        <w:t>portrays</w:t>
      </w:r>
      <w:r w:rsidRPr="00EF5D84">
        <w:rPr>
          <w:b/>
          <w:sz w:val="28"/>
          <w:szCs w:val="28"/>
        </w:rPr>
        <w:t>,</w:t>
      </w:r>
      <w:r w:rsidRPr="00EF5D84">
        <w:rPr>
          <w:sz w:val="28"/>
          <w:szCs w:val="28"/>
        </w:rPr>
        <w:t xml:space="preserve"> as many Heartland places thrive while others decline. </w:t>
      </w:r>
    </w:p>
    <w:p w14:paraId="04727FDD" w14:textId="77777777" w:rsidR="00755BC6" w:rsidRPr="00EF5D84" w:rsidRDefault="00755BC6" w:rsidP="00755BC6">
      <w:pPr>
        <w:numPr>
          <w:ilvl w:val="0"/>
          <w:numId w:val="14"/>
        </w:numPr>
        <w:spacing w:after="0"/>
        <w:contextualSpacing/>
        <w:rPr>
          <w:sz w:val="28"/>
          <w:szCs w:val="28"/>
        </w:rPr>
      </w:pPr>
      <w:r w:rsidRPr="00EF5D84">
        <w:rPr>
          <w:sz w:val="28"/>
          <w:szCs w:val="28"/>
        </w:rPr>
        <w:t>On multiple measures, for instance, a stark gap exists between the performance of the western Heartland and the eastern Heartland.</w:t>
      </w:r>
      <w:r>
        <w:rPr>
          <w:sz w:val="28"/>
          <w:szCs w:val="28"/>
        </w:rPr>
        <w:t xml:space="preserve"> </w:t>
      </w:r>
      <w:r w:rsidRPr="00EF5D84">
        <w:rPr>
          <w:sz w:val="28"/>
          <w:szCs w:val="28"/>
        </w:rPr>
        <w:t>Labor force participation, for example, remains at crisis levels in the eastern Heartland, while to the west on the Plains states’ labor markets are some of the tightest in the nation.</w:t>
      </w:r>
    </w:p>
    <w:p w14:paraId="379FE7A6" w14:textId="77777777" w:rsidR="00755BC6" w:rsidRPr="00EF5D84" w:rsidRDefault="00755BC6" w:rsidP="00755BC6">
      <w:pPr>
        <w:spacing w:after="0"/>
        <w:ind w:left="720"/>
        <w:contextualSpacing/>
        <w:rPr>
          <w:sz w:val="28"/>
          <w:szCs w:val="28"/>
        </w:rPr>
      </w:pPr>
    </w:p>
    <w:p w14:paraId="0C86A526" w14:textId="77777777" w:rsidR="00755BC6" w:rsidRPr="00EF5D84" w:rsidRDefault="00755BC6" w:rsidP="00755BC6">
      <w:pPr>
        <w:numPr>
          <w:ilvl w:val="0"/>
          <w:numId w:val="14"/>
        </w:numPr>
        <w:spacing w:after="0"/>
        <w:contextualSpacing/>
        <w:rPr>
          <w:sz w:val="28"/>
          <w:szCs w:val="28"/>
        </w:rPr>
      </w:pPr>
      <w:r w:rsidRPr="00EF5D84">
        <w:rPr>
          <w:sz w:val="28"/>
          <w:szCs w:val="28"/>
        </w:rPr>
        <w:t>Similarly, stark gaps also exist between the northern Heartland and the southern one.</w:t>
      </w:r>
      <w:r>
        <w:rPr>
          <w:sz w:val="28"/>
          <w:szCs w:val="28"/>
        </w:rPr>
        <w:t xml:space="preserve"> </w:t>
      </w:r>
      <w:r w:rsidRPr="00EF5D84">
        <w:rPr>
          <w:sz w:val="28"/>
          <w:szCs w:val="28"/>
        </w:rPr>
        <w:t>For example, while most northern states reside in the top half of states on measures of human capital and innovation most southern ones reside among the bottom 10.</w:t>
      </w:r>
      <w:r>
        <w:rPr>
          <w:sz w:val="28"/>
          <w:szCs w:val="28"/>
        </w:rPr>
        <w:t xml:space="preserve"> </w:t>
      </w:r>
    </w:p>
    <w:p w14:paraId="247A4E1E" w14:textId="77777777" w:rsidR="00755BC6" w:rsidRPr="00EF5D84" w:rsidRDefault="00755BC6" w:rsidP="00755BC6">
      <w:pPr>
        <w:ind w:left="720"/>
        <w:contextualSpacing/>
        <w:rPr>
          <w:sz w:val="28"/>
          <w:szCs w:val="28"/>
        </w:rPr>
      </w:pPr>
    </w:p>
    <w:p w14:paraId="031387EE" w14:textId="77777777" w:rsidR="00755BC6" w:rsidRDefault="00755BC6" w:rsidP="00755BC6">
      <w:pPr>
        <w:numPr>
          <w:ilvl w:val="0"/>
          <w:numId w:val="14"/>
        </w:numPr>
        <w:spacing w:after="0"/>
        <w:contextualSpacing/>
        <w:rPr>
          <w:sz w:val="28"/>
          <w:szCs w:val="28"/>
        </w:rPr>
      </w:pPr>
      <w:r w:rsidRPr="00F519DA">
        <w:rPr>
          <w:sz w:val="28"/>
          <w:szCs w:val="28"/>
        </w:rPr>
        <w:t xml:space="preserve">On other measures, particular sub-state or multi-state swaths of counties are flourishing while other swaths face acute hardships. The Plains in general are performing quite well, according to the factbook, while regions such as the Black Belt (running through Louisiana, Mississippi, and Alabama), Appalachia, and Indian Country in the Dakotas are facing an emergency of elevated poverty (shared by minorities throughout the region) and high rates of chronic conditions related to obesity. Likewise, Heartland metropolitan areas are doing better than its rural areas. </w:t>
      </w:r>
    </w:p>
    <w:p w14:paraId="1F525D53" w14:textId="77777777" w:rsidR="00755BC6" w:rsidRDefault="00755BC6" w:rsidP="00755BC6">
      <w:pPr>
        <w:pStyle w:val="ListParagraph"/>
        <w:rPr>
          <w:sz w:val="28"/>
          <w:szCs w:val="28"/>
        </w:rPr>
      </w:pPr>
    </w:p>
    <w:p w14:paraId="35D304E8" w14:textId="19FC5CDA" w:rsidR="00755BC6" w:rsidRPr="00F519DA" w:rsidRDefault="00755BC6" w:rsidP="00755BC6">
      <w:pPr>
        <w:numPr>
          <w:ilvl w:val="0"/>
          <w:numId w:val="14"/>
        </w:numPr>
        <w:spacing w:after="0"/>
        <w:contextualSpacing/>
        <w:rPr>
          <w:sz w:val="28"/>
          <w:szCs w:val="28"/>
        </w:rPr>
      </w:pPr>
      <w:r w:rsidRPr="00F519DA">
        <w:rPr>
          <w:sz w:val="28"/>
          <w:szCs w:val="28"/>
        </w:rPr>
        <w:t xml:space="preserve">And then, certain states have </w:t>
      </w:r>
      <w:r w:rsidR="006135F1">
        <w:rPr>
          <w:sz w:val="28"/>
          <w:szCs w:val="28"/>
        </w:rPr>
        <w:t>made more progress than others.</w:t>
      </w:r>
      <w:r w:rsidRPr="00F519DA">
        <w:rPr>
          <w:sz w:val="28"/>
          <w:szCs w:val="28"/>
        </w:rPr>
        <w:t xml:space="preserve"> On advanced industries employment Michigan has been growing rapidly while South Dakota and Okl</w:t>
      </w:r>
      <w:r w:rsidR="006135F1">
        <w:rPr>
          <w:sz w:val="28"/>
          <w:szCs w:val="28"/>
        </w:rPr>
        <w:t xml:space="preserve">ahoma have been shedding jobs. </w:t>
      </w:r>
      <w:r w:rsidRPr="00F519DA">
        <w:rPr>
          <w:sz w:val="28"/>
          <w:szCs w:val="28"/>
        </w:rPr>
        <w:t xml:space="preserve">On broadband, some states like Iowa, Minnesota, and Illinois have achieved near-universal access, while others—Mississippi, Arkansas, </w:t>
      </w:r>
      <w:r w:rsidR="006135F1">
        <w:rPr>
          <w:sz w:val="28"/>
          <w:szCs w:val="28"/>
        </w:rPr>
        <w:t xml:space="preserve">and </w:t>
      </w:r>
      <w:r w:rsidRPr="00F519DA">
        <w:rPr>
          <w:sz w:val="28"/>
          <w:szCs w:val="28"/>
        </w:rPr>
        <w:t xml:space="preserve">Alabama—still have significant populations without and are making only slow progress. </w:t>
      </w:r>
    </w:p>
    <w:p w14:paraId="7B701B42" w14:textId="77777777" w:rsidR="00755BC6" w:rsidRPr="009017F6" w:rsidRDefault="00755BC6" w:rsidP="00755BC6">
      <w:pPr>
        <w:spacing w:after="0"/>
        <w:contextualSpacing/>
        <w:rPr>
          <w:sz w:val="28"/>
          <w:szCs w:val="28"/>
        </w:rPr>
      </w:pPr>
    </w:p>
    <w:p w14:paraId="16D2B129" w14:textId="77777777" w:rsidR="00755BC6" w:rsidRPr="00EF5D84" w:rsidRDefault="00755BC6" w:rsidP="00755BC6">
      <w:pPr>
        <w:spacing w:after="0"/>
        <w:rPr>
          <w:sz w:val="28"/>
          <w:szCs w:val="28"/>
        </w:rPr>
      </w:pPr>
      <w:r w:rsidRPr="00EF5D84">
        <w:rPr>
          <w:sz w:val="28"/>
          <w:szCs w:val="28"/>
        </w:rPr>
        <w:t>And yet, even while factoring in both under-recognized strengths and under-recognized variation,</w:t>
      </w:r>
      <w:r>
        <w:rPr>
          <w:sz w:val="28"/>
          <w:szCs w:val="28"/>
        </w:rPr>
        <w:t xml:space="preserve"> </w:t>
      </w:r>
      <w:r w:rsidRPr="00EF5D84">
        <w:rPr>
          <w:sz w:val="28"/>
          <w:szCs w:val="28"/>
        </w:rPr>
        <w:t xml:space="preserve">the fact remains that unmistakable </w:t>
      </w:r>
      <w:r w:rsidRPr="00EF5D84">
        <w:rPr>
          <w:b/>
          <w:sz w:val="28"/>
          <w:szCs w:val="28"/>
        </w:rPr>
        <w:t>shortcomings of the region’s human capital and innovation capacity</w:t>
      </w:r>
      <w:r w:rsidRPr="00EF5D84">
        <w:rPr>
          <w:sz w:val="28"/>
          <w:szCs w:val="28"/>
        </w:rPr>
        <w:t xml:space="preserve"> are very likely keeping the Heartland from reaching its full potential.</w:t>
      </w:r>
      <w:r>
        <w:rPr>
          <w:sz w:val="28"/>
          <w:szCs w:val="28"/>
        </w:rPr>
        <w:t xml:space="preserve"> </w:t>
      </w:r>
      <w:r w:rsidRPr="00EF5D84">
        <w:rPr>
          <w:sz w:val="28"/>
          <w:szCs w:val="28"/>
        </w:rPr>
        <w:t>These deficits represent the most challenging findings of the factbook and pose the most serious challenges to changemakers, in a number of ways:</w:t>
      </w:r>
      <w:r>
        <w:rPr>
          <w:sz w:val="28"/>
          <w:szCs w:val="28"/>
        </w:rPr>
        <w:t xml:space="preserve"> </w:t>
      </w:r>
    </w:p>
    <w:p w14:paraId="2BE320E0" w14:textId="77777777" w:rsidR="00755BC6" w:rsidRPr="00EF5D84" w:rsidRDefault="00755BC6" w:rsidP="00755BC6">
      <w:pPr>
        <w:spacing w:after="0"/>
        <w:rPr>
          <w:sz w:val="28"/>
          <w:szCs w:val="28"/>
        </w:rPr>
      </w:pPr>
    </w:p>
    <w:p w14:paraId="437106F1" w14:textId="77777777" w:rsidR="00755BC6" w:rsidRPr="00EF5D84" w:rsidRDefault="00755BC6" w:rsidP="00755BC6">
      <w:pPr>
        <w:numPr>
          <w:ilvl w:val="0"/>
          <w:numId w:val="15"/>
        </w:numPr>
        <w:spacing w:after="0"/>
        <w:contextualSpacing/>
        <w:rPr>
          <w:sz w:val="28"/>
          <w:szCs w:val="28"/>
        </w:rPr>
      </w:pPr>
      <w:r w:rsidRPr="00EF5D84">
        <w:rPr>
          <w:sz w:val="28"/>
          <w:szCs w:val="28"/>
        </w:rPr>
        <w:t>Slow population growth, including among young people, limits the region’s overall economic growth.</w:t>
      </w:r>
    </w:p>
    <w:p w14:paraId="62243606" w14:textId="77777777" w:rsidR="00755BC6" w:rsidRPr="00EF5D84" w:rsidRDefault="00755BC6" w:rsidP="00755BC6">
      <w:pPr>
        <w:spacing w:after="0"/>
        <w:ind w:left="720"/>
        <w:contextualSpacing/>
        <w:rPr>
          <w:sz w:val="28"/>
          <w:szCs w:val="28"/>
        </w:rPr>
      </w:pPr>
    </w:p>
    <w:p w14:paraId="2239624B" w14:textId="77777777" w:rsidR="00755BC6" w:rsidRPr="00EF5D84" w:rsidRDefault="00755BC6" w:rsidP="00755BC6">
      <w:pPr>
        <w:numPr>
          <w:ilvl w:val="0"/>
          <w:numId w:val="15"/>
        </w:numPr>
        <w:spacing w:after="0"/>
        <w:contextualSpacing/>
        <w:rPr>
          <w:sz w:val="28"/>
          <w:szCs w:val="28"/>
        </w:rPr>
      </w:pPr>
      <w:r w:rsidRPr="00EF5D84">
        <w:rPr>
          <w:sz w:val="28"/>
          <w:szCs w:val="28"/>
        </w:rPr>
        <w:t>Lower bachelor’s degree attainment and significant racial attainment gaps leave workers less prepared for an increasingly digitalized labor market</w:t>
      </w:r>
    </w:p>
    <w:p w14:paraId="0E7C901F" w14:textId="77777777" w:rsidR="00755BC6" w:rsidRPr="00EF5D84" w:rsidRDefault="00755BC6" w:rsidP="00755BC6">
      <w:pPr>
        <w:ind w:left="720"/>
        <w:contextualSpacing/>
        <w:rPr>
          <w:sz w:val="28"/>
          <w:szCs w:val="28"/>
        </w:rPr>
      </w:pPr>
    </w:p>
    <w:p w14:paraId="5BB1A391" w14:textId="77777777" w:rsidR="00755BC6" w:rsidRPr="00EF5D84" w:rsidRDefault="00755BC6" w:rsidP="00755BC6">
      <w:pPr>
        <w:numPr>
          <w:ilvl w:val="0"/>
          <w:numId w:val="15"/>
        </w:numPr>
        <w:spacing w:after="0"/>
        <w:contextualSpacing/>
        <w:rPr>
          <w:sz w:val="28"/>
          <w:szCs w:val="28"/>
        </w:rPr>
      </w:pPr>
      <w:r w:rsidRPr="00EF5D84">
        <w:rPr>
          <w:sz w:val="28"/>
          <w:szCs w:val="28"/>
        </w:rPr>
        <w:t>Less dynamic metro areas put the region at a disadvantage, given the stronger productivity and faster growth that bigger cities been delivering since the end of the recession.</w:t>
      </w:r>
    </w:p>
    <w:p w14:paraId="48DCD541" w14:textId="77777777" w:rsidR="00755BC6" w:rsidRPr="00EF5D84" w:rsidRDefault="00755BC6" w:rsidP="00755BC6">
      <w:pPr>
        <w:ind w:left="720"/>
        <w:contextualSpacing/>
        <w:rPr>
          <w:sz w:val="28"/>
          <w:szCs w:val="28"/>
        </w:rPr>
      </w:pPr>
    </w:p>
    <w:p w14:paraId="5AEE07D0" w14:textId="77777777" w:rsidR="00755BC6" w:rsidRPr="00EF5D84" w:rsidRDefault="00755BC6" w:rsidP="00755BC6">
      <w:pPr>
        <w:numPr>
          <w:ilvl w:val="0"/>
          <w:numId w:val="15"/>
        </w:numPr>
        <w:spacing w:after="0"/>
        <w:contextualSpacing/>
        <w:rPr>
          <w:sz w:val="28"/>
          <w:szCs w:val="28"/>
        </w:rPr>
      </w:pPr>
      <w:r w:rsidRPr="00EF5D84">
        <w:rPr>
          <w:sz w:val="28"/>
          <w:szCs w:val="28"/>
        </w:rPr>
        <w:t>Weak R&amp;D flows, a thin roster of top universities for tech transfer, and a near-complete dearth of venture capital investment leave Heartland firms and industries farther removed from new ideas, new practices, and new sources of efficiency or value than those firms elsewhere.</w:t>
      </w:r>
    </w:p>
    <w:p w14:paraId="78AE914C" w14:textId="77777777" w:rsidR="00755BC6" w:rsidRPr="00EF5D84" w:rsidRDefault="00755BC6" w:rsidP="00755BC6">
      <w:pPr>
        <w:ind w:left="720"/>
        <w:contextualSpacing/>
        <w:rPr>
          <w:sz w:val="28"/>
          <w:szCs w:val="28"/>
        </w:rPr>
      </w:pPr>
    </w:p>
    <w:p w14:paraId="5C090F89" w14:textId="77777777" w:rsidR="00755BC6" w:rsidRPr="00EF5D84" w:rsidRDefault="00755BC6" w:rsidP="00755BC6">
      <w:pPr>
        <w:numPr>
          <w:ilvl w:val="0"/>
          <w:numId w:val="15"/>
        </w:numPr>
        <w:spacing w:after="0"/>
        <w:contextualSpacing/>
        <w:rPr>
          <w:sz w:val="28"/>
          <w:szCs w:val="28"/>
        </w:rPr>
      </w:pPr>
      <w:r w:rsidRPr="00EF5D84">
        <w:rPr>
          <w:sz w:val="28"/>
          <w:szCs w:val="28"/>
        </w:rPr>
        <w:t xml:space="preserve">And finally, heart-rending epidemics of obesity and opioid use are not only sources of inordinate human suffering in the region but substantial drags on worker productivity and economic output. </w:t>
      </w:r>
    </w:p>
    <w:p w14:paraId="62A5EF95" w14:textId="77777777" w:rsidR="00755BC6" w:rsidRPr="00EF5D84" w:rsidRDefault="00755BC6" w:rsidP="00755BC6">
      <w:pPr>
        <w:spacing w:after="0"/>
        <w:rPr>
          <w:sz w:val="28"/>
          <w:szCs w:val="28"/>
        </w:rPr>
      </w:pPr>
    </w:p>
    <w:p w14:paraId="12E507CA" w14:textId="77777777" w:rsidR="00755BC6" w:rsidRPr="00EF5D84" w:rsidRDefault="00755BC6" w:rsidP="00755BC6">
      <w:pPr>
        <w:spacing w:after="0"/>
        <w:rPr>
          <w:sz w:val="28"/>
          <w:szCs w:val="28"/>
        </w:rPr>
      </w:pPr>
      <w:r w:rsidRPr="00EF5D84">
        <w:rPr>
          <w:sz w:val="28"/>
          <w:szCs w:val="28"/>
        </w:rPr>
        <w:t>In short</w:t>
      </w:r>
      <w:r>
        <w:rPr>
          <w:sz w:val="28"/>
          <w:szCs w:val="28"/>
        </w:rPr>
        <w:t>,</w:t>
      </w:r>
      <w:r w:rsidRPr="00EF5D84">
        <w:rPr>
          <w:sz w:val="28"/>
          <w:szCs w:val="28"/>
        </w:rPr>
        <w:t xml:space="preserve"> the factbook’s human capital and innovation indicators depict a region that is struggling to amass the fundamental human capacities that are essential to support long-term, broad-based prosperity.</w:t>
      </w:r>
      <w:r>
        <w:rPr>
          <w:sz w:val="28"/>
          <w:szCs w:val="28"/>
        </w:rPr>
        <w:t xml:space="preserve"> </w:t>
      </w:r>
      <w:r w:rsidRPr="00EF5D84">
        <w:rPr>
          <w:sz w:val="28"/>
          <w:szCs w:val="28"/>
        </w:rPr>
        <w:t>These measures cut against other more encouraging data and raise an alarm.</w:t>
      </w:r>
    </w:p>
    <w:p w14:paraId="77688FFE" w14:textId="77777777" w:rsidR="00755BC6" w:rsidRPr="00EF5D84" w:rsidRDefault="00755BC6" w:rsidP="00755BC6">
      <w:pPr>
        <w:spacing w:after="0"/>
        <w:rPr>
          <w:sz w:val="28"/>
          <w:szCs w:val="28"/>
        </w:rPr>
      </w:pPr>
    </w:p>
    <w:p w14:paraId="01690BA6" w14:textId="77777777" w:rsidR="00755BC6" w:rsidRPr="00EF5D84" w:rsidRDefault="00755BC6" w:rsidP="00755BC6">
      <w:pPr>
        <w:rPr>
          <w:sz w:val="28"/>
          <w:szCs w:val="28"/>
        </w:rPr>
      </w:pPr>
      <w:r w:rsidRPr="00EF5D84">
        <w:rPr>
          <w:sz w:val="28"/>
          <w:szCs w:val="28"/>
        </w:rPr>
        <w:tab/>
      </w:r>
      <w:r w:rsidRPr="00EF5D84">
        <w:rPr>
          <w:sz w:val="28"/>
          <w:szCs w:val="28"/>
        </w:rPr>
        <w:tab/>
      </w:r>
      <w:r w:rsidRPr="00EF5D84">
        <w:rPr>
          <w:sz w:val="28"/>
          <w:szCs w:val="28"/>
        </w:rPr>
        <w:tab/>
      </w:r>
      <w:r w:rsidRPr="00EF5D84">
        <w:rPr>
          <w:sz w:val="28"/>
          <w:szCs w:val="28"/>
        </w:rPr>
        <w:tab/>
      </w:r>
      <w:r w:rsidRPr="00EF5D84">
        <w:rPr>
          <w:sz w:val="28"/>
          <w:szCs w:val="28"/>
        </w:rPr>
        <w:tab/>
      </w:r>
      <w:r w:rsidRPr="00EF5D84">
        <w:rPr>
          <w:sz w:val="28"/>
          <w:szCs w:val="28"/>
        </w:rPr>
        <w:tab/>
        <w:t>*</w:t>
      </w:r>
    </w:p>
    <w:p w14:paraId="35F082E6" w14:textId="77777777" w:rsidR="00755BC6" w:rsidRPr="00EF5D84" w:rsidRDefault="00755BC6" w:rsidP="00755BC6">
      <w:pPr>
        <w:rPr>
          <w:sz w:val="28"/>
          <w:szCs w:val="28"/>
        </w:rPr>
      </w:pPr>
      <w:r w:rsidRPr="00EF5D84">
        <w:rPr>
          <w:sz w:val="28"/>
          <w:szCs w:val="28"/>
        </w:rPr>
        <w:t>What do these findings suggest for future discussion and action?</w:t>
      </w:r>
      <w:r>
        <w:rPr>
          <w:sz w:val="28"/>
          <w:szCs w:val="28"/>
        </w:rPr>
        <w:t xml:space="preserve"> </w:t>
      </w:r>
      <w:r w:rsidRPr="00EF5D84">
        <w:rPr>
          <w:sz w:val="28"/>
          <w:szCs w:val="28"/>
        </w:rPr>
        <w:t xml:space="preserve">Above all, the </w:t>
      </w:r>
      <w:r>
        <w:rPr>
          <w:sz w:val="28"/>
          <w:szCs w:val="28"/>
        </w:rPr>
        <w:t xml:space="preserve">data here </w:t>
      </w:r>
      <w:r w:rsidRPr="00EF5D84">
        <w:rPr>
          <w:sz w:val="28"/>
          <w:szCs w:val="28"/>
        </w:rPr>
        <w:t xml:space="preserve">underscore that ways to </w:t>
      </w:r>
      <w:r w:rsidRPr="00EF5D84">
        <w:rPr>
          <w:b/>
          <w:sz w:val="28"/>
          <w:szCs w:val="28"/>
        </w:rPr>
        <w:t xml:space="preserve">increase the region’s store of human capital and expand its innovation activities </w:t>
      </w:r>
      <w:r w:rsidRPr="00EF5D84">
        <w:rPr>
          <w:sz w:val="28"/>
          <w:szCs w:val="28"/>
        </w:rPr>
        <w:t xml:space="preserve">should be top-of-mind when Heartland leaders gather to talk about the </w:t>
      </w:r>
      <w:r>
        <w:rPr>
          <w:sz w:val="28"/>
          <w:szCs w:val="28"/>
        </w:rPr>
        <w:t>region</w:t>
      </w:r>
      <w:r w:rsidRPr="00EF5D84">
        <w:rPr>
          <w:sz w:val="28"/>
          <w:szCs w:val="28"/>
        </w:rPr>
        <w:t>’s future.</w:t>
      </w:r>
      <w:r>
        <w:rPr>
          <w:sz w:val="28"/>
          <w:szCs w:val="28"/>
        </w:rPr>
        <w:t xml:space="preserve"> </w:t>
      </w:r>
    </w:p>
    <w:p w14:paraId="66DA6FBF" w14:textId="77777777" w:rsidR="00755BC6" w:rsidRPr="00EF5D84" w:rsidRDefault="00755BC6" w:rsidP="00755BC6">
      <w:pPr>
        <w:rPr>
          <w:sz w:val="28"/>
          <w:szCs w:val="28"/>
        </w:rPr>
      </w:pPr>
      <w:r w:rsidRPr="00EF5D84">
        <w:rPr>
          <w:sz w:val="28"/>
          <w:szCs w:val="28"/>
        </w:rPr>
        <w:t>The reason for this is clear.</w:t>
      </w:r>
      <w:r>
        <w:rPr>
          <w:sz w:val="28"/>
          <w:szCs w:val="28"/>
        </w:rPr>
        <w:t xml:space="preserve"> </w:t>
      </w:r>
      <w:r w:rsidRPr="00EF5D84">
        <w:rPr>
          <w:sz w:val="28"/>
          <w:szCs w:val="28"/>
        </w:rPr>
        <w:t>The human and innovation capacities of places are now the core drivers of long-term economic performance.</w:t>
      </w:r>
      <w:r>
        <w:rPr>
          <w:sz w:val="28"/>
          <w:szCs w:val="28"/>
        </w:rPr>
        <w:t xml:space="preserve"> </w:t>
      </w:r>
      <w:r w:rsidRPr="00EF5D84">
        <w:rPr>
          <w:sz w:val="28"/>
          <w:szCs w:val="28"/>
        </w:rPr>
        <w:t>Or as the Walton Family Foundation’s Ross DeVol notes, the states and regions that build human capacity and invest in and nurture innovation will establish ecosystems that create high-paying jobs for their citizens and attract migrants from elsewhere, boosting economic growth further.</w:t>
      </w:r>
      <w:r w:rsidRPr="00EF5D84">
        <w:rPr>
          <w:sz w:val="28"/>
          <w:szCs w:val="28"/>
          <w:vertAlign w:val="superscript"/>
        </w:rPr>
        <w:endnoteReference w:id="35"/>
      </w:r>
    </w:p>
    <w:p w14:paraId="64FDCE8C" w14:textId="77777777" w:rsidR="00755BC6" w:rsidRPr="00EF5D84" w:rsidRDefault="00755BC6" w:rsidP="00755BC6">
      <w:pPr>
        <w:rPr>
          <w:sz w:val="28"/>
          <w:szCs w:val="28"/>
        </w:rPr>
      </w:pPr>
      <w:r w:rsidRPr="00EF5D84">
        <w:rPr>
          <w:sz w:val="28"/>
          <w:szCs w:val="28"/>
        </w:rPr>
        <w:t>In keeping with that, Heartland changemakers should get serious about learning from the region’s best successes in nurturing talent and catalyzing innovation as a prime way to close prosperity gaps.</w:t>
      </w:r>
    </w:p>
    <w:p w14:paraId="77E9BABB" w14:textId="77777777" w:rsidR="00755BC6" w:rsidRPr="00EF5D84" w:rsidRDefault="00755BC6" w:rsidP="00755BC6">
      <w:pPr>
        <w:rPr>
          <w:sz w:val="28"/>
          <w:szCs w:val="28"/>
        </w:rPr>
      </w:pPr>
      <w:r w:rsidRPr="00EF5D84">
        <w:rPr>
          <w:sz w:val="28"/>
          <w:szCs w:val="28"/>
        </w:rPr>
        <w:t>DeVol’s Walton analysis points to some of the home-grown success stories that can be emulated.</w:t>
      </w:r>
      <w:r w:rsidRPr="00EF5D84">
        <w:rPr>
          <w:sz w:val="28"/>
          <w:szCs w:val="28"/>
          <w:vertAlign w:val="superscript"/>
        </w:rPr>
        <w:endnoteReference w:id="36"/>
      </w:r>
      <w:r>
        <w:rPr>
          <w:sz w:val="28"/>
          <w:szCs w:val="28"/>
        </w:rPr>
        <w:t xml:space="preserve"> </w:t>
      </w:r>
      <w:r w:rsidRPr="00EF5D84">
        <w:rPr>
          <w:sz w:val="28"/>
          <w:szCs w:val="28"/>
        </w:rPr>
        <w:t>On the education side</w:t>
      </w:r>
      <w:r>
        <w:rPr>
          <w:sz w:val="28"/>
          <w:szCs w:val="28"/>
        </w:rPr>
        <w:t>,</w:t>
      </w:r>
      <w:r w:rsidRPr="00EF5D84">
        <w:rPr>
          <w:sz w:val="28"/>
          <w:szCs w:val="28"/>
        </w:rPr>
        <w:t xml:space="preserve"> </w:t>
      </w:r>
      <w:r w:rsidRPr="00EF5D84">
        <w:rPr>
          <w:b/>
          <w:sz w:val="28"/>
          <w:szCs w:val="28"/>
        </w:rPr>
        <w:t xml:space="preserve">Minnesota </w:t>
      </w:r>
      <w:r w:rsidRPr="00EF5D84">
        <w:rPr>
          <w:sz w:val="28"/>
          <w:szCs w:val="28"/>
        </w:rPr>
        <w:t xml:space="preserve">is now a national best-practice </w:t>
      </w:r>
      <w:r>
        <w:rPr>
          <w:sz w:val="28"/>
          <w:szCs w:val="28"/>
        </w:rPr>
        <w:t xml:space="preserve">model </w:t>
      </w:r>
      <w:r w:rsidRPr="00EF5D84">
        <w:rPr>
          <w:sz w:val="28"/>
          <w:szCs w:val="28"/>
        </w:rPr>
        <w:t>for the fast progress it has made in increasing its B</w:t>
      </w:r>
      <w:r>
        <w:rPr>
          <w:sz w:val="28"/>
          <w:szCs w:val="28"/>
        </w:rPr>
        <w:t>.</w:t>
      </w:r>
      <w:r w:rsidRPr="00EF5D84">
        <w:rPr>
          <w:sz w:val="28"/>
          <w:szCs w:val="28"/>
        </w:rPr>
        <w:t>A</w:t>
      </w:r>
      <w:r>
        <w:rPr>
          <w:sz w:val="28"/>
          <w:szCs w:val="28"/>
        </w:rPr>
        <w:t>.</w:t>
      </w:r>
      <w:r w:rsidRPr="00EF5D84">
        <w:rPr>
          <w:sz w:val="28"/>
          <w:szCs w:val="28"/>
        </w:rPr>
        <w:t xml:space="preserve"> attainment and developing its technology and science workforce. </w:t>
      </w:r>
      <w:r w:rsidRPr="00EF5D84">
        <w:rPr>
          <w:b/>
          <w:sz w:val="28"/>
          <w:szCs w:val="28"/>
        </w:rPr>
        <w:t>Arkansas</w:t>
      </w:r>
      <w:r w:rsidRPr="00EF5D84">
        <w:rPr>
          <w:sz w:val="28"/>
          <w:szCs w:val="28"/>
        </w:rPr>
        <w:t>, meanwhile, is one of the only states in the nation to be implementing all of Code.org’s recommended initiatives for diffusing computer science knowledge through</w:t>
      </w:r>
      <w:r>
        <w:rPr>
          <w:sz w:val="28"/>
          <w:szCs w:val="28"/>
        </w:rPr>
        <w:t>out</w:t>
      </w:r>
      <w:r w:rsidRPr="00EF5D84">
        <w:rPr>
          <w:sz w:val="28"/>
          <w:szCs w:val="28"/>
        </w:rPr>
        <w:t xml:space="preserve"> K-12 education.</w:t>
      </w:r>
      <w:r w:rsidRPr="00EF5D84">
        <w:rPr>
          <w:sz w:val="28"/>
          <w:szCs w:val="28"/>
          <w:vertAlign w:val="superscript"/>
        </w:rPr>
        <w:endnoteReference w:id="37"/>
      </w:r>
      <w:r w:rsidRPr="00EF5D84">
        <w:rPr>
          <w:sz w:val="28"/>
          <w:szCs w:val="28"/>
        </w:rPr>
        <w:t xml:space="preserve"> And </w:t>
      </w:r>
      <w:r w:rsidRPr="00EF5D84">
        <w:rPr>
          <w:b/>
          <w:sz w:val="28"/>
          <w:szCs w:val="28"/>
        </w:rPr>
        <w:t>Nebraska</w:t>
      </w:r>
      <w:r w:rsidRPr="00EF5D84">
        <w:rPr>
          <w:sz w:val="28"/>
          <w:szCs w:val="28"/>
        </w:rPr>
        <w:t>’s Library Innovation Studios project is increasing the availability of makerspaces and technology tools to encourage entrepreneurship and creativity in rural areas of that state.</w:t>
      </w:r>
      <w:r w:rsidRPr="00EF5D84">
        <w:rPr>
          <w:color w:val="FF0000"/>
          <w:sz w:val="28"/>
          <w:szCs w:val="28"/>
        </w:rPr>
        <w:t xml:space="preserve"> </w:t>
      </w:r>
      <w:r w:rsidRPr="00EF5D84">
        <w:rPr>
          <w:sz w:val="28"/>
          <w:szCs w:val="28"/>
        </w:rPr>
        <w:t>Overall, Heartland leaders have the opportunity now to change their region’s future by mak</w:t>
      </w:r>
      <w:r>
        <w:rPr>
          <w:sz w:val="28"/>
          <w:szCs w:val="28"/>
        </w:rPr>
        <w:t>ing</w:t>
      </w:r>
      <w:r w:rsidRPr="00EF5D84">
        <w:rPr>
          <w:sz w:val="28"/>
          <w:szCs w:val="28"/>
        </w:rPr>
        <w:t xml:space="preserve"> higher education more accessible and affordable (particularly in in-demand fields such as STEM or digital) even as they improve K-12 for everyone, expand models for accelerated learning, and support lifelong learning for the workforce.</w:t>
      </w:r>
    </w:p>
    <w:p w14:paraId="5CAD8B06" w14:textId="77777777" w:rsidR="00755BC6" w:rsidRPr="00EF5D84" w:rsidRDefault="00755BC6" w:rsidP="00755BC6">
      <w:pPr>
        <w:rPr>
          <w:sz w:val="28"/>
          <w:szCs w:val="28"/>
        </w:rPr>
      </w:pPr>
      <w:r w:rsidRPr="00EF5D84">
        <w:rPr>
          <w:sz w:val="28"/>
          <w:szCs w:val="28"/>
        </w:rPr>
        <w:t xml:space="preserve">Likewise, world-class models for aggressively building the region’s innovation capacity exist close at hand. </w:t>
      </w:r>
      <w:r w:rsidRPr="00EF5D84">
        <w:rPr>
          <w:b/>
          <w:sz w:val="28"/>
          <w:szCs w:val="28"/>
        </w:rPr>
        <w:t xml:space="preserve">Michigan </w:t>
      </w:r>
      <w:r w:rsidRPr="00EF5D84">
        <w:rPr>
          <w:sz w:val="28"/>
          <w:szCs w:val="28"/>
        </w:rPr>
        <w:t>is not only the top-ranked Heartland state on R&amp;D activity but a national leader on policies and planning to enhance its future position.</w:t>
      </w:r>
      <w:r>
        <w:rPr>
          <w:sz w:val="28"/>
          <w:szCs w:val="28"/>
        </w:rPr>
        <w:t xml:space="preserve"> </w:t>
      </w:r>
      <w:r w:rsidRPr="00EF5D84">
        <w:rPr>
          <w:b/>
          <w:sz w:val="28"/>
          <w:szCs w:val="28"/>
        </w:rPr>
        <w:t xml:space="preserve">Ohio’s </w:t>
      </w:r>
      <w:r w:rsidRPr="00EF5D84">
        <w:rPr>
          <w:sz w:val="28"/>
          <w:szCs w:val="28"/>
        </w:rPr>
        <w:t xml:space="preserve">voter-approved Third Frontier program remains a powerful model for accelerating the growth of high-tech companies with marketable products through a variety of technology-development, entrepreneurship, start-up, and capitalization programs. </w:t>
      </w:r>
      <w:r w:rsidRPr="00EF5D84">
        <w:rPr>
          <w:b/>
          <w:sz w:val="28"/>
          <w:szCs w:val="28"/>
        </w:rPr>
        <w:t xml:space="preserve">Indiana </w:t>
      </w:r>
      <w:r w:rsidRPr="00EF5D84">
        <w:rPr>
          <w:sz w:val="28"/>
          <w:szCs w:val="28"/>
        </w:rPr>
        <w:t>universities are increasing their research efforts and focusing on commercialization and new-firm formation.</w:t>
      </w:r>
      <w:r>
        <w:rPr>
          <w:sz w:val="28"/>
          <w:szCs w:val="28"/>
        </w:rPr>
        <w:t xml:space="preserve"> </w:t>
      </w:r>
      <w:r w:rsidRPr="00EF5D84">
        <w:rPr>
          <w:sz w:val="28"/>
          <w:szCs w:val="28"/>
        </w:rPr>
        <w:t xml:space="preserve">And for that matter, Heartland states and regions have become national leaders at systematically strengthening advanced-industry clusters that amplify local innovation and entrepreneurship. </w:t>
      </w:r>
      <w:r w:rsidRPr="00EF5D84">
        <w:rPr>
          <w:b/>
          <w:sz w:val="28"/>
          <w:szCs w:val="28"/>
        </w:rPr>
        <w:t>Tennessee</w:t>
      </w:r>
      <w:r w:rsidRPr="00EF5D84">
        <w:rPr>
          <w:sz w:val="28"/>
          <w:szCs w:val="28"/>
        </w:rPr>
        <w:t xml:space="preserve"> has maintained a strong focus on moving its large auto sector up the value chain with enhanced innovation efforts.</w:t>
      </w:r>
      <w:r w:rsidRPr="00EF5D84">
        <w:rPr>
          <w:sz w:val="28"/>
          <w:szCs w:val="28"/>
          <w:vertAlign w:val="superscript"/>
        </w:rPr>
        <w:endnoteReference w:id="38"/>
      </w:r>
      <w:r>
        <w:rPr>
          <w:sz w:val="28"/>
          <w:szCs w:val="28"/>
        </w:rPr>
        <w:t xml:space="preserve"> </w:t>
      </w:r>
      <w:r w:rsidRPr="00EF5D84">
        <w:rPr>
          <w:sz w:val="28"/>
          <w:szCs w:val="28"/>
        </w:rPr>
        <w:t xml:space="preserve">Likewise, </w:t>
      </w:r>
      <w:r w:rsidRPr="00EF5D84">
        <w:rPr>
          <w:b/>
          <w:sz w:val="28"/>
          <w:szCs w:val="28"/>
        </w:rPr>
        <w:t xml:space="preserve">Central Indiana, Milwaukee, </w:t>
      </w:r>
      <w:r w:rsidRPr="00EF5D84">
        <w:rPr>
          <w:sz w:val="28"/>
          <w:szCs w:val="28"/>
        </w:rPr>
        <w:t>and</w:t>
      </w:r>
      <w:r w:rsidRPr="00EF5D84">
        <w:rPr>
          <w:b/>
          <w:sz w:val="28"/>
          <w:szCs w:val="28"/>
        </w:rPr>
        <w:t xml:space="preserve"> St. Louis </w:t>
      </w:r>
      <w:r w:rsidRPr="00EF5D84">
        <w:rPr>
          <w:sz w:val="28"/>
          <w:szCs w:val="28"/>
        </w:rPr>
        <w:t>were all featured in recent Brookings research highlighting top U.S. cluster initiatives.</w:t>
      </w:r>
      <w:r w:rsidRPr="00EF5D84">
        <w:rPr>
          <w:sz w:val="28"/>
          <w:szCs w:val="28"/>
          <w:vertAlign w:val="superscript"/>
        </w:rPr>
        <w:endnoteReference w:id="39"/>
      </w:r>
      <w:r>
        <w:rPr>
          <w:sz w:val="28"/>
          <w:szCs w:val="28"/>
        </w:rPr>
        <w:t xml:space="preserve"> </w:t>
      </w:r>
      <w:r w:rsidRPr="00EF5D84">
        <w:rPr>
          <w:sz w:val="28"/>
          <w:szCs w:val="28"/>
        </w:rPr>
        <w:t>Milwaukee’s water cluster has established the region as a top global hub for innovation and solutions to the world’s water challenges.</w:t>
      </w:r>
      <w:r>
        <w:rPr>
          <w:sz w:val="28"/>
          <w:szCs w:val="28"/>
        </w:rPr>
        <w:t xml:space="preserve"> </w:t>
      </w:r>
      <w:r w:rsidRPr="00EF5D84">
        <w:rPr>
          <w:sz w:val="28"/>
          <w:szCs w:val="28"/>
        </w:rPr>
        <w:t>In the St. Louis region key actors have collaborated to spur growth in the “ag tech.” As for Indiana, the Central Indiana Corporate Partnership (CICP) has innovated by configuring itself as a CEO-led “holding company” that houses six distinct economic development initiatives, including cluster initiatives such as BioCrossroads (life sciences) and AgriNovus (agricultural biosciences). Current initiatives now include the creation of the Indiana Biosciences Research Institute (IBRI) linking industry and university research interests</w:t>
      </w:r>
      <w:r>
        <w:rPr>
          <w:sz w:val="28"/>
          <w:szCs w:val="28"/>
        </w:rPr>
        <w:t>,</w:t>
      </w:r>
      <w:r w:rsidRPr="00EF5D84">
        <w:rPr>
          <w:sz w:val="28"/>
          <w:szCs w:val="28"/>
        </w:rPr>
        <w:t xml:space="preserve"> as well as the development of the 16Tech “innovation district” to localize innovation work in the urban core.</w:t>
      </w:r>
      <w:r>
        <w:rPr>
          <w:sz w:val="28"/>
          <w:szCs w:val="28"/>
        </w:rPr>
        <w:t xml:space="preserve"> </w:t>
      </w:r>
    </w:p>
    <w:p w14:paraId="08BB3F06" w14:textId="77777777" w:rsidR="00755BC6" w:rsidRPr="00EF5D84" w:rsidRDefault="00755BC6" w:rsidP="00755BC6">
      <w:pPr>
        <w:rPr>
          <w:sz w:val="28"/>
          <w:szCs w:val="28"/>
        </w:rPr>
      </w:pPr>
      <w:r w:rsidRPr="00EF5D84">
        <w:rPr>
          <w:sz w:val="28"/>
          <w:szCs w:val="28"/>
        </w:rPr>
        <w:t xml:space="preserve">In short, the Heartland boasts—even in its most challenging areas of need—some of the most </w:t>
      </w:r>
      <w:r>
        <w:rPr>
          <w:sz w:val="28"/>
          <w:szCs w:val="28"/>
        </w:rPr>
        <w:t xml:space="preserve">dynamic </w:t>
      </w:r>
      <w:r w:rsidRPr="00EF5D84">
        <w:rPr>
          <w:sz w:val="28"/>
          <w:szCs w:val="28"/>
        </w:rPr>
        <w:t xml:space="preserve">collaborations anywhere of business, civic, and government changemakers working together to solve problems. </w:t>
      </w:r>
    </w:p>
    <w:p w14:paraId="126D747E" w14:textId="77777777" w:rsidR="00755BC6" w:rsidRPr="00EF5D84" w:rsidRDefault="00755BC6" w:rsidP="00755BC6">
      <w:pPr>
        <w:rPr>
          <w:sz w:val="28"/>
          <w:szCs w:val="28"/>
        </w:rPr>
      </w:pPr>
      <w:r w:rsidRPr="00EF5D84">
        <w:rPr>
          <w:sz w:val="28"/>
          <w:szCs w:val="28"/>
        </w:rPr>
        <w:t xml:space="preserve">And so, the Heartland’s leaders should </w:t>
      </w:r>
      <w:r w:rsidRPr="00EF5D84">
        <w:rPr>
          <w:b/>
          <w:sz w:val="28"/>
          <w:szCs w:val="28"/>
        </w:rPr>
        <w:t>survey it all, assess what’s working, and get to work</w:t>
      </w:r>
      <w:r w:rsidRPr="00EF5D84">
        <w:rPr>
          <w:sz w:val="28"/>
          <w:szCs w:val="28"/>
        </w:rPr>
        <w:t xml:space="preserve">. </w:t>
      </w:r>
    </w:p>
    <w:p w14:paraId="0C1AB8CE" w14:textId="77777777" w:rsidR="00755BC6" w:rsidRPr="00EF5D84" w:rsidRDefault="00755BC6" w:rsidP="00755BC6">
      <w:pPr>
        <w:rPr>
          <w:sz w:val="28"/>
          <w:szCs w:val="28"/>
        </w:rPr>
      </w:pPr>
      <w:r w:rsidRPr="00EF5D84">
        <w:rPr>
          <w:sz w:val="28"/>
          <w:szCs w:val="28"/>
        </w:rPr>
        <w:t>Notwithstanding its many challenges, the Heartland is large, varied, and full of communities already hard at work.</w:t>
      </w:r>
      <w:r>
        <w:rPr>
          <w:sz w:val="28"/>
          <w:szCs w:val="28"/>
        </w:rPr>
        <w:t xml:space="preserve"> </w:t>
      </w:r>
      <w:r w:rsidRPr="00EF5D84">
        <w:rPr>
          <w:sz w:val="28"/>
          <w:szCs w:val="28"/>
        </w:rPr>
        <w:t>These places are learning what’s real, making big plans, and putting them in motion to make the Heartland better.</w:t>
      </w:r>
      <w:r>
        <w:rPr>
          <w:sz w:val="28"/>
          <w:szCs w:val="28"/>
        </w:rPr>
        <w:t xml:space="preserve"> </w:t>
      </w:r>
      <w:r w:rsidRPr="00EF5D84">
        <w:rPr>
          <w:sz w:val="28"/>
          <w:szCs w:val="28"/>
        </w:rPr>
        <w:t>In all of that there is surely grist for unlocking the Heartland’s full potential, and in doing so unleashing America’s.</w:t>
      </w:r>
    </w:p>
    <w:p w14:paraId="7E182D0A" w14:textId="77777777" w:rsidR="00EF5D84" w:rsidRPr="00EF5D84" w:rsidRDefault="00EF5D84" w:rsidP="00EF5D84">
      <w:pPr>
        <w:rPr>
          <w:sz w:val="28"/>
          <w:szCs w:val="28"/>
        </w:rPr>
      </w:pPr>
    </w:p>
    <w:p w14:paraId="356708E3" w14:textId="77777777" w:rsidR="00EF5D84" w:rsidRDefault="00EF5D84">
      <w:pPr>
        <w:rPr>
          <w:bCs/>
          <w:color w:val="FF0000"/>
          <w:sz w:val="24"/>
          <w:szCs w:val="24"/>
        </w:rPr>
      </w:pPr>
      <w:r>
        <w:rPr>
          <w:bCs/>
          <w:color w:val="FF0000"/>
          <w:sz w:val="24"/>
          <w:szCs w:val="24"/>
        </w:rPr>
        <w:br w:type="page"/>
      </w:r>
    </w:p>
    <w:p w14:paraId="780491F3" w14:textId="77777777" w:rsidR="00522D02" w:rsidRDefault="00522D02" w:rsidP="00FE3126">
      <w:pPr>
        <w:pStyle w:val="Heading1"/>
      </w:pPr>
      <w:bookmarkStart w:id="52" w:name="_Toc522288970"/>
      <w:r>
        <w:t>Appendix: Methods &amp; Measures</w:t>
      </w:r>
      <w:bookmarkEnd w:id="52"/>
    </w:p>
    <w:p w14:paraId="62601408" w14:textId="77777777" w:rsidR="00522D02" w:rsidRDefault="00522D02" w:rsidP="00522D02">
      <w:pPr>
        <w:rPr>
          <w:b/>
          <w:bCs/>
          <w:sz w:val="24"/>
          <w:szCs w:val="28"/>
        </w:rPr>
      </w:pPr>
    </w:p>
    <w:p w14:paraId="1AED6162" w14:textId="608459D3" w:rsidR="00522D02" w:rsidRDefault="00522D02" w:rsidP="00522D02">
      <w:pPr>
        <w:rPr>
          <w:bCs/>
          <w:sz w:val="28"/>
          <w:szCs w:val="28"/>
        </w:rPr>
      </w:pPr>
      <w:r>
        <w:rPr>
          <w:bCs/>
          <w:sz w:val="28"/>
          <w:szCs w:val="28"/>
        </w:rPr>
        <w:t>The “State of the Heartland: Factbook 2018” draws on a variety of public data sources from the U.S. Census Bureau and Bureau of Labor Statisti</w:t>
      </w:r>
      <w:r w:rsidR="0026497C">
        <w:rPr>
          <w:bCs/>
          <w:sz w:val="28"/>
          <w:szCs w:val="28"/>
        </w:rPr>
        <w:t xml:space="preserve">cs (BLS) as well as from Emsi. </w:t>
      </w:r>
    </w:p>
    <w:p w14:paraId="4956C991" w14:textId="77777777" w:rsidR="00522D02" w:rsidRDefault="00522D02" w:rsidP="00522D02">
      <w:pPr>
        <w:rPr>
          <w:bCs/>
          <w:sz w:val="28"/>
          <w:szCs w:val="28"/>
        </w:rPr>
      </w:pPr>
      <w:r>
        <w:rPr>
          <w:bCs/>
          <w:sz w:val="28"/>
          <w:szCs w:val="28"/>
        </w:rPr>
        <w:t xml:space="preserve">Emsi provides proprietary estimates of jobs, wages, and gross product by industry that are based upon official statistics published by the Census Bureau and BLS. </w:t>
      </w:r>
    </w:p>
    <w:p w14:paraId="366AD78D" w14:textId="3F6294B7" w:rsidR="00522D02" w:rsidRPr="005A5D95" w:rsidRDefault="00522D02" w:rsidP="00522D02">
      <w:pPr>
        <w:rPr>
          <w:sz w:val="28"/>
          <w:szCs w:val="28"/>
        </w:rPr>
      </w:pPr>
      <w:r>
        <w:rPr>
          <w:bCs/>
          <w:sz w:val="28"/>
          <w:szCs w:val="28"/>
        </w:rPr>
        <w:t xml:space="preserve">In general, the factbook uses data from two Census Bureau programs: the Longititudinal </w:t>
      </w:r>
      <w:r>
        <w:rPr>
          <w:sz w:val="28"/>
          <w:szCs w:val="28"/>
        </w:rPr>
        <w:t xml:space="preserve">Employer-Household Dynamics Program (LEHD) and the American </w:t>
      </w:r>
      <w:r w:rsidRPr="005A5D95">
        <w:rPr>
          <w:sz w:val="28"/>
          <w:szCs w:val="28"/>
        </w:rPr>
        <w:t>Community Survey Public Use Microdata Series (PUMS).</w:t>
      </w:r>
    </w:p>
    <w:p w14:paraId="2D8A8739" w14:textId="423FCC88" w:rsidR="005A5D95" w:rsidRDefault="005A5D95" w:rsidP="00522D02">
      <w:pPr>
        <w:rPr>
          <w:sz w:val="28"/>
          <w:szCs w:val="28"/>
        </w:rPr>
      </w:pPr>
      <w:r w:rsidRPr="005A5D95">
        <w:rPr>
          <w:sz w:val="28"/>
          <w:szCs w:val="28"/>
        </w:rPr>
        <w:t xml:space="preserve">Annual change is measured using the compound annual growth rate (CAGR). </w:t>
      </w:r>
      <w:r w:rsidR="004F5E34" w:rsidRPr="005A5D95">
        <w:rPr>
          <w:sz w:val="28"/>
          <w:szCs w:val="28"/>
        </w:rPr>
        <w:t xml:space="preserve">For </w:t>
      </w:r>
      <w:r w:rsidRPr="005A5D95">
        <w:rPr>
          <w:sz w:val="28"/>
          <w:szCs w:val="28"/>
        </w:rPr>
        <w:t>indicators where the primary metric is measured in percent (e.g. employment-to-population ratio), change is reflected using percentage point change rather than CAGR.</w:t>
      </w:r>
      <w:r w:rsidR="004F5E34" w:rsidRPr="005A5D95">
        <w:rPr>
          <w:sz w:val="28"/>
          <w:szCs w:val="28"/>
        </w:rPr>
        <w:t xml:space="preserve"> </w:t>
      </w:r>
    </w:p>
    <w:p w14:paraId="24964976" w14:textId="09192912" w:rsidR="005A5D95" w:rsidRDefault="005A5D95" w:rsidP="00522D02">
      <w:pPr>
        <w:rPr>
          <w:sz w:val="28"/>
          <w:szCs w:val="28"/>
        </w:rPr>
      </w:pPr>
      <w:r>
        <w:rPr>
          <w:sz w:val="28"/>
          <w:szCs w:val="28"/>
        </w:rPr>
        <w:t>Large metropolitan areas are defined as those having more than 1 million people, medium-sized metropolitan areas are those with between 250,000 and 1 million people, and small metro areas are those with between 50,000 and 250,000 people. Micropolitan areas are non-metropolitan areas with 10,000 to 50,000 people, and rural areas are non-metropolitan areas with fewer than 10,000 people.</w:t>
      </w:r>
    </w:p>
    <w:p w14:paraId="01D4BD31" w14:textId="77777777" w:rsidR="00522D02" w:rsidRDefault="00522D02" w:rsidP="00522D02">
      <w:pPr>
        <w:rPr>
          <w:bCs/>
          <w:sz w:val="28"/>
          <w:szCs w:val="28"/>
        </w:rPr>
      </w:pPr>
      <w:r>
        <w:rPr>
          <w:sz w:val="28"/>
          <w:szCs w:val="28"/>
        </w:rPr>
        <w:t>Additional detail on the sourcing and methods used to develop the factbook’s individual indicators follows.</w:t>
      </w:r>
    </w:p>
    <w:p w14:paraId="6D61FBAA" w14:textId="66B473A1" w:rsidR="00522D02" w:rsidRDefault="00522D02" w:rsidP="00522D02">
      <w:pPr>
        <w:rPr>
          <w:sz w:val="36"/>
          <w:szCs w:val="36"/>
        </w:rPr>
      </w:pPr>
      <w:r>
        <w:rPr>
          <w:b/>
          <w:bCs/>
          <w:sz w:val="36"/>
          <w:szCs w:val="36"/>
        </w:rPr>
        <w:t>Outcomes</w:t>
      </w:r>
    </w:p>
    <w:p w14:paraId="28005DEA" w14:textId="52296BCE" w:rsidR="00522D02" w:rsidRPr="00287369" w:rsidRDefault="00522D02" w:rsidP="004A363F">
      <w:pPr>
        <w:spacing w:after="0"/>
        <w:rPr>
          <w:b/>
          <w:bCs/>
          <w:sz w:val="28"/>
          <w:szCs w:val="28"/>
        </w:rPr>
      </w:pPr>
      <w:r w:rsidRPr="00287369">
        <w:rPr>
          <w:b/>
          <w:bCs/>
          <w:sz w:val="28"/>
          <w:szCs w:val="28"/>
        </w:rPr>
        <w:t>Growth</w:t>
      </w:r>
    </w:p>
    <w:p w14:paraId="24CB2578" w14:textId="4AE1485A"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Jobs</w:t>
      </w:r>
    </w:p>
    <w:p w14:paraId="2069270A" w14:textId="77777777" w:rsidR="00522D02" w:rsidRPr="00287369" w:rsidRDefault="00522D02" w:rsidP="004A363F">
      <w:pPr>
        <w:spacing w:after="0"/>
        <w:ind w:left="720"/>
        <w:rPr>
          <w:sz w:val="28"/>
          <w:szCs w:val="28"/>
        </w:rPr>
      </w:pPr>
      <w:r w:rsidRPr="00287369">
        <w:rPr>
          <w:sz w:val="28"/>
          <w:szCs w:val="28"/>
        </w:rPr>
        <w:t>Note: Includes all employees in all industries across all ownership types</w:t>
      </w:r>
    </w:p>
    <w:p w14:paraId="7D0B782E" w14:textId="77777777" w:rsidR="00522D02" w:rsidRPr="00287369" w:rsidRDefault="00522D02" w:rsidP="004A363F">
      <w:pPr>
        <w:spacing w:after="0"/>
        <w:ind w:left="720"/>
        <w:rPr>
          <w:sz w:val="28"/>
          <w:szCs w:val="28"/>
        </w:rPr>
      </w:pPr>
    </w:p>
    <w:p w14:paraId="3C0E7CD7" w14:textId="77777777" w:rsidR="00522D02" w:rsidRPr="00287369" w:rsidRDefault="00522D02" w:rsidP="004A363F">
      <w:pPr>
        <w:spacing w:after="0"/>
        <w:ind w:left="720"/>
        <w:rPr>
          <w:sz w:val="28"/>
          <w:szCs w:val="28"/>
        </w:rPr>
      </w:pPr>
      <w:r w:rsidRPr="00287369">
        <w:rPr>
          <w:sz w:val="28"/>
          <w:szCs w:val="28"/>
        </w:rPr>
        <w:t xml:space="preserve">Source: Quarterly Census of Employment and Wages from the Bureau of Labor Statistics, </w:t>
      </w:r>
      <w:hyperlink r:id="rId57" w:history="1">
        <w:r w:rsidRPr="00287369">
          <w:rPr>
            <w:rStyle w:val="Hyperlink"/>
            <w:sz w:val="28"/>
            <w:szCs w:val="28"/>
          </w:rPr>
          <w:t>https://www.bls.gov/cew/</w:t>
        </w:r>
      </w:hyperlink>
      <w:r w:rsidRPr="00287369">
        <w:rPr>
          <w:sz w:val="28"/>
          <w:szCs w:val="28"/>
        </w:rPr>
        <w:t xml:space="preserve"> (accessed March 2018)</w:t>
      </w:r>
    </w:p>
    <w:p w14:paraId="12D80EF6" w14:textId="77777777" w:rsidR="00522D02" w:rsidRPr="00287369" w:rsidRDefault="00522D02" w:rsidP="004A363F">
      <w:pPr>
        <w:spacing w:after="0"/>
        <w:rPr>
          <w:sz w:val="28"/>
          <w:szCs w:val="28"/>
        </w:rPr>
      </w:pPr>
    </w:p>
    <w:p w14:paraId="1A2AFFC0" w14:textId="46FB6FEE" w:rsidR="00522D02" w:rsidRPr="00287369" w:rsidRDefault="00FF4EAA" w:rsidP="004A363F">
      <w:pPr>
        <w:pStyle w:val="ListParagraph"/>
        <w:numPr>
          <w:ilvl w:val="0"/>
          <w:numId w:val="10"/>
        </w:numPr>
        <w:spacing w:after="0" w:line="240" w:lineRule="auto"/>
        <w:contextualSpacing w:val="0"/>
        <w:rPr>
          <w:b/>
          <w:sz w:val="28"/>
          <w:szCs w:val="28"/>
        </w:rPr>
      </w:pPr>
      <w:r>
        <w:rPr>
          <w:b/>
          <w:sz w:val="28"/>
          <w:szCs w:val="28"/>
        </w:rPr>
        <w:t>Output</w:t>
      </w:r>
    </w:p>
    <w:p w14:paraId="7EA238C5" w14:textId="283F6DFC" w:rsidR="00522D02" w:rsidRPr="00287369" w:rsidRDefault="00522D02" w:rsidP="004A363F">
      <w:pPr>
        <w:spacing w:after="0"/>
        <w:ind w:left="720"/>
        <w:rPr>
          <w:sz w:val="28"/>
          <w:szCs w:val="28"/>
        </w:rPr>
      </w:pPr>
      <w:r w:rsidRPr="00287369">
        <w:rPr>
          <w:sz w:val="28"/>
          <w:szCs w:val="28"/>
        </w:rPr>
        <w:t>Note: Constant 2016 dollars calculated using the March 2018 GDP Price Index from the Bureau of Economic Analysis</w:t>
      </w:r>
    </w:p>
    <w:p w14:paraId="3068DD78" w14:textId="77777777" w:rsidR="00522D02" w:rsidRPr="00287369" w:rsidRDefault="00522D02" w:rsidP="004A363F">
      <w:pPr>
        <w:spacing w:after="0"/>
        <w:ind w:left="720"/>
        <w:rPr>
          <w:sz w:val="28"/>
          <w:szCs w:val="28"/>
        </w:rPr>
      </w:pPr>
    </w:p>
    <w:p w14:paraId="420520D5" w14:textId="77777777" w:rsidR="00522D02" w:rsidRPr="00287369" w:rsidRDefault="00522D02" w:rsidP="004A363F">
      <w:pPr>
        <w:spacing w:after="0"/>
        <w:ind w:left="720"/>
        <w:rPr>
          <w:sz w:val="28"/>
          <w:szCs w:val="28"/>
        </w:rPr>
      </w:pPr>
      <w:r w:rsidRPr="00287369">
        <w:rPr>
          <w:sz w:val="28"/>
          <w:szCs w:val="28"/>
        </w:rPr>
        <w:t>Source: Emsi 2017.4</w:t>
      </w:r>
    </w:p>
    <w:p w14:paraId="59C955DB" w14:textId="77777777" w:rsidR="00522D02" w:rsidRPr="00287369" w:rsidRDefault="00522D02" w:rsidP="004A363F">
      <w:pPr>
        <w:spacing w:after="0"/>
        <w:rPr>
          <w:sz w:val="28"/>
          <w:szCs w:val="28"/>
        </w:rPr>
      </w:pPr>
    </w:p>
    <w:p w14:paraId="53149241" w14:textId="72EE5BE9"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Jobs at young firms</w:t>
      </w:r>
    </w:p>
    <w:p w14:paraId="573BBC20" w14:textId="77777777" w:rsidR="00522D02" w:rsidRPr="00287369" w:rsidRDefault="00522D02" w:rsidP="004A363F">
      <w:pPr>
        <w:spacing w:after="0"/>
        <w:ind w:left="720"/>
        <w:rPr>
          <w:sz w:val="28"/>
          <w:szCs w:val="28"/>
        </w:rPr>
      </w:pPr>
      <w:r w:rsidRPr="00287369">
        <w:rPr>
          <w:sz w:val="28"/>
          <w:szCs w:val="28"/>
        </w:rPr>
        <w:t xml:space="preserve">Source: U.S. Census Bureau, Longitudinal Employer-Household Dynamics Program’s Quarterly Workforce Indicators, </w:t>
      </w:r>
      <w:hyperlink r:id="rId58" w:history="1">
        <w:r w:rsidRPr="00287369">
          <w:rPr>
            <w:rStyle w:val="Hyperlink"/>
            <w:sz w:val="28"/>
            <w:szCs w:val="28"/>
          </w:rPr>
          <w:t>https://lehd.ces.census.gov/data/</w:t>
        </w:r>
      </w:hyperlink>
      <w:r w:rsidRPr="00287369">
        <w:rPr>
          <w:sz w:val="28"/>
          <w:szCs w:val="28"/>
        </w:rPr>
        <w:t xml:space="preserve"> (accessed July 2018)</w:t>
      </w:r>
    </w:p>
    <w:p w14:paraId="29AD02C6" w14:textId="77777777" w:rsidR="00522D02" w:rsidRPr="00287369" w:rsidRDefault="00522D02" w:rsidP="004A363F">
      <w:pPr>
        <w:spacing w:after="0"/>
        <w:rPr>
          <w:sz w:val="28"/>
          <w:szCs w:val="28"/>
        </w:rPr>
      </w:pPr>
      <w:r w:rsidRPr="00287369">
        <w:rPr>
          <w:sz w:val="28"/>
          <w:szCs w:val="28"/>
        </w:rPr>
        <w:t> </w:t>
      </w:r>
    </w:p>
    <w:p w14:paraId="6D503607" w14:textId="77777777" w:rsidR="00522D02" w:rsidRPr="00287369" w:rsidRDefault="00522D02" w:rsidP="004A363F">
      <w:pPr>
        <w:spacing w:after="0"/>
        <w:rPr>
          <w:sz w:val="28"/>
          <w:szCs w:val="28"/>
        </w:rPr>
      </w:pPr>
      <w:r w:rsidRPr="00287369">
        <w:rPr>
          <w:b/>
          <w:bCs/>
          <w:sz w:val="28"/>
          <w:szCs w:val="28"/>
        </w:rPr>
        <w:t>Prosperity</w:t>
      </w:r>
    </w:p>
    <w:p w14:paraId="562449C3" w14:textId="6D6CC53F"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 xml:space="preserve">Productivity </w:t>
      </w:r>
    </w:p>
    <w:p w14:paraId="492EA817" w14:textId="1CE1D285" w:rsidR="00522D02" w:rsidRPr="00287369" w:rsidRDefault="00522D02" w:rsidP="004A363F">
      <w:pPr>
        <w:spacing w:after="0"/>
        <w:ind w:left="720"/>
        <w:rPr>
          <w:sz w:val="28"/>
          <w:szCs w:val="28"/>
        </w:rPr>
      </w:pPr>
      <w:r w:rsidRPr="00287369">
        <w:rPr>
          <w:sz w:val="28"/>
          <w:szCs w:val="28"/>
        </w:rPr>
        <w:t>Note: Constant 2016 dollars calculated using the March 2018 GDP Price Index from the Bureau of Economic Analysis</w:t>
      </w:r>
    </w:p>
    <w:p w14:paraId="1DF34390" w14:textId="77777777" w:rsidR="00522D02" w:rsidRPr="00287369" w:rsidRDefault="00522D02" w:rsidP="004A363F">
      <w:pPr>
        <w:spacing w:after="0"/>
        <w:ind w:left="720"/>
        <w:rPr>
          <w:sz w:val="28"/>
          <w:szCs w:val="28"/>
        </w:rPr>
      </w:pPr>
    </w:p>
    <w:p w14:paraId="1873B08D" w14:textId="77777777" w:rsidR="00522D02" w:rsidRPr="00287369" w:rsidRDefault="00522D02" w:rsidP="004A363F">
      <w:pPr>
        <w:spacing w:after="0"/>
        <w:ind w:left="720"/>
        <w:rPr>
          <w:sz w:val="28"/>
          <w:szCs w:val="28"/>
        </w:rPr>
      </w:pPr>
      <w:r w:rsidRPr="00287369">
        <w:rPr>
          <w:sz w:val="28"/>
          <w:szCs w:val="28"/>
        </w:rPr>
        <w:t xml:space="preserve">Sources: Bureau of Labor Statistics, Quarterly Census of Employment and Wages, </w:t>
      </w:r>
      <w:hyperlink r:id="rId59" w:history="1">
        <w:r w:rsidRPr="00287369">
          <w:rPr>
            <w:rStyle w:val="Hyperlink"/>
            <w:sz w:val="28"/>
            <w:szCs w:val="28"/>
          </w:rPr>
          <w:t>https://www.bls.gov/cew/</w:t>
        </w:r>
      </w:hyperlink>
      <w:r w:rsidRPr="00287369">
        <w:rPr>
          <w:sz w:val="28"/>
          <w:szCs w:val="28"/>
        </w:rPr>
        <w:t xml:space="preserve"> (accessed March 2018); Emsi 2017.4</w:t>
      </w:r>
    </w:p>
    <w:p w14:paraId="2948BE68" w14:textId="77777777" w:rsidR="00522D02" w:rsidRPr="00287369" w:rsidRDefault="00522D02" w:rsidP="004A363F">
      <w:pPr>
        <w:spacing w:after="0"/>
        <w:rPr>
          <w:sz w:val="28"/>
          <w:szCs w:val="28"/>
        </w:rPr>
      </w:pPr>
    </w:p>
    <w:p w14:paraId="0AA1659B" w14:textId="18FA113A"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Average wage</w:t>
      </w:r>
    </w:p>
    <w:p w14:paraId="6CC39A10" w14:textId="2B01C330" w:rsidR="00522D02" w:rsidRPr="00287369" w:rsidRDefault="00522D02" w:rsidP="004A363F">
      <w:pPr>
        <w:spacing w:after="0"/>
        <w:ind w:left="720"/>
        <w:rPr>
          <w:sz w:val="28"/>
          <w:szCs w:val="28"/>
        </w:rPr>
      </w:pPr>
      <w:r w:rsidRPr="00287369">
        <w:rPr>
          <w:sz w:val="28"/>
          <w:szCs w:val="28"/>
        </w:rPr>
        <w:t>Notes: Constant 2009 dollars calculated using the February 2018 Personal Consumption Expenditures (PCE) Price Index, and adjustment for cost-of-living differences made using the May 2018 Regional Price Parities (RPP) by State, both from the Bureau of Economic Analysis. RPP Indices used for the Heartland and Non-Heartland regions were constructed by averaging across states, weighted by population</w:t>
      </w:r>
    </w:p>
    <w:p w14:paraId="26FA3ED7" w14:textId="77777777" w:rsidR="00522D02" w:rsidRPr="00287369" w:rsidRDefault="00522D02" w:rsidP="004A363F">
      <w:pPr>
        <w:spacing w:after="0"/>
        <w:ind w:left="720"/>
        <w:rPr>
          <w:sz w:val="28"/>
          <w:szCs w:val="28"/>
        </w:rPr>
      </w:pPr>
    </w:p>
    <w:p w14:paraId="69498EA7" w14:textId="77777777" w:rsidR="00522D02" w:rsidRPr="00287369" w:rsidRDefault="00522D02" w:rsidP="004A363F">
      <w:pPr>
        <w:spacing w:after="0"/>
        <w:ind w:left="720"/>
        <w:rPr>
          <w:sz w:val="28"/>
          <w:szCs w:val="28"/>
        </w:rPr>
      </w:pPr>
      <w:r w:rsidRPr="00287369">
        <w:rPr>
          <w:sz w:val="28"/>
          <w:szCs w:val="28"/>
        </w:rPr>
        <w:t xml:space="preserve">Sources: U.S. Bureau of Economic Analysis, “Table SA25N Total Full-Time and Part-Time Employment by NAICS Industry,” </w:t>
      </w:r>
      <w:hyperlink r:id="rId60" w:history="1">
        <w:r w:rsidRPr="00287369">
          <w:rPr>
            <w:rStyle w:val="Hyperlink"/>
            <w:sz w:val="28"/>
            <w:szCs w:val="28"/>
          </w:rPr>
          <w:t>https://www.bea.gov/regional/downloadzip.cfm</w:t>
        </w:r>
      </w:hyperlink>
      <w:r w:rsidRPr="00287369">
        <w:rPr>
          <w:sz w:val="28"/>
          <w:szCs w:val="28"/>
        </w:rPr>
        <w:t xml:space="preserve">, (accessed March 2018); U.S. Bureau of Economic Analysis, “Table SA7N Wages and Salaries by NAICS Industry,” </w:t>
      </w:r>
      <w:hyperlink r:id="rId61" w:history="1">
        <w:r w:rsidRPr="00287369">
          <w:rPr>
            <w:rStyle w:val="Hyperlink"/>
            <w:sz w:val="28"/>
            <w:szCs w:val="28"/>
          </w:rPr>
          <w:t>https://www.bea.gov/regional/downloadzip.cfm</w:t>
        </w:r>
      </w:hyperlink>
      <w:r w:rsidRPr="00287369">
        <w:rPr>
          <w:sz w:val="28"/>
          <w:szCs w:val="28"/>
        </w:rPr>
        <w:t xml:space="preserve">, (accessed May 2018) </w:t>
      </w:r>
    </w:p>
    <w:p w14:paraId="45F2809F" w14:textId="77777777" w:rsidR="00522D02" w:rsidRPr="00287369" w:rsidRDefault="00522D02" w:rsidP="004A363F">
      <w:pPr>
        <w:spacing w:after="0"/>
        <w:rPr>
          <w:sz w:val="28"/>
          <w:szCs w:val="28"/>
        </w:rPr>
      </w:pPr>
    </w:p>
    <w:p w14:paraId="5ED16A2F" w14:textId="52C57D87"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Standard of living</w:t>
      </w:r>
    </w:p>
    <w:p w14:paraId="22E36784" w14:textId="3D16083E" w:rsidR="00522D02" w:rsidRPr="00287369" w:rsidRDefault="00522D02" w:rsidP="004A363F">
      <w:pPr>
        <w:spacing w:after="0"/>
        <w:ind w:left="720"/>
        <w:rPr>
          <w:sz w:val="28"/>
          <w:szCs w:val="28"/>
        </w:rPr>
      </w:pPr>
      <w:r w:rsidRPr="00287369">
        <w:rPr>
          <w:sz w:val="28"/>
          <w:szCs w:val="28"/>
        </w:rPr>
        <w:t>Note: Constant 2016 dollars calculated using the March 2018 GDP Price Index from the Bureau of Economic Analysis</w:t>
      </w:r>
    </w:p>
    <w:p w14:paraId="090706A7" w14:textId="77777777" w:rsidR="00522D02" w:rsidRPr="00287369" w:rsidRDefault="00522D02" w:rsidP="004A363F">
      <w:pPr>
        <w:spacing w:after="0"/>
        <w:ind w:left="720"/>
        <w:rPr>
          <w:sz w:val="28"/>
          <w:szCs w:val="28"/>
        </w:rPr>
      </w:pPr>
    </w:p>
    <w:p w14:paraId="6D96E405" w14:textId="77777777" w:rsidR="00522D02" w:rsidRPr="00287369" w:rsidRDefault="00522D02" w:rsidP="004A363F">
      <w:pPr>
        <w:spacing w:after="0"/>
        <w:ind w:left="720"/>
        <w:rPr>
          <w:sz w:val="28"/>
          <w:szCs w:val="28"/>
        </w:rPr>
      </w:pPr>
      <w:r w:rsidRPr="00287369">
        <w:rPr>
          <w:sz w:val="28"/>
          <w:szCs w:val="28"/>
        </w:rPr>
        <w:t xml:space="preserve">Sources: Emsi 2017.4; U.S. Census Bureau, Population Estimates Program, </w:t>
      </w:r>
      <w:hyperlink r:id="rId62" w:history="1">
        <w:r w:rsidRPr="00287369">
          <w:rPr>
            <w:rStyle w:val="Hyperlink"/>
            <w:sz w:val="28"/>
            <w:szCs w:val="28"/>
          </w:rPr>
          <w:t>https://www.census.gov/programs-surveys/popest/data/data-sets.html</w:t>
        </w:r>
      </w:hyperlink>
      <w:r w:rsidRPr="00287369">
        <w:rPr>
          <w:sz w:val="28"/>
          <w:szCs w:val="28"/>
        </w:rPr>
        <w:t xml:space="preserve"> (accessed March 2018)</w:t>
      </w:r>
    </w:p>
    <w:p w14:paraId="50B68C3A" w14:textId="77777777" w:rsidR="00522D02" w:rsidRPr="00287369" w:rsidRDefault="00522D02" w:rsidP="004A363F">
      <w:pPr>
        <w:spacing w:after="0"/>
        <w:rPr>
          <w:sz w:val="28"/>
          <w:szCs w:val="28"/>
        </w:rPr>
      </w:pPr>
    </w:p>
    <w:p w14:paraId="062E6304" w14:textId="77777777" w:rsidR="00522D02" w:rsidRPr="00287369" w:rsidRDefault="00522D02" w:rsidP="004A363F">
      <w:pPr>
        <w:spacing w:after="0"/>
        <w:ind w:firstLine="60"/>
        <w:rPr>
          <w:sz w:val="28"/>
          <w:szCs w:val="28"/>
        </w:rPr>
      </w:pPr>
      <w:r w:rsidRPr="00287369">
        <w:rPr>
          <w:sz w:val="28"/>
          <w:szCs w:val="28"/>
        </w:rPr>
        <w:t> </w:t>
      </w:r>
    </w:p>
    <w:p w14:paraId="3C99510B" w14:textId="77777777" w:rsidR="00522D02" w:rsidRPr="00287369" w:rsidRDefault="00522D02" w:rsidP="004A363F">
      <w:pPr>
        <w:spacing w:after="0"/>
        <w:rPr>
          <w:sz w:val="28"/>
          <w:szCs w:val="28"/>
        </w:rPr>
      </w:pPr>
      <w:r w:rsidRPr="00287369">
        <w:rPr>
          <w:b/>
          <w:bCs/>
          <w:sz w:val="28"/>
          <w:szCs w:val="28"/>
        </w:rPr>
        <w:t>Inclusion</w:t>
      </w:r>
    </w:p>
    <w:p w14:paraId="4805FB9B" w14:textId="22110C32"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 xml:space="preserve">Employment </w:t>
      </w:r>
      <w:r w:rsidR="00FF4EAA">
        <w:rPr>
          <w:b/>
          <w:sz w:val="28"/>
          <w:szCs w:val="28"/>
        </w:rPr>
        <w:t>rate</w:t>
      </w:r>
    </w:p>
    <w:p w14:paraId="289252BC" w14:textId="77777777" w:rsidR="00522D02" w:rsidRPr="00287369" w:rsidRDefault="00522D02" w:rsidP="004A363F">
      <w:pPr>
        <w:pStyle w:val="ListParagraph"/>
        <w:spacing w:after="0"/>
        <w:rPr>
          <w:sz w:val="28"/>
          <w:szCs w:val="28"/>
        </w:rPr>
      </w:pPr>
      <w:r w:rsidRPr="00287369">
        <w:rPr>
          <w:sz w:val="28"/>
          <w:szCs w:val="28"/>
        </w:rPr>
        <w:t xml:space="preserve">Sources: U.S. Census Bureau, 2010 and 2016 American Community Survey 1-Year Estimates, Table S2301, </w:t>
      </w:r>
      <w:hyperlink r:id="rId63" w:history="1">
        <w:r w:rsidRPr="00287369">
          <w:rPr>
            <w:rStyle w:val="Hyperlink"/>
            <w:sz w:val="28"/>
            <w:szCs w:val="28"/>
          </w:rPr>
          <w:t>https://factfinder.census.gov/</w:t>
        </w:r>
      </w:hyperlink>
      <w:r w:rsidRPr="00287369">
        <w:rPr>
          <w:sz w:val="28"/>
          <w:szCs w:val="28"/>
        </w:rPr>
        <w:t xml:space="preserve"> (accessed July 2018)</w:t>
      </w:r>
    </w:p>
    <w:p w14:paraId="107CBF94" w14:textId="77777777" w:rsidR="00522D02" w:rsidRPr="00287369" w:rsidRDefault="00522D02" w:rsidP="004A363F">
      <w:pPr>
        <w:pStyle w:val="ListParagraph"/>
        <w:spacing w:after="0"/>
        <w:rPr>
          <w:sz w:val="28"/>
          <w:szCs w:val="28"/>
        </w:rPr>
      </w:pPr>
    </w:p>
    <w:p w14:paraId="1CCE5CF8" w14:textId="77777777"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Median wage</w:t>
      </w:r>
    </w:p>
    <w:p w14:paraId="0330677A" w14:textId="0AF070E0" w:rsidR="00522D02" w:rsidRPr="00287369" w:rsidRDefault="00522D02" w:rsidP="004A363F">
      <w:pPr>
        <w:spacing w:after="0"/>
        <w:ind w:left="720"/>
        <w:rPr>
          <w:sz w:val="28"/>
          <w:szCs w:val="28"/>
        </w:rPr>
      </w:pPr>
      <w:r w:rsidRPr="00287369">
        <w:rPr>
          <w:sz w:val="28"/>
          <w:szCs w:val="28"/>
        </w:rPr>
        <w:t>Notes: Constant 2009 dollars calculated using the February 2018 Personal Consumption Expenditures (PCE) Price Index, and adjustment for cost-of-living differences made using the May 2018 Regional Price Parities (RPP) by State, both from the Bureau of Economic Analysis. RPP Indices used for the Heartland and Non-Heartland regions were constructed by averaging across states, weighted by population</w:t>
      </w:r>
    </w:p>
    <w:p w14:paraId="72FE63B9" w14:textId="77777777" w:rsidR="00522D02" w:rsidRPr="00287369" w:rsidRDefault="00522D02" w:rsidP="004A363F">
      <w:pPr>
        <w:spacing w:after="0"/>
        <w:rPr>
          <w:sz w:val="28"/>
          <w:szCs w:val="28"/>
        </w:rPr>
      </w:pPr>
    </w:p>
    <w:p w14:paraId="24449717" w14:textId="77777777" w:rsidR="00522D02" w:rsidRPr="00287369" w:rsidRDefault="00522D02" w:rsidP="004A363F">
      <w:pPr>
        <w:pStyle w:val="ListParagraph"/>
        <w:spacing w:after="0"/>
        <w:rPr>
          <w:sz w:val="28"/>
          <w:szCs w:val="28"/>
        </w:rPr>
      </w:pPr>
      <w:r w:rsidRPr="00287369">
        <w:rPr>
          <w:sz w:val="28"/>
          <w:szCs w:val="28"/>
        </w:rPr>
        <w:t xml:space="preserve">Sources: U.S. Census Bureau, 2010 and 2016 American Community Survey 1-Year Public Use Microdata Sample, </w:t>
      </w:r>
      <w:hyperlink r:id="rId64" w:history="1">
        <w:r w:rsidRPr="00287369">
          <w:rPr>
            <w:rStyle w:val="Hyperlink"/>
            <w:sz w:val="28"/>
            <w:szCs w:val="28"/>
          </w:rPr>
          <w:t>https://www.census.gov/programs-surveys/acs/data/pums.html</w:t>
        </w:r>
      </w:hyperlink>
      <w:r w:rsidRPr="00287369">
        <w:rPr>
          <w:sz w:val="28"/>
          <w:szCs w:val="28"/>
        </w:rPr>
        <w:t xml:space="preserve"> (accessed July 2018)</w:t>
      </w:r>
    </w:p>
    <w:p w14:paraId="76650087" w14:textId="77777777" w:rsidR="00522D02" w:rsidRPr="00287369" w:rsidRDefault="00522D02" w:rsidP="004A363F">
      <w:pPr>
        <w:pStyle w:val="ListParagraph"/>
        <w:spacing w:after="0"/>
        <w:rPr>
          <w:b/>
          <w:sz w:val="28"/>
          <w:szCs w:val="28"/>
        </w:rPr>
      </w:pPr>
    </w:p>
    <w:p w14:paraId="1BD23D92" w14:textId="77777777"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Poverty rate</w:t>
      </w:r>
    </w:p>
    <w:p w14:paraId="6B90CDB2" w14:textId="77777777" w:rsidR="00522D02" w:rsidRPr="00287369" w:rsidRDefault="00522D02" w:rsidP="004A363F">
      <w:pPr>
        <w:spacing w:after="0"/>
        <w:ind w:left="720"/>
        <w:rPr>
          <w:sz w:val="28"/>
          <w:szCs w:val="28"/>
        </w:rPr>
      </w:pPr>
      <w:r w:rsidRPr="00287369">
        <w:rPr>
          <w:sz w:val="28"/>
          <w:szCs w:val="28"/>
        </w:rPr>
        <w:t xml:space="preserve">Source: U.S. Census Bureau, Small Area Income and Poverty Estimates (SAIPE) Program, </w:t>
      </w:r>
      <w:hyperlink r:id="rId65" w:history="1">
        <w:r w:rsidRPr="00287369">
          <w:rPr>
            <w:rStyle w:val="Hyperlink"/>
            <w:sz w:val="28"/>
            <w:szCs w:val="28"/>
          </w:rPr>
          <w:t>https://www.census.gov/programs-surveys/saipe/data/datasets.html</w:t>
        </w:r>
      </w:hyperlink>
      <w:r w:rsidRPr="00287369">
        <w:rPr>
          <w:sz w:val="28"/>
          <w:szCs w:val="28"/>
        </w:rPr>
        <w:t xml:space="preserve"> (accessed July 2018)</w:t>
      </w:r>
    </w:p>
    <w:p w14:paraId="2D3026B1" w14:textId="77777777" w:rsidR="00522D02" w:rsidRPr="00287369" w:rsidRDefault="00522D02" w:rsidP="004A363F">
      <w:pPr>
        <w:spacing w:after="0"/>
        <w:rPr>
          <w:sz w:val="28"/>
          <w:szCs w:val="28"/>
        </w:rPr>
      </w:pPr>
    </w:p>
    <w:p w14:paraId="2B49260D" w14:textId="77777777" w:rsidR="00522D02" w:rsidRPr="00287369" w:rsidRDefault="00522D02" w:rsidP="004A363F">
      <w:pPr>
        <w:spacing w:after="0"/>
        <w:rPr>
          <w:sz w:val="28"/>
          <w:szCs w:val="28"/>
        </w:rPr>
      </w:pPr>
    </w:p>
    <w:p w14:paraId="30457AB8" w14:textId="77777777" w:rsidR="00522D02" w:rsidRPr="00287369" w:rsidRDefault="00522D02" w:rsidP="004A363F">
      <w:pPr>
        <w:spacing w:after="0"/>
        <w:rPr>
          <w:sz w:val="36"/>
          <w:szCs w:val="36"/>
        </w:rPr>
      </w:pPr>
      <w:r w:rsidRPr="00287369">
        <w:rPr>
          <w:b/>
          <w:bCs/>
          <w:sz w:val="36"/>
          <w:szCs w:val="36"/>
        </w:rPr>
        <w:t>Drivers</w:t>
      </w:r>
    </w:p>
    <w:p w14:paraId="7481AEF2" w14:textId="77777777" w:rsidR="00522D02" w:rsidRDefault="00522D02" w:rsidP="004A363F">
      <w:pPr>
        <w:spacing w:after="0"/>
        <w:rPr>
          <w:b/>
          <w:bCs/>
          <w:sz w:val="24"/>
          <w:szCs w:val="24"/>
        </w:rPr>
      </w:pPr>
    </w:p>
    <w:p w14:paraId="2E216C68" w14:textId="77777777" w:rsidR="00522D02" w:rsidRPr="00287369" w:rsidRDefault="00522D02" w:rsidP="004A363F">
      <w:pPr>
        <w:spacing w:after="0"/>
        <w:rPr>
          <w:sz w:val="28"/>
          <w:szCs w:val="28"/>
        </w:rPr>
      </w:pPr>
      <w:r w:rsidRPr="00287369">
        <w:rPr>
          <w:b/>
          <w:bCs/>
          <w:sz w:val="28"/>
          <w:szCs w:val="28"/>
        </w:rPr>
        <w:t>Tradeable industries</w:t>
      </w:r>
    </w:p>
    <w:p w14:paraId="2351E270" w14:textId="0FDBD61B"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Advanced industries</w:t>
      </w:r>
    </w:p>
    <w:p w14:paraId="1768B915" w14:textId="7B51E127" w:rsidR="00522D02" w:rsidRPr="00287369" w:rsidRDefault="00522D02" w:rsidP="004A363F">
      <w:pPr>
        <w:spacing w:after="0"/>
        <w:ind w:left="720"/>
        <w:rPr>
          <w:sz w:val="28"/>
          <w:szCs w:val="28"/>
        </w:rPr>
      </w:pPr>
      <w:r w:rsidRPr="00287369">
        <w:rPr>
          <w:sz w:val="28"/>
          <w:szCs w:val="28"/>
        </w:rPr>
        <w:t>Note: Constant 2016 dollars calculated using the March 2018 GDP Price Index provided by the Bureau of Economic Analysis</w:t>
      </w:r>
    </w:p>
    <w:p w14:paraId="27911EAA" w14:textId="77777777" w:rsidR="00522D02" w:rsidRPr="00287369" w:rsidRDefault="00522D02" w:rsidP="004A363F">
      <w:pPr>
        <w:spacing w:after="0"/>
        <w:ind w:left="720"/>
        <w:rPr>
          <w:sz w:val="28"/>
          <w:szCs w:val="28"/>
        </w:rPr>
      </w:pPr>
    </w:p>
    <w:p w14:paraId="055236E7" w14:textId="77777777" w:rsidR="00522D02" w:rsidRPr="00287369" w:rsidRDefault="00522D02" w:rsidP="004A363F">
      <w:pPr>
        <w:spacing w:after="0"/>
        <w:ind w:left="720"/>
        <w:rPr>
          <w:sz w:val="28"/>
          <w:szCs w:val="28"/>
        </w:rPr>
      </w:pPr>
      <w:r w:rsidRPr="00287369">
        <w:rPr>
          <w:sz w:val="28"/>
          <w:szCs w:val="28"/>
        </w:rPr>
        <w:t>Sources: Emsi 2017.4 and 2018.2</w:t>
      </w:r>
    </w:p>
    <w:p w14:paraId="3E10F8E9" w14:textId="77777777" w:rsidR="00522D02" w:rsidRPr="00287369" w:rsidRDefault="00522D02" w:rsidP="004A363F">
      <w:pPr>
        <w:spacing w:after="0"/>
        <w:ind w:left="720"/>
        <w:rPr>
          <w:sz w:val="28"/>
          <w:szCs w:val="28"/>
        </w:rPr>
      </w:pPr>
    </w:p>
    <w:p w14:paraId="5C279C4A" w14:textId="1DB3FA9B"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Exports</w:t>
      </w:r>
    </w:p>
    <w:p w14:paraId="76A39A52" w14:textId="77777777" w:rsidR="00522D02" w:rsidRPr="00287369" w:rsidRDefault="00522D02" w:rsidP="004A363F">
      <w:pPr>
        <w:spacing w:after="0"/>
        <w:ind w:left="720"/>
        <w:rPr>
          <w:sz w:val="28"/>
          <w:szCs w:val="28"/>
        </w:rPr>
      </w:pPr>
      <w:r w:rsidRPr="00287369">
        <w:rPr>
          <w:sz w:val="28"/>
          <w:szCs w:val="28"/>
        </w:rPr>
        <w:t>Source: Nick Marchio and Joseph Parilla, “Export Monitor 2018” (Washington: Brookings Institution, 2018)</w:t>
      </w:r>
    </w:p>
    <w:p w14:paraId="7D643B04" w14:textId="77777777" w:rsidR="00522D02" w:rsidRPr="00287369" w:rsidRDefault="00522D02" w:rsidP="004A363F">
      <w:pPr>
        <w:spacing w:after="0"/>
        <w:ind w:left="720"/>
        <w:rPr>
          <w:sz w:val="28"/>
          <w:szCs w:val="28"/>
        </w:rPr>
      </w:pPr>
    </w:p>
    <w:p w14:paraId="68C68C8A" w14:textId="7F56C5B6"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Agriculture</w:t>
      </w:r>
    </w:p>
    <w:p w14:paraId="240A7894" w14:textId="77777777" w:rsidR="00522D02" w:rsidRPr="00287369" w:rsidRDefault="00522D02" w:rsidP="004A363F">
      <w:pPr>
        <w:spacing w:after="0"/>
        <w:ind w:left="720"/>
        <w:rPr>
          <w:sz w:val="28"/>
          <w:szCs w:val="28"/>
        </w:rPr>
      </w:pPr>
      <w:r w:rsidRPr="00287369">
        <w:rPr>
          <w:sz w:val="28"/>
          <w:szCs w:val="28"/>
        </w:rPr>
        <w:t>Note: Value of agricultural sector production in constant 2018 dollars</w:t>
      </w:r>
    </w:p>
    <w:p w14:paraId="40C09591" w14:textId="77777777" w:rsidR="00522D02" w:rsidRPr="00287369" w:rsidRDefault="00522D02" w:rsidP="004A363F">
      <w:pPr>
        <w:spacing w:after="0"/>
        <w:ind w:left="720"/>
        <w:rPr>
          <w:sz w:val="28"/>
          <w:szCs w:val="28"/>
        </w:rPr>
      </w:pPr>
    </w:p>
    <w:p w14:paraId="3736A050" w14:textId="77777777" w:rsidR="00522D02" w:rsidRPr="00287369" w:rsidRDefault="00522D02" w:rsidP="004A363F">
      <w:pPr>
        <w:spacing w:after="0"/>
        <w:ind w:left="720"/>
        <w:rPr>
          <w:sz w:val="28"/>
          <w:szCs w:val="28"/>
        </w:rPr>
      </w:pPr>
      <w:r w:rsidRPr="00287369">
        <w:rPr>
          <w:sz w:val="28"/>
          <w:szCs w:val="28"/>
        </w:rPr>
        <w:t xml:space="preserve">Source: U.S. Department of Agriculture, U.S. and State Farm Income and Wealth Statistics, </w:t>
      </w:r>
      <w:hyperlink r:id="rId66" w:history="1">
        <w:r w:rsidRPr="00287369">
          <w:rPr>
            <w:rStyle w:val="Hyperlink"/>
            <w:sz w:val="28"/>
            <w:szCs w:val="28"/>
          </w:rPr>
          <w:t>https://www.ers.usda.gov/data-products/farm-income-and-wealth-statistics.aspx</w:t>
        </w:r>
      </w:hyperlink>
      <w:r w:rsidRPr="00287369">
        <w:rPr>
          <w:sz w:val="28"/>
          <w:szCs w:val="28"/>
        </w:rPr>
        <w:t xml:space="preserve"> (accessed on May 2018)</w:t>
      </w:r>
    </w:p>
    <w:p w14:paraId="45B0DF39" w14:textId="77777777" w:rsidR="00522D02" w:rsidRPr="00287369" w:rsidRDefault="00522D02" w:rsidP="004A363F">
      <w:pPr>
        <w:spacing w:after="0"/>
        <w:ind w:left="720"/>
        <w:rPr>
          <w:sz w:val="28"/>
          <w:szCs w:val="28"/>
        </w:rPr>
      </w:pPr>
    </w:p>
    <w:p w14:paraId="4E7D3DCB" w14:textId="78380998"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Energy</w:t>
      </w:r>
    </w:p>
    <w:p w14:paraId="35B8860A" w14:textId="77777777" w:rsidR="00522D02" w:rsidRPr="00287369" w:rsidRDefault="00522D02" w:rsidP="004A363F">
      <w:pPr>
        <w:spacing w:after="0"/>
        <w:ind w:left="720"/>
        <w:rPr>
          <w:sz w:val="28"/>
          <w:szCs w:val="28"/>
        </w:rPr>
      </w:pPr>
      <w:r w:rsidRPr="00287369">
        <w:rPr>
          <w:sz w:val="28"/>
          <w:szCs w:val="28"/>
        </w:rPr>
        <w:t xml:space="preserve">Source: U.S. Energy Information Administration, State Energy Data System (SEDS), </w:t>
      </w:r>
      <w:hyperlink r:id="rId67" w:history="1">
        <w:r w:rsidRPr="00287369">
          <w:rPr>
            <w:rStyle w:val="Hyperlink"/>
            <w:sz w:val="28"/>
            <w:szCs w:val="28"/>
          </w:rPr>
          <w:t>https://www.eia.gov/state/seds/seds-data-complete.php?sid=US</w:t>
        </w:r>
      </w:hyperlink>
      <w:r w:rsidRPr="00287369">
        <w:rPr>
          <w:sz w:val="28"/>
          <w:szCs w:val="28"/>
        </w:rPr>
        <w:t xml:space="preserve"> (accessed June 2018)</w:t>
      </w:r>
    </w:p>
    <w:p w14:paraId="02FAF9B0" w14:textId="77777777" w:rsidR="00522D02" w:rsidRPr="00287369" w:rsidRDefault="00522D02" w:rsidP="004A363F">
      <w:pPr>
        <w:spacing w:after="0"/>
        <w:rPr>
          <w:sz w:val="28"/>
          <w:szCs w:val="28"/>
        </w:rPr>
      </w:pPr>
      <w:r w:rsidRPr="00287369">
        <w:rPr>
          <w:sz w:val="28"/>
          <w:szCs w:val="28"/>
        </w:rPr>
        <w:t> </w:t>
      </w:r>
    </w:p>
    <w:p w14:paraId="7149966C" w14:textId="77777777" w:rsidR="00522D02" w:rsidRPr="00287369" w:rsidRDefault="00522D02" w:rsidP="004A363F">
      <w:pPr>
        <w:spacing w:after="0"/>
        <w:rPr>
          <w:sz w:val="28"/>
          <w:szCs w:val="28"/>
        </w:rPr>
      </w:pPr>
      <w:r w:rsidRPr="00287369">
        <w:rPr>
          <w:b/>
          <w:bCs/>
          <w:sz w:val="28"/>
          <w:szCs w:val="28"/>
        </w:rPr>
        <w:t>Human capital</w:t>
      </w:r>
    </w:p>
    <w:p w14:paraId="2F1CA400" w14:textId="77777777"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Population</w:t>
      </w:r>
    </w:p>
    <w:p w14:paraId="78CC5AA7" w14:textId="77777777" w:rsidR="00522D02" w:rsidRPr="00287369" w:rsidRDefault="00522D02" w:rsidP="004A363F">
      <w:pPr>
        <w:spacing w:after="0"/>
        <w:ind w:left="720"/>
        <w:rPr>
          <w:sz w:val="28"/>
          <w:szCs w:val="28"/>
        </w:rPr>
      </w:pPr>
      <w:r w:rsidRPr="00287369">
        <w:rPr>
          <w:sz w:val="28"/>
          <w:szCs w:val="28"/>
        </w:rPr>
        <w:t xml:space="preserve">Source: U.S. Census Bureau, Population Estimates Program, </w:t>
      </w:r>
      <w:hyperlink r:id="rId68" w:history="1">
        <w:r w:rsidRPr="00287369">
          <w:rPr>
            <w:rStyle w:val="Hyperlink"/>
            <w:sz w:val="28"/>
            <w:szCs w:val="28"/>
          </w:rPr>
          <w:t>https://www.census.gov/programs-surveys/popest/data/data-sets.html</w:t>
        </w:r>
      </w:hyperlink>
      <w:r w:rsidRPr="00287369">
        <w:rPr>
          <w:sz w:val="28"/>
          <w:szCs w:val="28"/>
        </w:rPr>
        <w:t xml:space="preserve"> (accessed March 2018)</w:t>
      </w:r>
    </w:p>
    <w:p w14:paraId="52BEC3E2" w14:textId="77777777" w:rsidR="00522D02" w:rsidRPr="00287369" w:rsidRDefault="00522D02" w:rsidP="004A363F">
      <w:pPr>
        <w:spacing w:after="0"/>
        <w:rPr>
          <w:sz w:val="28"/>
          <w:szCs w:val="28"/>
        </w:rPr>
      </w:pPr>
    </w:p>
    <w:p w14:paraId="37E5E4A2" w14:textId="26321723" w:rsidR="00522D02" w:rsidRPr="00287369" w:rsidRDefault="00FF4EAA" w:rsidP="004A363F">
      <w:pPr>
        <w:pStyle w:val="ListParagraph"/>
        <w:numPr>
          <w:ilvl w:val="0"/>
          <w:numId w:val="11"/>
        </w:numPr>
        <w:spacing w:after="0" w:line="240" w:lineRule="auto"/>
        <w:contextualSpacing w:val="0"/>
        <w:rPr>
          <w:b/>
          <w:sz w:val="28"/>
          <w:szCs w:val="28"/>
        </w:rPr>
      </w:pPr>
      <w:r>
        <w:rPr>
          <w:b/>
          <w:sz w:val="28"/>
          <w:szCs w:val="28"/>
        </w:rPr>
        <w:t>Young adult population</w:t>
      </w:r>
    </w:p>
    <w:p w14:paraId="0980F1B2" w14:textId="77777777" w:rsidR="00522D02" w:rsidRPr="00287369" w:rsidRDefault="00522D02" w:rsidP="004A363F">
      <w:pPr>
        <w:pStyle w:val="ListParagraph"/>
        <w:spacing w:after="0"/>
        <w:rPr>
          <w:sz w:val="28"/>
          <w:szCs w:val="28"/>
        </w:rPr>
      </w:pPr>
      <w:r w:rsidRPr="00287369">
        <w:rPr>
          <w:sz w:val="28"/>
          <w:szCs w:val="28"/>
        </w:rPr>
        <w:t xml:space="preserve">Sources: U.S. Census Bureau, 2010 and 2016 American Community Survey 1-Year Estimates, Table S2301, </w:t>
      </w:r>
      <w:hyperlink r:id="rId69" w:history="1">
        <w:r w:rsidRPr="00287369">
          <w:rPr>
            <w:rStyle w:val="Hyperlink"/>
            <w:sz w:val="28"/>
            <w:szCs w:val="28"/>
          </w:rPr>
          <w:t>https://factfinder.census.gov/</w:t>
        </w:r>
      </w:hyperlink>
      <w:r w:rsidRPr="00287369">
        <w:rPr>
          <w:sz w:val="28"/>
          <w:szCs w:val="28"/>
        </w:rPr>
        <w:t xml:space="preserve"> (accessed July 2018)</w:t>
      </w:r>
    </w:p>
    <w:p w14:paraId="32C50126" w14:textId="77777777" w:rsidR="00522D02" w:rsidRPr="00287369" w:rsidRDefault="00522D02" w:rsidP="004A363F">
      <w:pPr>
        <w:spacing w:after="0"/>
        <w:ind w:left="720"/>
        <w:rPr>
          <w:sz w:val="28"/>
          <w:szCs w:val="28"/>
        </w:rPr>
      </w:pPr>
    </w:p>
    <w:p w14:paraId="3AD2C2F2" w14:textId="7E54A49F" w:rsidR="00522D02" w:rsidRPr="00287369" w:rsidRDefault="00420FEA" w:rsidP="004A363F">
      <w:pPr>
        <w:pStyle w:val="ListParagraph"/>
        <w:numPr>
          <w:ilvl w:val="0"/>
          <w:numId w:val="11"/>
        </w:numPr>
        <w:spacing w:after="0" w:line="240" w:lineRule="auto"/>
        <w:contextualSpacing w:val="0"/>
        <w:rPr>
          <w:b/>
          <w:sz w:val="28"/>
          <w:szCs w:val="28"/>
        </w:rPr>
      </w:pPr>
      <w:r>
        <w:rPr>
          <w:b/>
          <w:sz w:val="28"/>
          <w:szCs w:val="28"/>
        </w:rPr>
        <w:t xml:space="preserve">Bachelor’s degree </w:t>
      </w:r>
      <w:r w:rsidR="00522D02" w:rsidRPr="00287369">
        <w:rPr>
          <w:b/>
          <w:sz w:val="28"/>
          <w:szCs w:val="28"/>
        </w:rPr>
        <w:t xml:space="preserve">attainment </w:t>
      </w:r>
    </w:p>
    <w:p w14:paraId="428DA371" w14:textId="345AD97F" w:rsidR="00522D02" w:rsidRDefault="00522D02" w:rsidP="004A363F">
      <w:pPr>
        <w:pStyle w:val="ListParagraph"/>
        <w:spacing w:after="0"/>
        <w:rPr>
          <w:sz w:val="28"/>
          <w:szCs w:val="28"/>
        </w:rPr>
      </w:pPr>
      <w:r w:rsidRPr="00287369">
        <w:rPr>
          <w:sz w:val="28"/>
          <w:szCs w:val="28"/>
        </w:rPr>
        <w:t xml:space="preserve">Sources: U.S. Census Bureau, 2010 and 2016 American Community Survey 1-Year Estimates, Table S1501, </w:t>
      </w:r>
      <w:hyperlink r:id="rId70" w:history="1">
        <w:r w:rsidRPr="00287369">
          <w:rPr>
            <w:rStyle w:val="Hyperlink"/>
            <w:sz w:val="28"/>
            <w:szCs w:val="28"/>
          </w:rPr>
          <w:t>https://factfinder.census.gov/</w:t>
        </w:r>
      </w:hyperlink>
      <w:r w:rsidRPr="00287369">
        <w:rPr>
          <w:sz w:val="28"/>
          <w:szCs w:val="28"/>
        </w:rPr>
        <w:t xml:space="preserve"> (accessed July 2018)</w:t>
      </w:r>
    </w:p>
    <w:p w14:paraId="1C56AED0" w14:textId="34C39498" w:rsidR="00026C44" w:rsidRDefault="00026C44" w:rsidP="004A363F">
      <w:pPr>
        <w:pStyle w:val="ListParagraph"/>
        <w:spacing w:after="0"/>
        <w:rPr>
          <w:sz w:val="28"/>
          <w:szCs w:val="28"/>
        </w:rPr>
      </w:pPr>
    </w:p>
    <w:p w14:paraId="4E285BD7" w14:textId="515AF29E" w:rsidR="00026C44" w:rsidRDefault="00026C44" w:rsidP="00026C44">
      <w:pPr>
        <w:pStyle w:val="ListParagraph"/>
        <w:numPr>
          <w:ilvl w:val="0"/>
          <w:numId w:val="11"/>
        </w:numPr>
        <w:spacing w:after="0"/>
        <w:rPr>
          <w:b/>
          <w:sz w:val="28"/>
          <w:szCs w:val="28"/>
        </w:rPr>
      </w:pPr>
      <w:r w:rsidRPr="00026C44">
        <w:rPr>
          <w:b/>
          <w:sz w:val="28"/>
          <w:szCs w:val="28"/>
        </w:rPr>
        <w:t xml:space="preserve">Racial </w:t>
      </w:r>
      <w:r w:rsidR="00420FEA">
        <w:rPr>
          <w:b/>
          <w:sz w:val="28"/>
          <w:szCs w:val="28"/>
        </w:rPr>
        <w:t>bachelor’s degree gap</w:t>
      </w:r>
    </w:p>
    <w:p w14:paraId="4EC4049C" w14:textId="0686617E" w:rsidR="00522D02" w:rsidRDefault="00026C44" w:rsidP="004A363F">
      <w:pPr>
        <w:spacing w:after="0"/>
        <w:ind w:left="720"/>
        <w:rPr>
          <w:sz w:val="28"/>
          <w:szCs w:val="28"/>
        </w:rPr>
      </w:pPr>
      <w:r>
        <w:rPr>
          <w:sz w:val="28"/>
          <w:szCs w:val="28"/>
        </w:rPr>
        <w:t>Source</w:t>
      </w:r>
      <w:r w:rsidRPr="00026C44">
        <w:rPr>
          <w:sz w:val="28"/>
          <w:szCs w:val="28"/>
        </w:rPr>
        <w:t xml:space="preserve">: U.S. Census Bureau, 2016 American Community Survey 1-Year Estimates, Table S1501, </w:t>
      </w:r>
      <w:hyperlink r:id="rId71" w:history="1">
        <w:r w:rsidRPr="007647CF">
          <w:rPr>
            <w:rStyle w:val="Hyperlink"/>
            <w:sz w:val="28"/>
            <w:szCs w:val="28"/>
          </w:rPr>
          <w:t>https://factfinder.census.gov/</w:t>
        </w:r>
      </w:hyperlink>
      <w:r>
        <w:rPr>
          <w:sz w:val="28"/>
          <w:szCs w:val="28"/>
        </w:rPr>
        <w:t xml:space="preserve"> </w:t>
      </w:r>
      <w:r w:rsidRPr="00026C44">
        <w:rPr>
          <w:sz w:val="28"/>
          <w:szCs w:val="28"/>
        </w:rPr>
        <w:t>(accessed July 2018)</w:t>
      </w:r>
    </w:p>
    <w:p w14:paraId="3C3CA4FF" w14:textId="77777777" w:rsidR="00026C44" w:rsidRPr="00287369" w:rsidRDefault="00026C44" w:rsidP="004A363F">
      <w:pPr>
        <w:spacing w:after="0"/>
        <w:ind w:left="720"/>
        <w:rPr>
          <w:sz w:val="28"/>
          <w:szCs w:val="28"/>
        </w:rPr>
      </w:pPr>
    </w:p>
    <w:p w14:paraId="34695883" w14:textId="697DEB93" w:rsidR="004A363F" w:rsidRPr="00287369" w:rsidRDefault="004A363F" w:rsidP="004A363F">
      <w:pPr>
        <w:pStyle w:val="ListParagraph"/>
        <w:numPr>
          <w:ilvl w:val="0"/>
          <w:numId w:val="11"/>
        </w:numPr>
        <w:spacing w:after="0"/>
        <w:rPr>
          <w:b/>
          <w:sz w:val="28"/>
          <w:szCs w:val="28"/>
        </w:rPr>
      </w:pPr>
      <w:r w:rsidRPr="00287369">
        <w:rPr>
          <w:b/>
          <w:sz w:val="28"/>
          <w:szCs w:val="28"/>
        </w:rPr>
        <w:t>Adult obesity</w:t>
      </w:r>
    </w:p>
    <w:p w14:paraId="1EC357C5" w14:textId="57ECEFF0" w:rsidR="004A363F" w:rsidRPr="00287369" w:rsidRDefault="004A363F" w:rsidP="004A363F">
      <w:pPr>
        <w:pStyle w:val="ListParagraph"/>
        <w:spacing w:after="0"/>
        <w:rPr>
          <w:sz w:val="28"/>
          <w:szCs w:val="28"/>
        </w:rPr>
      </w:pPr>
      <w:r w:rsidRPr="00287369">
        <w:rPr>
          <w:sz w:val="28"/>
          <w:szCs w:val="28"/>
        </w:rPr>
        <w:t xml:space="preserve">Source: Centers for Disease Control, Behavioral Risk Factor Surveillance System (BRFSS), </w:t>
      </w:r>
      <w:hyperlink r:id="rId72" w:history="1">
        <w:r w:rsidRPr="00287369">
          <w:rPr>
            <w:rStyle w:val="Hyperlink"/>
            <w:sz w:val="28"/>
            <w:szCs w:val="28"/>
          </w:rPr>
          <w:t>https://www.cdc.gov/brfss/index.html</w:t>
        </w:r>
      </w:hyperlink>
      <w:r w:rsidRPr="00287369">
        <w:rPr>
          <w:sz w:val="28"/>
          <w:szCs w:val="28"/>
        </w:rPr>
        <w:t xml:space="preserve"> (accessed May 2018)</w:t>
      </w:r>
    </w:p>
    <w:p w14:paraId="6B93E12F" w14:textId="77777777" w:rsidR="00522D02" w:rsidRPr="00287369" w:rsidRDefault="00522D02" w:rsidP="004A363F">
      <w:pPr>
        <w:spacing w:after="0"/>
        <w:rPr>
          <w:sz w:val="28"/>
          <w:szCs w:val="28"/>
        </w:rPr>
      </w:pPr>
    </w:p>
    <w:p w14:paraId="6EB897D9" w14:textId="00F9F291" w:rsidR="00522D02" w:rsidRPr="00287369" w:rsidRDefault="001A023F" w:rsidP="004A363F">
      <w:pPr>
        <w:pStyle w:val="ListParagraph"/>
        <w:numPr>
          <w:ilvl w:val="0"/>
          <w:numId w:val="11"/>
        </w:numPr>
        <w:spacing w:after="0" w:line="240" w:lineRule="auto"/>
        <w:contextualSpacing w:val="0"/>
        <w:rPr>
          <w:b/>
          <w:sz w:val="28"/>
          <w:szCs w:val="28"/>
        </w:rPr>
      </w:pPr>
      <w:r>
        <w:rPr>
          <w:b/>
          <w:sz w:val="28"/>
          <w:szCs w:val="28"/>
        </w:rPr>
        <w:t>Opioid prescription rate</w:t>
      </w:r>
    </w:p>
    <w:p w14:paraId="46B575D8" w14:textId="4B249D14" w:rsidR="00522D02" w:rsidRPr="00287369" w:rsidRDefault="00522D02" w:rsidP="004A363F">
      <w:pPr>
        <w:spacing w:after="0"/>
        <w:ind w:left="720"/>
        <w:rPr>
          <w:sz w:val="28"/>
          <w:szCs w:val="28"/>
        </w:rPr>
      </w:pPr>
      <w:r w:rsidRPr="00287369">
        <w:rPr>
          <w:sz w:val="28"/>
          <w:szCs w:val="28"/>
        </w:rPr>
        <w:t xml:space="preserve">Source: </w:t>
      </w:r>
      <w:r w:rsidR="00565AB6">
        <w:rPr>
          <w:sz w:val="28"/>
          <w:szCs w:val="28"/>
        </w:rPr>
        <w:t>Centers for Disease Control</w:t>
      </w:r>
      <w:r w:rsidRPr="00287369">
        <w:rPr>
          <w:sz w:val="28"/>
          <w:szCs w:val="28"/>
        </w:rPr>
        <w:t xml:space="preserve">, </w:t>
      </w:r>
      <w:r w:rsidR="00E42020">
        <w:rPr>
          <w:sz w:val="28"/>
          <w:szCs w:val="28"/>
        </w:rPr>
        <w:t>National Center for Injury Prevention and Control</w:t>
      </w:r>
      <w:r w:rsidRPr="00287369">
        <w:rPr>
          <w:sz w:val="28"/>
          <w:szCs w:val="28"/>
        </w:rPr>
        <w:t xml:space="preserve">, </w:t>
      </w:r>
      <w:r w:rsidR="00565AB6" w:rsidRPr="00565AB6">
        <w:rPr>
          <w:rStyle w:val="Hyperlink"/>
          <w:sz w:val="28"/>
          <w:szCs w:val="28"/>
        </w:rPr>
        <w:t>https://www.cdc.gov/drugoverdose/maps/rxrate-maps.html</w:t>
      </w:r>
      <w:r w:rsidRPr="00287369">
        <w:rPr>
          <w:sz w:val="28"/>
          <w:szCs w:val="28"/>
        </w:rPr>
        <w:t xml:space="preserve"> (accessed </w:t>
      </w:r>
      <w:r w:rsidR="00565AB6">
        <w:rPr>
          <w:sz w:val="28"/>
          <w:szCs w:val="28"/>
        </w:rPr>
        <w:t>August</w:t>
      </w:r>
      <w:r w:rsidRPr="00287369">
        <w:rPr>
          <w:sz w:val="28"/>
          <w:szCs w:val="28"/>
        </w:rPr>
        <w:t xml:space="preserve"> 2018)</w:t>
      </w:r>
    </w:p>
    <w:p w14:paraId="3A76ADC5" w14:textId="77777777" w:rsidR="00522D02" w:rsidRPr="00287369" w:rsidRDefault="00522D02" w:rsidP="004A363F">
      <w:pPr>
        <w:spacing w:after="0"/>
        <w:rPr>
          <w:sz w:val="28"/>
          <w:szCs w:val="28"/>
        </w:rPr>
      </w:pPr>
      <w:r w:rsidRPr="00287369">
        <w:rPr>
          <w:sz w:val="28"/>
          <w:szCs w:val="28"/>
        </w:rPr>
        <w:t> </w:t>
      </w:r>
    </w:p>
    <w:p w14:paraId="75F53149" w14:textId="77777777" w:rsidR="00522D02" w:rsidRPr="00287369" w:rsidRDefault="00522D02" w:rsidP="004A363F">
      <w:pPr>
        <w:spacing w:after="0"/>
        <w:rPr>
          <w:sz w:val="28"/>
          <w:szCs w:val="28"/>
        </w:rPr>
      </w:pPr>
      <w:r w:rsidRPr="00287369">
        <w:rPr>
          <w:b/>
          <w:bCs/>
          <w:sz w:val="28"/>
          <w:szCs w:val="28"/>
        </w:rPr>
        <w:t>Innovation</w:t>
      </w:r>
    </w:p>
    <w:p w14:paraId="5A70ABBD" w14:textId="2F73ADFC"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R&amp;D</w:t>
      </w:r>
      <w:r w:rsidR="00FF4EAA">
        <w:rPr>
          <w:b/>
          <w:sz w:val="28"/>
          <w:szCs w:val="28"/>
        </w:rPr>
        <w:t xml:space="preserve"> spending</w:t>
      </w:r>
    </w:p>
    <w:p w14:paraId="2F7952FE" w14:textId="77777777" w:rsidR="00522D02" w:rsidRPr="00287369" w:rsidRDefault="00522D02" w:rsidP="004A363F">
      <w:pPr>
        <w:spacing w:after="0"/>
        <w:ind w:left="720"/>
        <w:rPr>
          <w:sz w:val="28"/>
          <w:szCs w:val="28"/>
        </w:rPr>
      </w:pPr>
      <w:r w:rsidRPr="00287369">
        <w:rPr>
          <w:sz w:val="28"/>
          <w:szCs w:val="28"/>
        </w:rPr>
        <w:t xml:space="preserve">Sources: National Science Foundation, State Indicators 2018, R&amp;D as a Percentage of Gross Domestic Product, </w:t>
      </w:r>
      <w:hyperlink r:id="rId73" w:history="1">
        <w:r w:rsidRPr="00287369">
          <w:rPr>
            <w:rStyle w:val="Hyperlink"/>
            <w:sz w:val="28"/>
            <w:szCs w:val="28"/>
          </w:rPr>
          <w:t>https://www.nsf.gov/statistics/state-indicators/</w:t>
        </w:r>
      </w:hyperlink>
      <w:r w:rsidRPr="00287369">
        <w:rPr>
          <w:sz w:val="28"/>
          <w:szCs w:val="28"/>
        </w:rPr>
        <w:t xml:space="preserve"> (accessed May 2018); National Science Foundation, State Indicators 2018, Business-Performed R&amp;D as a Percentage of Private-Industry Output, </w:t>
      </w:r>
      <w:hyperlink r:id="rId74" w:history="1">
        <w:r w:rsidRPr="00287369">
          <w:rPr>
            <w:rStyle w:val="Hyperlink"/>
            <w:sz w:val="28"/>
            <w:szCs w:val="28"/>
          </w:rPr>
          <w:t>https://www.nsf.gov/statistics/state-indicators/</w:t>
        </w:r>
      </w:hyperlink>
      <w:r w:rsidRPr="00287369">
        <w:rPr>
          <w:sz w:val="28"/>
          <w:szCs w:val="28"/>
        </w:rPr>
        <w:t xml:space="preserve"> (accessed May 2018)</w:t>
      </w:r>
    </w:p>
    <w:p w14:paraId="5C71B23D" w14:textId="77777777" w:rsidR="00522D02" w:rsidRPr="00287369" w:rsidRDefault="00522D02" w:rsidP="004A363F">
      <w:pPr>
        <w:spacing w:after="0"/>
        <w:rPr>
          <w:sz w:val="28"/>
          <w:szCs w:val="28"/>
        </w:rPr>
      </w:pPr>
    </w:p>
    <w:p w14:paraId="0AD70961" w14:textId="1E06EDBA"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University tech</w:t>
      </w:r>
      <w:r w:rsidR="00FF4EAA">
        <w:rPr>
          <w:b/>
          <w:sz w:val="28"/>
          <w:szCs w:val="28"/>
        </w:rPr>
        <w:t>nology</w:t>
      </w:r>
      <w:r w:rsidRPr="00287369">
        <w:rPr>
          <w:b/>
          <w:sz w:val="28"/>
          <w:szCs w:val="28"/>
        </w:rPr>
        <w:t xml:space="preserve"> transfer</w:t>
      </w:r>
      <w:r w:rsidR="00FF4EAA">
        <w:rPr>
          <w:b/>
          <w:sz w:val="28"/>
          <w:szCs w:val="28"/>
        </w:rPr>
        <w:t xml:space="preserve"> rankings</w:t>
      </w:r>
    </w:p>
    <w:p w14:paraId="768F9318" w14:textId="77777777" w:rsidR="00522D02" w:rsidRPr="00287369" w:rsidRDefault="00522D02" w:rsidP="004A363F">
      <w:pPr>
        <w:spacing w:after="0"/>
        <w:ind w:left="720"/>
        <w:rPr>
          <w:sz w:val="28"/>
          <w:szCs w:val="28"/>
        </w:rPr>
      </w:pPr>
      <w:r w:rsidRPr="00287369">
        <w:rPr>
          <w:sz w:val="28"/>
          <w:szCs w:val="28"/>
        </w:rPr>
        <w:t>Source: Ross DeVol, Joe Lee, and Minoli Ratnatunga, “Concept to Commercialization: The Best Universities for Technology Transfer” (Santa Monica, Calif.: Milken Institute, 2017)</w:t>
      </w:r>
    </w:p>
    <w:p w14:paraId="7D0AFD25" w14:textId="77777777" w:rsidR="00522D02" w:rsidRPr="00287369" w:rsidRDefault="00522D02" w:rsidP="004A363F">
      <w:pPr>
        <w:spacing w:after="0"/>
        <w:ind w:left="720"/>
        <w:rPr>
          <w:sz w:val="28"/>
          <w:szCs w:val="28"/>
        </w:rPr>
      </w:pPr>
    </w:p>
    <w:p w14:paraId="3F552B08" w14:textId="367AA5BD"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Venture capital</w:t>
      </w:r>
      <w:r w:rsidR="00FF4EAA">
        <w:rPr>
          <w:b/>
          <w:sz w:val="28"/>
          <w:szCs w:val="28"/>
        </w:rPr>
        <w:t xml:space="preserve"> spending</w:t>
      </w:r>
    </w:p>
    <w:p w14:paraId="4160B75C" w14:textId="77777777" w:rsidR="00522D02" w:rsidRPr="00287369" w:rsidRDefault="00522D02" w:rsidP="004A363F">
      <w:pPr>
        <w:spacing w:after="0"/>
        <w:ind w:left="720"/>
        <w:rPr>
          <w:sz w:val="28"/>
          <w:szCs w:val="28"/>
        </w:rPr>
      </w:pPr>
      <w:r w:rsidRPr="00287369">
        <w:rPr>
          <w:sz w:val="28"/>
          <w:szCs w:val="28"/>
        </w:rPr>
        <w:t xml:space="preserve">Source: PwC/CB Insights, MoneyTree Report, Regional aggregate data, </w:t>
      </w:r>
      <w:hyperlink r:id="rId75" w:history="1">
        <w:r w:rsidRPr="00287369">
          <w:rPr>
            <w:rStyle w:val="Hyperlink"/>
            <w:sz w:val="28"/>
            <w:szCs w:val="28"/>
          </w:rPr>
          <w:t>https://www.pwc.com/us/en/industries/technology/moneytree.html</w:t>
        </w:r>
      </w:hyperlink>
      <w:r w:rsidRPr="00287369">
        <w:rPr>
          <w:sz w:val="28"/>
          <w:szCs w:val="28"/>
        </w:rPr>
        <w:t xml:space="preserve"> (accessed May 2018)</w:t>
      </w:r>
    </w:p>
    <w:p w14:paraId="3E56FE3C" w14:textId="76953FD1" w:rsidR="001F563E" w:rsidRPr="00287369" w:rsidRDefault="001F563E" w:rsidP="009530BC">
      <w:pPr>
        <w:spacing w:after="0"/>
        <w:rPr>
          <w:sz w:val="28"/>
          <w:szCs w:val="28"/>
        </w:rPr>
      </w:pPr>
    </w:p>
    <w:p w14:paraId="51786DB4" w14:textId="2C414F69" w:rsidR="001F563E" w:rsidRPr="00287369" w:rsidRDefault="001F563E" w:rsidP="001F563E">
      <w:pPr>
        <w:pStyle w:val="ListParagraph"/>
        <w:numPr>
          <w:ilvl w:val="0"/>
          <w:numId w:val="11"/>
        </w:numPr>
        <w:spacing w:after="0" w:line="240" w:lineRule="auto"/>
        <w:contextualSpacing w:val="0"/>
        <w:rPr>
          <w:b/>
          <w:sz w:val="28"/>
          <w:szCs w:val="28"/>
        </w:rPr>
      </w:pPr>
      <w:r w:rsidRPr="00287369">
        <w:rPr>
          <w:b/>
          <w:sz w:val="28"/>
          <w:szCs w:val="28"/>
        </w:rPr>
        <w:t>Metro</w:t>
      </w:r>
      <w:r w:rsidR="00046405">
        <w:rPr>
          <w:b/>
          <w:sz w:val="28"/>
          <w:szCs w:val="28"/>
        </w:rPr>
        <w:t>politan area economic activity</w:t>
      </w:r>
    </w:p>
    <w:p w14:paraId="14156C88" w14:textId="2CFAEA75" w:rsidR="001F563E" w:rsidRPr="00287369" w:rsidRDefault="001F563E" w:rsidP="001F563E">
      <w:pPr>
        <w:pStyle w:val="ListParagraph"/>
        <w:spacing w:after="0"/>
        <w:rPr>
          <w:sz w:val="28"/>
          <w:szCs w:val="28"/>
        </w:rPr>
      </w:pPr>
      <w:r w:rsidRPr="00287369">
        <w:rPr>
          <w:sz w:val="28"/>
          <w:szCs w:val="28"/>
        </w:rPr>
        <w:t>Note: Constant 2016 dollars calculated using the March 2018 GDP Price Index from the Bureau of Economic Analysis</w:t>
      </w:r>
    </w:p>
    <w:p w14:paraId="14F16497" w14:textId="77777777" w:rsidR="001F563E" w:rsidRPr="00287369" w:rsidRDefault="001F563E" w:rsidP="001F563E">
      <w:pPr>
        <w:pStyle w:val="ListParagraph"/>
        <w:spacing w:after="0"/>
        <w:rPr>
          <w:sz w:val="28"/>
          <w:szCs w:val="28"/>
        </w:rPr>
      </w:pPr>
    </w:p>
    <w:p w14:paraId="72FD6D5B" w14:textId="77777777" w:rsidR="008B3A78" w:rsidRDefault="001F563E" w:rsidP="008B3A78">
      <w:pPr>
        <w:pStyle w:val="ListParagraph"/>
        <w:spacing w:after="0"/>
        <w:rPr>
          <w:sz w:val="28"/>
          <w:szCs w:val="28"/>
        </w:rPr>
      </w:pPr>
      <w:r w:rsidRPr="00287369">
        <w:rPr>
          <w:sz w:val="28"/>
          <w:szCs w:val="28"/>
        </w:rPr>
        <w:t xml:space="preserve">Sources: Emsi 2017.4; </w:t>
      </w:r>
      <w:r w:rsidR="008B3A78" w:rsidRPr="00287369">
        <w:rPr>
          <w:sz w:val="28"/>
          <w:szCs w:val="28"/>
        </w:rPr>
        <w:t xml:space="preserve">Quarterly Census of Employment and Wages from the Bureau of Labor Statistics, </w:t>
      </w:r>
      <w:hyperlink r:id="rId76" w:history="1">
        <w:r w:rsidR="008B3A78" w:rsidRPr="00287369">
          <w:rPr>
            <w:rStyle w:val="Hyperlink"/>
            <w:sz w:val="28"/>
            <w:szCs w:val="28"/>
          </w:rPr>
          <w:t>https://www.bls.gov/cew/</w:t>
        </w:r>
      </w:hyperlink>
      <w:r w:rsidR="008B3A78" w:rsidRPr="00287369">
        <w:rPr>
          <w:sz w:val="28"/>
          <w:szCs w:val="28"/>
        </w:rPr>
        <w:t xml:space="preserve"> (accessed March 2018)</w:t>
      </w:r>
    </w:p>
    <w:p w14:paraId="2FF8B311" w14:textId="69F83B07" w:rsidR="00522D02" w:rsidRPr="00287369" w:rsidRDefault="00522D02" w:rsidP="008B3A78">
      <w:pPr>
        <w:pStyle w:val="ListParagraph"/>
        <w:spacing w:after="0"/>
        <w:rPr>
          <w:sz w:val="28"/>
          <w:szCs w:val="28"/>
        </w:rPr>
      </w:pPr>
      <w:r w:rsidRPr="00287369">
        <w:rPr>
          <w:sz w:val="28"/>
          <w:szCs w:val="28"/>
        </w:rPr>
        <w:t> </w:t>
      </w:r>
    </w:p>
    <w:p w14:paraId="72FA54A9" w14:textId="32EDBDAD" w:rsidR="00522D02" w:rsidRPr="00287369" w:rsidRDefault="001F563E" w:rsidP="004A363F">
      <w:pPr>
        <w:spacing w:after="0"/>
        <w:rPr>
          <w:sz w:val="28"/>
          <w:szCs w:val="28"/>
        </w:rPr>
      </w:pPr>
      <w:r w:rsidRPr="00287369">
        <w:rPr>
          <w:b/>
          <w:bCs/>
          <w:sz w:val="28"/>
          <w:szCs w:val="28"/>
        </w:rPr>
        <w:t>Infrastructure</w:t>
      </w:r>
    </w:p>
    <w:p w14:paraId="6987AA9F" w14:textId="3981C47F"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Growth by community type</w:t>
      </w:r>
    </w:p>
    <w:p w14:paraId="14A98AA7" w14:textId="77777777" w:rsidR="00522D02" w:rsidRPr="00287369" w:rsidRDefault="00522D02" w:rsidP="004A363F">
      <w:pPr>
        <w:pStyle w:val="ListParagraph"/>
        <w:spacing w:after="0"/>
        <w:rPr>
          <w:sz w:val="28"/>
          <w:szCs w:val="28"/>
        </w:rPr>
      </w:pPr>
      <w:r w:rsidRPr="00287369">
        <w:rPr>
          <w:sz w:val="28"/>
          <w:szCs w:val="28"/>
        </w:rPr>
        <w:t xml:space="preserve">Source: U.S. Census Bureau, Population Estimates Program, </w:t>
      </w:r>
      <w:hyperlink r:id="rId77" w:history="1">
        <w:r w:rsidRPr="00287369">
          <w:rPr>
            <w:rStyle w:val="Hyperlink"/>
            <w:sz w:val="28"/>
            <w:szCs w:val="28"/>
          </w:rPr>
          <w:t>https://www.census.gov/programs-surveys/popest/data/data-sets.html</w:t>
        </w:r>
      </w:hyperlink>
      <w:r w:rsidRPr="00287369">
        <w:rPr>
          <w:sz w:val="28"/>
          <w:szCs w:val="28"/>
        </w:rPr>
        <w:t xml:space="preserve"> (accessed March 2018)</w:t>
      </w:r>
    </w:p>
    <w:p w14:paraId="4738E9EE" w14:textId="77777777" w:rsidR="00522D02" w:rsidRPr="00287369" w:rsidRDefault="00522D02" w:rsidP="004A363F">
      <w:pPr>
        <w:spacing w:after="0"/>
        <w:rPr>
          <w:sz w:val="28"/>
          <w:szCs w:val="28"/>
        </w:rPr>
      </w:pPr>
    </w:p>
    <w:p w14:paraId="627D511D" w14:textId="394F1242" w:rsidR="004A363F"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Housing</w:t>
      </w:r>
      <w:r w:rsidR="00FF4EAA">
        <w:rPr>
          <w:b/>
          <w:sz w:val="28"/>
          <w:szCs w:val="28"/>
        </w:rPr>
        <w:t xml:space="preserve"> values</w:t>
      </w:r>
    </w:p>
    <w:p w14:paraId="339F15B5" w14:textId="1F85048A" w:rsidR="00522D02" w:rsidRPr="00287369" w:rsidRDefault="00522D02" w:rsidP="004A363F">
      <w:pPr>
        <w:spacing w:after="0"/>
        <w:ind w:left="720"/>
        <w:rPr>
          <w:sz w:val="28"/>
          <w:szCs w:val="28"/>
        </w:rPr>
      </w:pPr>
      <w:r w:rsidRPr="00287369">
        <w:rPr>
          <w:sz w:val="28"/>
          <w:szCs w:val="28"/>
        </w:rPr>
        <w:t>Note: Constant 2009 dollars calculated using the March 2018 GDP Price Index from the Bureau of Economic Analysis</w:t>
      </w:r>
    </w:p>
    <w:p w14:paraId="0C9A4FCF" w14:textId="0C3F8505" w:rsidR="00522D02" w:rsidRPr="00287369" w:rsidRDefault="00522D02" w:rsidP="004A363F">
      <w:pPr>
        <w:spacing w:after="0"/>
        <w:ind w:left="720"/>
        <w:rPr>
          <w:sz w:val="28"/>
          <w:szCs w:val="28"/>
        </w:rPr>
      </w:pPr>
      <w:r w:rsidRPr="00287369">
        <w:rPr>
          <w:sz w:val="28"/>
          <w:szCs w:val="28"/>
        </w:rPr>
        <w:t xml:space="preserve">Source: U.S. Census Bureau, 2010 and 2016 American Community Survey 1-Year Public Use Microdata Sample, </w:t>
      </w:r>
      <w:hyperlink r:id="rId78" w:history="1">
        <w:r w:rsidRPr="00287369">
          <w:rPr>
            <w:rStyle w:val="Hyperlink"/>
            <w:sz w:val="28"/>
            <w:szCs w:val="28"/>
          </w:rPr>
          <w:t>https://www.census.gov/programs-surveys/acs/data/pums.html</w:t>
        </w:r>
      </w:hyperlink>
      <w:r w:rsidRPr="00287369">
        <w:rPr>
          <w:sz w:val="28"/>
          <w:szCs w:val="28"/>
        </w:rPr>
        <w:t xml:space="preserve"> (accessed July 2018)</w:t>
      </w:r>
    </w:p>
    <w:p w14:paraId="7BDED9F1" w14:textId="77777777" w:rsidR="004A363F" w:rsidRPr="00287369" w:rsidRDefault="004A363F" w:rsidP="004A363F">
      <w:pPr>
        <w:spacing w:after="0"/>
        <w:ind w:left="720"/>
        <w:rPr>
          <w:sz w:val="28"/>
          <w:szCs w:val="28"/>
        </w:rPr>
      </w:pPr>
    </w:p>
    <w:p w14:paraId="3A3B18DD" w14:textId="1E736839"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Broadband</w:t>
      </w:r>
      <w:r w:rsidR="00FF4EAA">
        <w:rPr>
          <w:b/>
          <w:sz w:val="28"/>
          <w:szCs w:val="28"/>
        </w:rPr>
        <w:t xml:space="preserve"> access</w:t>
      </w:r>
    </w:p>
    <w:p w14:paraId="0835B4C6" w14:textId="42A96D0E" w:rsidR="00522D02" w:rsidRDefault="00522D02" w:rsidP="004A363F">
      <w:pPr>
        <w:spacing w:after="0"/>
        <w:ind w:left="720"/>
        <w:rPr>
          <w:sz w:val="28"/>
          <w:szCs w:val="28"/>
        </w:rPr>
      </w:pPr>
      <w:r w:rsidRPr="00287369">
        <w:rPr>
          <w:sz w:val="28"/>
          <w:szCs w:val="28"/>
        </w:rPr>
        <w:t xml:space="preserve">Source: Federal Communications Commission, Fixed Broadband Deployment, Area Table Dec2016, </w:t>
      </w:r>
      <w:hyperlink r:id="rId79" w:anchor="/data-download" w:history="1">
        <w:r w:rsidRPr="00287369">
          <w:rPr>
            <w:rStyle w:val="Hyperlink"/>
            <w:sz w:val="28"/>
            <w:szCs w:val="28"/>
          </w:rPr>
          <w:t>https://broadbandmap.fcc.gov/#/data-download</w:t>
        </w:r>
      </w:hyperlink>
      <w:r w:rsidRPr="00287369">
        <w:rPr>
          <w:sz w:val="28"/>
          <w:szCs w:val="28"/>
        </w:rPr>
        <w:t xml:space="preserve"> (accessed May 2018)</w:t>
      </w:r>
    </w:p>
    <w:p w14:paraId="78C985C8" w14:textId="0193F097" w:rsidR="00287369" w:rsidRDefault="00287369" w:rsidP="004A363F">
      <w:pPr>
        <w:spacing w:after="0"/>
        <w:ind w:left="720"/>
        <w:rPr>
          <w:sz w:val="28"/>
          <w:szCs w:val="28"/>
        </w:rPr>
      </w:pPr>
    </w:p>
    <w:p w14:paraId="23B1D154" w14:textId="76275AEE" w:rsidR="00287369" w:rsidRPr="00287369" w:rsidRDefault="00287369" w:rsidP="00287369">
      <w:pPr>
        <w:rPr>
          <w:sz w:val="28"/>
          <w:szCs w:val="28"/>
        </w:rPr>
      </w:pPr>
      <w:r>
        <w:rPr>
          <w:sz w:val="28"/>
          <w:szCs w:val="28"/>
        </w:rPr>
        <w:br w:type="page"/>
      </w:r>
    </w:p>
    <w:p w14:paraId="0F64C548" w14:textId="77777777" w:rsidR="00522D02" w:rsidRDefault="00522D02" w:rsidP="004A363F">
      <w:pPr>
        <w:spacing w:after="0"/>
        <w:rPr>
          <w:sz w:val="24"/>
          <w:szCs w:val="24"/>
        </w:rPr>
      </w:pPr>
    </w:p>
    <w:p w14:paraId="69347A23" w14:textId="77777777" w:rsidR="00302F42" w:rsidRDefault="00302F42" w:rsidP="00FE3126">
      <w:pPr>
        <w:pStyle w:val="Heading1"/>
      </w:pPr>
      <w:bookmarkStart w:id="53" w:name="_Toc522288971"/>
      <w:r>
        <w:t>References</w:t>
      </w:r>
      <w:bookmarkEnd w:id="53"/>
    </w:p>
    <w:p w14:paraId="043639F4" w14:textId="77777777" w:rsidR="00302F42" w:rsidRDefault="00302F42" w:rsidP="00302F42">
      <w:pPr>
        <w:rPr>
          <w:sz w:val="28"/>
          <w:szCs w:val="28"/>
        </w:rPr>
      </w:pPr>
      <w:r>
        <w:rPr>
          <w:sz w:val="28"/>
          <w:szCs w:val="28"/>
        </w:rPr>
        <w:t>Berube, Alan, and Cecile Murray. 2018. “Renewing America’s Economic Promise through Older Industrial Cities.” Washington. Brookings Institution.</w:t>
      </w:r>
    </w:p>
    <w:p w14:paraId="2F59EF27" w14:textId="77777777" w:rsidR="00302F42" w:rsidRDefault="00302F42" w:rsidP="00302F42">
      <w:pPr>
        <w:rPr>
          <w:sz w:val="28"/>
          <w:szCs w:val="28"/>
        </w:rPr>
      </w:pPr>
      <w:r>
        <w:rPr>
          <w:sz w:val="28"/>
          <w:szCs w:val="28"/>
        </w:rPr>
        <w:t>DeVol, Ross, Jonas Crews, and Shelly Wisecarver. “The American Heartland’s Position in the Innovation Economy.” Bentonville. Walton Family Foundation.</w:t>
      </w:r>
    </w:p>
    <w:p w14:paraId="283876C6" w14:textId="77777777" w:rsidR="00302F42" w:rsidRDefault="00302F42" w:rsidP="00302F42">
      <w:pPr>
        <w:rPr>
          <w:sz w:val="28"/>
          <w:szCs w:val="28"/>
        </w:rPr>
      </w:pPr>
      <w:r>
        <w:rPr>
          <w:sz w:val="28"/>
          <w:szCs w:val="28"/>
        </w:rPr>
        <w:t>——. 2018. “Perspectives on Defining the American Heartland.” Bentonville. Walton Family Foundation.</w:t>
      </w:r>
    </w:p>
    <w:p w14:paraId="193147F9" w14:textId="7003F14F" w:rsidR="00302F42" w:rsidRDefault="00302F42" w:rsidP="00302F42">
      <w:pPr>
        <w:rPr>
          <w:sz w:val="28"/>
          <w:szCs w:val="28"/>
        </w:rPr>
      </w:pPr>
      <w:r>
        <w:rPr>
          <w:sz w:val="28"/>
          <w:szCs w:val="28"/>
        </w:rPr>
        <w:t>DeVol, Ross, and Shelly Wisecarver. 2018. “Micropolitan Success Stories from the Heartland.” Bentonville. Walton Family Foundation.</w:t>
      </w:r>
    </w:p>
    <w:p w14:paraId="12A2DE39" w14:textId="1BD4CD67" w:rsidR="00302F42" w:rsidRDefault="00302F42" w:rsidP="00302F42">
      <w:pPr>
        <w:rPr>
          <w:sz w:val="28"/>
          <w:szCs w:val="28"/>
        </w:rPr>
      </w:pPr>
      <w:r>
        <w:rPr>
          <w:sz w:val="28"/>
          <w:szCs w:val="28"/>
        </w:rPr>
        <w:t>Lind, M</w:t>
      </w:r>
      <w:r w:rsidR="0026497C">
        <w:rPr>
          <w:sz w:val="28"/>
          <w:szCs w:val="28"/>
        </w:rPr>
        <w:t xml:space="preserve">ichael, and Joel Kotkin. 2017. </w:t>
      </w:r>
      <w:r>
        <w:rPr>
          <w:sz w:val="28"/>
          <w:szCs w:val="28"/>
        </w:rPr>
        <w:t>“The New American Heartland: Renewing the Middle Class by Revitalizing Middle America.” Houston. Center for Opportunity Urbanism.</w:t>
      </w:r>
    </w:p>
    <w:p w14:paraId="0D33DE1E" w14:textId="77777777" w:rsidR="00302F42" w:rsidRDefault="00302F42" w:rsidP="00302F42">
      <w:pPr>
        <w:rPr>
          <w:sz w:val="28"/>
          <w:szCs w:val="28"/>
        </w:rPr>
      </w:pPr>
      <w:r>
        <w:rPr>
          <w:sz w:val="28"/>
          <w:szCs w:val="28"/>
        </w:rPr>
        <w:t>Muro, Mark, and others. 2017. “Digitalization and the American Workforce.” Washington. Brookings Institution.</w:t>
      </w:r>
    </w:p>
    <w:p w14:paraId="19DCDB39" w14:textId="77777777" w:rsidR="00302F42" w:rsidRDefault="00302F42" w:rsidP="00302F42">
      <w:pPr>
        <w:rPr>
          <w:sz w:val="28"/>
          <w:szCs w:val="28"/>
        </w:rPr>
      </w:pPr>
      <w:r>
        <w:rPr>
          <w:sz w:val="28"/>
          <w:szCs w:val="28"/>
        </w:rPr>
        <w:t xml:space="preserve">——. 2015. “America’s Advanced Industries: What They Are, Where They Are, and Why They Matter.” Washington. Brookings Institution </w:t>
      </w:r>
    </w:p>
    <w:p w14:paraId="48D2E7A2" w14:textId="77777777" w:rsidR="00302F42" w:rsidRDefault="00302F42" w:rsidP="00302F42">
      <w:pPr>
        <w:rPr>
          <w:color w:val="FF0000"/>
          <w:sz w:val="28"/>
          <w:szCs w:val="28"/>
        </w:rPr>
      </w:pPr>
      <w:r>
        <w:rPr>
          <w:sz w:val="28"/>
          <w:szCs w:val="28"/>
        </w:rPr>
        <w:t>Shearer, Richard, and others. 2018. “Metro Monitor: An Index of Inclusive Economic Growth in the 100 Largest Metropolitan Areas.” Washington. Brookings Institution.</w:t>
      </w:r>
    </w:p>
    <w:p w14:paraId="330C0F5D" w14:textId="77777777" w:rsidR="00522D02" w:rsidRDefault="00522D02">
      <w:pPr>
        <w:rPr>
          <w:b/>
          <w:sz w:val="36"/>
          <w:szCs w:val="36"/>
        </w:rPr>
      </w:pPr>
      <w:r>
        <w:rPr>
          <w:b/>
          <w:sz w:val="36"/>
          <w:szCs w:val="36"/>
        </w:rPr>
        <w:br w:type="page"/>
      </w:r>
    </w:p>
    <w:p w14:paraId="5063B33C" w14:textId="77777777" w:rsidR="00B81232" w:rsidRPr="00287369" w:rsidRDefault="00B81232" w:rsidP="00B81232">
      <w:pPr>
        <w:rPr>
          <w:b/>
          <w:sz w:val="40"/>
          <w:szCs w:val="40"/>
        </w:rPr>
      </w:pPr>
      <w:r w:rsidRPr="00287369">
        <w:rPr>
          <w:b/>
          <w:sz w:val="40"/>
          <w:szCs w:val="40"/>
        </w:rPr>
        <w:t>Acknowledgments</w:t>
      </w:r>
    </w:p>
    <w:p w14:paraId="1BDFF56B" w14:textId="77777777" w:rsidR="00B81232" w:rsidRPr="00287369" w:rsidRDefault="00B81232" w:rsidP="00B81232">
      <w:pPr>
        <w:rPr>
          <w:sz w:val="28"/>
          <w:szCs w:val="28"/>
        </w:rPr>
      </w:pPr>
      <w:r w:rsidRPr="00287369">
        <w:rPr>
          <w:sz w:val="28"/>
          <w:szCs w:val="28"/>
        </w:rPr>
        <w:t>The Brookings Institution is a nonprofit organization devoted to independent research and policy solutions.</w:t>
      </w:r>
      <w:r>
        <w:rPr>
          <w:sz w:val="28"/>
          <w:szCs w:val="28"/>
        </w:rPr>
        <w:t xml:space="preserve"> </w:t>
      </w:r>
      <w:r w:rsidRPr="00287369">
        <w:rPr>
          <w:sz w:val="28"/>
          <w:szCs w:val="28"/>
        </w:rPr>
        <w:t>Its mission is to conduct high-quality independent research and, based on that research, to provide innovative, practical recommendations for policymakers and the public. The conclusions and recommendations of any Brookings publication are solely those of the author(s) and do not reflect the views of the institution, its management, or its other scholars.</w:t>
      </w:r>
    </w:p>
    <w:p w14:paraId="79D6BD92" w14:textId="77777777" w:rsidR="00B81232" w:rsidRPr="00287369" w:rsidRDefault="00B81232" w:rsidP="00B81232">
      <w:pPr>
        <w:rPr>
          <w:sz w:val="28"/>
          <w:szCs w:val="28"/>
        </w:rPr>
      </w:pPr>
      <w:r w:rsidRPr="00287369">
        <w:rPr>
          <w:sz w:val="28"/>
          <w:szCs w:val="28"/>
        </w:rPr>
        <w:t xml:space="preserve">The Metropolitan Policy Program at Brookings would like to thank Ross DeVol and the Walton Family Foundation for the </w:t>
      </w:r>
      <w:r w:rsidRPr="00287369">
        <w:rPr>
          <w:noProof/>
          <w:sz w:val="28"/>
          <w:szCs w:val="28"/>
        </w:rPr>
        <w:t>generous</w:t>
      </w:r>
      <w:r w:rsidRPr="00287369">
        <w:rPr>
          <w:sz w:val="28"/>
          <w:szCs w:val="28"/>
        </w:rPr>
        <w:t xml:space="preserve"> support of this project.</w:t>
      </w:r>
    </w:p>
    <w:p w14:paraId="3E33709E" w14:textId="77777777" w:rsidR="00B81232" w:rsidRPr="00287369" w:rsidRDefault="00B81232" w:rsidP="00B81232">
      <w:pPr>
        <w:rPr>
          <w:sz w:val="28"/>
          <w:szCs w:val="28"/>
        </w:rPr>
      </w:pPr>
      <w:r w:rsidRPr="00287369">
        <w:rPr>
          <w:sz w:val="28"/>
          <w:szCs w:val="28"/>
        </w:rPr>
        <w:t xml:space="preserve">The project team at Brookings would also like to thank </w:t>
      </w:r>
      <w:r w:rsidRPr="00287369">
        <w:rPr>
          <w:noProof/>
          <w:sz w:val="28"/>
          <w:szCs w:val="28"/>
        </w:rPr>
        <w:t>a number of</w:t>
      </w:r>
      <w:r w:rsidRPr="00287369">
        <w:rPr>
          <w:sz w:val="28"/>
          <w:szCs w:val="28"/>
        </w:rPr>
        <w:t xml:space="preserve"> colleagues who provided input on the fact book.</w:t>
      </w:r>
      <w:r>
        <w:rPr>
          <w:sz w:val="28"/>
          <w:szCs w:val="28"/>
        </w:rPr>
        <w:t xml:space="preserve"> </w:t>
      </w:r>
      <w:r w:rsidRPr="00287369">
        <w:rPr>
          <w:sz w:val="28"/>
          <w:szCs w:val="28"/>
        </w:rPr>
        <w:t xml:space="preserve">At the top of the list is Ross DeVol of the Walton Family Foundation, who </w:t>
      </w:r>
      <w:r w:rsidRPr="00287369">
        <w:rPr>
          <w:noProof/>
          <w:sz w:val="28"/>
          <w:szCs w:val="28"/>
        </w:rPr>
        <w:t>provided</w:t>
      </w:r>
      <w:r w:rsidRPr="00287369">
        <w:rPr>
          <w:sz w:val="28"/>
          <w:szCs w:val="28"/>
        </w:rPr>
        <w:t xml:space="preserve"> important brainstorming about the concept and generous feedback on its realization.</w:t>
      </w:r>
      <w:r>
        <w:rPr>
          <w:sz w:val="28"/>
          <w:szCs w:val="28"/>
        </w:rPr>
        <w:t xml:space="preserve"> </w:t>
      </w:r>
      <w:r w:rsidRPr="00287369">
        <w:rPr>
          <w:noProof/>
          <w:sz w:val="28"/>
          <w:szCs w:val="28"/>
        </w:rPr>
        <w:t>In addition</w:t>
      </w:r>
      <w:r w:rsidRPr="00287369">
        <w:rPr>
          <w:sz w:val="28"/>
          <w:szCs w:val="28"/>
        </w:rPr>
        <w:t xml:space="preserve">, the team is grateful for </w:t>
      </w:r>
      <w:r w:rsidRPr="00287369">
        <w:rPr>
          <w:noProof/>
          <w:sz w:val="28"/>
          <w:szCs w:val="28"/>
        </w:rPr>
        <w:t>help</w:t>
      </w:r>
      <w:r w:rsidRPr="00287369">
        <w:rPr>
          <w:sz w:val="28"/>
          <w:szCs w:val="28"/>
        </w:rPr>
        <w:t xml:space="preserve"> of various kinds </w:t>
      </w:r>
      <w:r w:rsidRPr="00287369">
        <w:rPr>
          <w:noProof/>
          <w:sz w:val="28"/>
          <w:szCs w:val="28"/>
        </w:rPr>
        <w:t>from:</w:t>
      </w:r>
      <w:r w:rsidRPr="00287369">
        <w:rPr>
          <w:sz w:val="28"/>
          <w:szCs w:val="28"/>
        </w:rPr>
        <w:t xml:space="preserve"> </w:t>
      </w:r>
      <w:r>
        <w:rPr>
          <w:sz w:val="28"/>
          <w:szCs w:val="28"/>
        </w:rPr>
        <w:t xml:space="preserve">Carly Anderson, </w:t>
      </w:r>
      <w:r w:rsidRPr="00287369">
        <w:rPr>
          <w:sz w:val="28"/>
          <w:szCs w:val="28"/>
        </w:rPr>
        <w:t xml:space="preserve">Alan Berube, Alec Friedhoff, Amy Lui, </w:t>
      </w:r>
      <w:r>
        <w:rPr>
          <w:sz w:val="28"/>
          <w:szCs w:val="28"/>
        </w:rPr>
        <w:t xml:space="preserve">Julia Kraeger, </w:t>
      </w:r>
      <w:r w:rsidRPr="00287369">
        <w:rPr>
          <w:sz w:val="28"/>
          <w:szCs w:val="28"/>
        </w:rPr>
        <w:t>David Lanham, Rhianna Taylor and Markham Group, and Luisa Zottis.</w:t>
      </w:r>
    </w:p>
    <w:p w14:paraId="56742A80" w14:textId="77777777" w:rsidR="00B81232" w:rsidRPr="00287369" w:rsidRDefault="00B81232" w:rsidP="00B81232">
      <w:pPr>
        <w:rPr>
          <w:sz w:val="28"/>
          <w:szCs w:val="28"/>
        </w:rPr>
      </w:pPr>
      <w:r w:rsidRPr="00287369">
        <w:rPr>
          <w:sz w:val="28"/>
          <w:szCs w:val="28"/>
        </w:rPr>
        <w:t>Brookings is committed to quality, independence, and impact in all of its work.</w:t>
      </w:r>
      <w:r>
        <w:rPr>
          <w:sz w:val="28"/>
          <w:szCs w:val="28"/>
        </w:rPr>
        <w:t xml:space="preserve"> </w:t>
      </w:r>
      <w:r w:rsidRPr="00287369">
        <w:rPr>
          <w:sz w:val="28"/>
          <w:szCs w:val="28"/>
        </w:rPr>
        <w:t xml:space="preserve">Activities supported by its donors reflect this commitment. </w:t>
      </w:r>
    </w:p>
    <w:p w14:paraId="418F46D1" w14:textId="77777777" w:rsidR="00B81232" w:rsidRPr="00287369" w:rsidRDefault="00B81232" w:rsidP="00B81232">
      <w:pPr>
        <w:rPr>
          <w:sz w:val="28"/>
          <w:szCs w:val="28"/>
        </w:rPr>
      </w:pPr>
      <w:r w:rsidRPr="00287369">
        <w:rPr>
          <w:sz w:val="28"/>
          <w:szCs w:val="28"/>
        </w:rPr>
        <w:tab/>
      </w:r>
      <w:r w:rsidRPr="00287369">
        <w:rPr>
          <w:sz w:val="28"/>
          <w:szCs w:val="28"/>
        </w:rPr>
        <w:tab/>
      </w:r>
      <w:r w:rsidRPr="00287369">
        <w:rPr>
          <w:sz w:val="28"/>
          <w:szCs w:val="28"/>
        </w:rPr>
        <w:tab/>
      </w:r>
      <w:r w:rsidRPr="00287369">
        <w:rPr>
          <w:sz w:val="28"/>
          <w:szCs w:val="28"/>
        </w:rPr>
        <w:tab/>
      </w:r>
      <w:r w:rsidRPr="00287369">
        <w:rPr>
          <w:sz w:val="28"/>
          <w:szCs w:val="28"/>
        </w:rPr>
        <w:tab/>
        <w:t>*</w:t>
      </w:r>
    </w:p>
    <w:p w14:paraId="309CA35B" w14:textId="77777777" w:rsidR="00B81232" w:rsidRPr="00287369" w:rsidRDefault="00B81232" w:rsidP="00B81232">
      <w:pPr>
        <w:rPr>
          <w:sz w:val="28"/>
          <w:szCs w:val="28"/>
        </w:rPr>
      </w:pPr>
      <w:r w:rsidRPr="00287369">
        <w:rPr>
          <w:sz w:val="28"/>
          <w:szCs w:val="28"/>
        </w:rPr>
        <w:t>Ross DeVol would like to thank members of the Walton family—Olivia, Steuart, Jim, and Alice--who had the vision to convene the Heartland Summit. Without the</w:t>
      </w:r>
      <w:r>
        <w:rPr>
          <w:sz w:val="28"/>
          <w:szCs w:val="28"/>
        </w:rPr>
        <w:t xml:space="preserve">m, </w:t>
      </w:r>
      <w:r w:rsidRPr="00BB6D8E">
        <w:rPr>
          <w:i/>
          <w:sz w:val="28"/>
          <w:szCs w:val="28"/>
        </w:rPr>
        <w:t xml:space="preserve">State of the Heartland: Factbook 2018 </w:t>
      </w:r>
      <w:r w:rsidRPr="00287369">
        <w:rPr>
          <w:sz w:val="28"/>
          <w:szCs w:val="28"/>
        </w:rPr>
        <w:t>would not have been envisioned.</w:t>
      </w:r>
      <w:r>
        <w:rPr>
          <w:sz w:val="28"/>
          <w:szCs w:val="28"/>
        </w:rPr>
        <w:t xml:space="preserve"> </w:t>
      </w:r>
      <w:r w:rsidRPr="00287369">
        <w:rPr>
          <w:sz w:val="28"/>
          <w:szCs w:val="28"/>
        </w:rPr>
        <w:t>Additionally,</w:t>
      </w:r>
      <w:r>
        <w:rPr>
          <w:sz w:val="28"/>
          <w:szCs w:val="28"/>
        </w:rPr>
        <w:t xml:space="preserve"> </w:t>
      </w:r>
      <w:r w:rsidRPr="00287369">
        <w:rPr>
          <w:sz w:val="28"/>
          <w:szCs w:val="28"/>
        </w:rPr>
        <w:t>DeVol would like to thank Kyl Peterson, executive director of the Walton Family Foundation, for his support and guidance during the planning and execution of work related to the Heartland Summit. Thanks also go to Shelly Widecarver and Jonas Crews for embarking on the journey.</w:t>
      </w:r>
    </w:p>
    <w:p w14:paraId="07483A58" w14:textId="77777777" w:rsidR="002A02F6" w:rsidRDefault="002A02F6" w:rsidP="002A02F6">
      <w:pPr>
        <w:rPr>
          <w:color w:val="FF0000"/>
          <w:sz w:val="24"/>
          <w:szCs w:val="24"/>
        </w:rPr>
      </w:pPr>
    </w:p>
    <w:p w14:paraId="78F2E51B" w14:textId="77777777" w:rsidR="002A02F6" w:rsidRPr="00287369" w:rsidRDefault="002A02F6" w:rsidP="002A02F6">
      <w:pPr>
        <w:rPr>
          <w:b/>
          <w:sz w:val="40"/>
          <w:szCs w:val="40"/>
        </w:rPr>
      </w:pPr>
      <w:r w:rsidRPr="00287369">
        <w:rPr>
          <w:b/>
          <w:sz w:val="40"/>
          <w:szCs w:val="40"/>
        </w:rPr>
        <w:t>Image credits</w:t>
      </w:r>
    </w:p>
    <w:p w14:paraId="1DE44138" w14:textId="5C98961C" w:rsidR="002A02F6" w:rsidRPr="00B81232" w:rsidRDefault="002A02F6" w:rsidP="002A02F6">
      <w:pPr>
        <w:rPr>
          <w:b/>
          <w:color w:val="FF0000"/>
          <w:sz w:val="36"/>
          <w:szCs w:val="36"/>
        </w:rPr>
      </w:pPr>
      <w:r w:rsidRPr="002423AE">
        <w:rPr>
          <w:color w:val="FF0000"/>
          <w:sz w:val="24"/>
          <w:szCs w:val="24"/>
        </w:rPr>
        <w:t>T</w:t>
      </w:r>
      <w:r>
        <w:rPr>
          <w:color w:val="FF0000"/>
          <w:sz w:val="24"/>
          <w:szCs w:val="24"/>
        </w:rPr>
        <w:t>K</w:t>
      </w:r>
    </w:p>
    <w:p w14:paraId="11B82855" w14:textId="2E253267" w:rsidR="002A02F6" w:rsidRPr="00287369" w:rsidRDefault="002A02F6" w:rsidP="002A02F6">
      <w:pPr>
        <w:rPr>
          <w:b/>
          <w:sz w:val="40"/>
          <w:szCs w:val="40"/>
        </w:rPr>
      </w:pPr>
      <w:r>
        <w:rPr>
          <w:b/>
          <w:sz w:val="36"/>
          <w:szCs w:val="36"/>
        </w:rPr>
        <w:br w:type="page"/>
      </w:r>
      <w:r w:rsidRPr="00287369">
        <w:rPr>
          <w:b/>
          <w:sz w:val="40"/>
          <w:szCs w:val="40"/>
        </w:rPr>
        <w:t>About the Metropolitan Policy Program at Brookings</w:t>
      </w:r>
    </w:p>
    <w:p w14:paraId="60EFEDF0" w14:textId="77777777" w:rsidR="002A02F6" w:rsidRPr="00287369" w:rsidRDefault="002A02F6" w:rsidP="002A02F6">
      <w:pPr>
        <w:rPr>
          <w:sz w:val="28"/>
          <w:szCs w:val="28"/>
        </w:rPr>
      </w:pPr>
      <w:r w:rsidRPr="00287369">
        <w:rPr>
          <w:sz w:val="28"/>
          <w:szCs w:val="28"/>
        </w:rPr>
        <w:t>The Metropolitan Policy Program at Brookings delivers research and solutions to help metropolitan leaders build an advanced economy that works for all.</w:t>
      </w:r>
    </w:p>
    <w:p w14:paraId="6F87FEB4" w14:textId="77777777" w:rsidR="002A02F6" w:rsidRPr="00287369" w:rsidRDefault="002A02F6" w:rsidP="002A02F6">
      <w:pPr>
        <w:rPr>
          <w:sz w:val="28"/>
          <w:szCs w:val="28"/>
        </w:rPr>
      </w:pPr>
      <w:r w:rsidRPr="00287369">
        <w:rPr>
          <w:sz w:val="28"/>
          <w:szCs w:val="28"/>
        </w:rPr>
        <w:t xml:space="preserve">To learn more visit </w:t>
      </w:r>
      <w:hyperlink r:id="rId80" w:history="1">
        <w:r w:rsidRPr="00287369">
          <w:rPr>
            <w:rStyle w:val="Hyperlink"/>
            <w:sz w:val="28"/>
            <w:szCs w:val="28"/>
          </w:rPr>
          <w:t>www.brookings.edu/metro</w:t>
        </w:r>
      </w:hyperlink>
    </w:p>
    <w:p w14:paraId="4F433C85" w14:textId="77777777" w:rsidR="002A02F6" w:rsidRPr="00287369" w:rsidRDefault="002A02F6" w:rsidP="002A02F6">
      <w:pPr>
        <w:rPr>
          <w:sz w:val="28"/>
          <w:szCs w:val="28"/>
        </w:rPr>
      </w:pPr>
      <w:r w:rsidRPr="00287369">
        <w:rPr>
          <w:sz w:val="28"/>
          <w:szCs w:val="28"/>
        </w:rPr>
        <w:t>For more information:</w:t>
      </w:r>
    </w:p>
    <w:p w14:paraId="6175A157" w14:textId="77777777" w:rsidR="002A02F6" w:rsidRPr="00287369" w:rsidRDefault="002A02F6" w:rsidP="002A02F6">
      <w:pPr>
        <w:spacing w:after="0"/>
        <w:rPr>
          <w:b/>
          <w:sz w:val="28"/>
          <w:szCs w:val="28"/>
        </w:rPr>
      </w:pPr>
      <w:r w:rsidRPr="00287369">
        <w:rPr>
          <w:b/>
          <w:sz w:val="28"/>
          <w:szCs w:val="28"/>
        </w:rPr>
        <w:t>Mark Muro</w:t>
      </w:r>
    </w:p>
    <w:p w14:paraId="78BB7D70" w14:textId="77777777" w:rsidR="002A02F6" w:rsidRPr="00287369" w:rsidRDefault="002A02F6" w:rsidP="002A02F6">
      <w:pPr>
        <w:spacing w:after="0"/>
        <w:rPr>
          <w:sz w:val="28"/>
          <w:szCs w:val="28"/>
        </w:rPr>
      </w:pPr>
      <w:r w:rsidRPr="00287369">
        <w:rPr>
          <w:sz w:val="28"/>
          <w:szCs w:val="28"/>
        </w:rPr>
        <w:t>Senior Fellow</w:t>
      </w:r>
    </w:p>
    <w:p w14:paraId="4BC83509" w14:textId="371E9CFA" w:rsidR="002A02F6" w:rsidRPr="00287369" w:rsidRDefault="002A02F6" w:rsidP="002A02F6">
      <w:pPr>
        <w:spacing w:after="0"/>
        <w:rPr>
          <w:sz w:val="28"/>
          <w:szCs w:val="28"/>
        </w:rPr>
      </w:pPr>
      <w:r w:rsidRPr="00287369">
        <w:rPr>
          <w:sz w:val="28"/>
          <w:szCs w:val="28"/>
        </w:rPr>
        <w:t>Metropolitan Policy Program at Brookings</w:t>
      </w:r>
    </w:p>
    <w:p w14:paraId="5AA78424" w14:textId="77777777" w:rsidR="002A02F6" w:rsidRPr="00287369" w:rsidRDefault="002A02F6" w:rsidP="002A02F6">
      <w:pPr>
        <w:spacing w:after="0"/>
        <w:rPr>
          <w:sz w:val="28"/>
          <w:szCs w:val="28"/>
        </w:rPr>
      </w:pPr>
      <w:r w:rsidRPr="00287369">
        <w:rPr>
          <w:sz w:val="28"/>
          <w:szCs w:val="28"/>
        </w:rPr>
        <w:t>mmuro@brookings.edu</w:t>
      </w:r>
    </w:p>
    <w:p w14:paraId="67854C2A" w14:textId="77777777" w:rsidR="002A02F6" w:rsidRPr="00287369" w:rsidRDefault="002A02F6" w:rsidP="002A02F6">
      <w:pPr>
        <w:rPr>
          <w:b/>
          <w:sz w:val="40"/>
          <w:szCs w:val="40"/>
        </w:rPr>
      </w:pPr>
    </w:p>
    <w:p w14:paraId="7FC7E775" w14:textId="77777777" w:rsidR="002A02F6" w:rsidRPr="00287369" w:rsidRDefault="002A02F6" w:rsidP="002A02F6">
      <w:pPr>
        <w:rPr>
          <w:b/>
          <w:sz w:val="40"/>
          <w:szCs w:val="40"/>
        </w:rPr>
      </w:pPr>
      <w:r w:rsidRPr="00287369">
        <w:rPr>
          <w:b/>
          <w:sz w:val="40"/>
          <w:szCs w:val="40"/>
        </w:rPr>
        <w:t>About the Walton Family Foundation</w:t>
      </w:r>
    </w:p>
    <w:p w14:paraId="33076B8A" w14:textId="55C3AD2D" w:rsidR="002A02F6" w:rsidRPr="00287369" w:rsidRDefault="002A02F6" w:rsidP="002A02F6">
      <w:pPr>
        <w:rPr>
          <w:sz w:val="28"/>
          <w:szCs w:val="28"/>
        </w:rPr>
      </w:pPr>
      <w:r w:rsidRPr="00287369">
        <w:rPr>
          <w:sz w:val="28"/>
          <w:szCs w:val="28"/>
        </w:rPr>
        <w:t>The Walton Family Foundation is, at its core, a family-led foundation. The children and grandchildren of our founders, Sam and Helen Walton, lead the foundation and create access to opportunity for people and communities.</w:t>
      </w:r>
      <w:r w:rsidR="0026497C">
        <w:rPr>
          <w:sz w:val="28"/>
          <w:szCs w:val="28"/>
        </w:rPr>
        <w:t xml:space="preserve"> </w:t>
      </w:r>
      <w:bookmarkStart w:id="54" w:name="_GoBack"/>
      <w:bookmarkEnd w:id="54"/>
      <w:r w:rsidRPr="00287369">
        <w:rPr>
          <w:sz w:val="28"/>
          <w:szCs w:val="28"/>
        </w:rPr>
        <w:t>The foundation works in three areas: improving K-12 education, protecting rivers and oceans and the communities they support, and investing in its home region of Northwest Arkansas and t</w:t>
      </w:r>
      <w:r w:rsidR="0026497C">
        <w:rPr>
          <w:sz w:val="28"/>
          <w:szCs w:val="28"/>
        </w:rPr>
        <w:t xml:space="preserve">he Arkansas-Mississippi Delta. </w:t>
      </w:r>
      <w:r w:rsidRPr="00287369">
        <w:rPr>
          <w:sz w:val="28"/>
          <w:szCs w:val="28"/>
        </w:rPr>
        <w:t>In 201</w:t>
      </w:r>
      <w:r w:rsidR="005B3524" w:rsidRPr="00287369">
        <w:rPr>
          <w:sz w:val="28"/>
          <w:szCs w:val="28"/>
        </w:rPr>
        <w:t>7</w:t>
      </w:r>
      <w:r w:rsidRPr="00287369">
        <w:rPr>
          <w:sz w:val="28"/>
          <w:szCs w:val="28"/>
        </w:rPr>
        <w:t xml:space="preserve"> the foundation awarded more than $</w:t>
      </w:r>
      <w:r w:rsidR="005B3524" w:rsidRPr="00287369">
        <w:rPr>
          <w:sz w:val="28"/>
          <w:szCs w:val="28"/>
        </w:rPr>
        <w:t>535</w:t>
      </w:r>
      <w:r w:rsidRPr="00287369">
        <w:rPr>
          <w:sz w:val="28"/>
          <w:szCs w:val="28"/>
        </w:rPr>
        <w:t xml:space="preserve"> million in grants in support of these initiatives.</w:t>
      </w:r>
    </w:p>
    <w:p w14:paraId="3EB566AC" w14:textId="77777777" w:rsidR="002A02F6" w:rsidRPr="00287369" w:rsidRDefault="002A02F6" w:rsidP="002A02F6">
      <w:pPr>
        <w:rPr>
          <w:sz w:val="28"/>
          <w:szCs w:val="28"/>
        </w:rPr>
      </w:pPr>
      <w:r w:rsidRPr="00287369">
        <w:rPr>
          <w:sz w:val="28"/>
          <w:szCs w:val="28"/>
        </w:rPr>
        <w:t xml:space="preserve">To learn more visit: </w:t>
      </w:r>
      <w:hyperlink r:id="rId81" w:history="1">
        <w:r w:rsidRPr="00287369">
          <w:rPr>
            <w:rStyle w:val="Hyperlink"/>
            <w:sz w:val="28"/>
            <w:szCs w:val="28"/>
          </w:rPr>
          <w:t>www.waltonfamilyfoundation</w:t>
        </w:r>
      </w:hyperlink>
    </w:p>
    <w:p w14:paraId="5030B0A5" w14:textId="77777777" w:rsidR="002A02F6" w:rsidRPr="005C22AD" w:rsidRDefault="002A02F6" w:rsidP="002A02F6">
      <w:pPr>
        <w:rPr>
          <w:sz w:val="24"/>
          <w:szCs w:val="24"/>
        </w:rPr>
      </w:pPr>
      <w:r w:rsidRPr="005C22AD">
        <w:rPr>
          <w:sz w:val="24"/>
          <w:szCs w:val="24"/>
        </w:rPr>
        <w:t xml:space="preserve"> </w:t>
      </w:r>
    </w:p>
    <w:p w14:paraId="5F084C32" w14:textId="62740AB4" w:rsidR="00422288" w:rsidRDefault="00422288">
      <w:r>
        <w:br w:type="page"/>
      </w:r>
    </w:p>
    <w:p w14:paraId="18CB8CFC" w14:textId="4261E318" w:rsidR="00DF13FF" w:rsidRPr="00DF13FF" w:rsidRDefault="00422288" w:rsidP="00422288">
      <w:pPr>
        <w:pStyle w:val="Heading1"/>
      </w:pPr>
      <w:bookmarkStart w:id="55" w:name="_Toc522288972"/>
      <w:r>
        <w:t>Endnotes</w:t>
      </w:r>
      <w:bookmarkEnd w:id="55"/>
    </w:p>
    <w:sectPr w:rsidR="00DF13FF" w:rsidRPr="00DF13FF" w:rsidSect="003505C3">
      <w:footerReference w:type="default" r:id="rId82"/>
      <w:footerReference w:type="first" r:id="rId83"/>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arly P Anderson" w:date="2018-08-27T14:21:00Z" w:initials="CPA">
    <w:p w14:paraId="4A40E16B" w14:textId="77777777" w:rsidR="000E0F4C" w:rsidRDefault="000E0F4C" w:rsidP="00224C4E">
      <w:pPr>
        <w:pStyle w:val="CommentText"/>
      </w:pPr>
      <w:r>
        <w:rPr>
          <w:rStyle w:val="CommentReference"/>
        </w:rPr>
        <w:annotationRef/>
      </w:r>
      <w:r>
        <w:t>Placeholder for landing page</w:t>
      </w:r>
    </w:p>
  </w:comment>
  <w:comment w:id="2" w:author="david jackson" w:date="2018-08-16T15:17:00Z" w:initials="dj">
    <w:p w14:paraId="1274FC46" w14:textId="77777777" w:rsidR="000E0F4C" w:rsidRDefault="000E0F4C" w:rsidP="00224C4E">
      <w:pPr>
        <w:pStyle w:val="CommentText"/>
      </w:pPr>
      <w:r>
        <w:rPr>
          <w:rStyle w:val="CommentReference"/>
        </w:rPr>
        <w:annotationRef/>
      </w:r>
      <w:r>
        <w:t>Layout warning on citations within text boxes</w:t>
      </w:r>
    </w:p>
  </w:comment>
  <w:comment w:id="7" w:author="david jackson" w:date="2018-08-21T15:09:00Z" w:initials="dj">
    <w:p w14:paraId="14EC869E" w14:textId="77777777" w:rsidR="000E0F4C" w:rsidRDefault="000E0F4C" w:rsidP="00224C4E">
      <w:pPr>
        <w:pStyle w:val="CommentText"/>
      </w:pPr>
      <w:r>
        <w:rPr>
          <w:rStyle w:val="CommentReference"/>
        </w:rPr>
        <w:annotationRef/>
      </w:r>
      <w:r>
        <w:t>I left the title and the highest tiers as title case with all other headings as sentence case. Mainly because The state of the Heartland looks odd</w:t>
      </w:r>
    </w:p>
  </w:comment>
  <w:comment w:id="9" w:author="david jackson" w:date="2018-08-19T11:20:00Z" w:initials="dj">
    <w:p w14:paraId="095B072A" w14:textId="77777777" w:rsidR="000E0F4C" w:rsidRDefault="000E0F4C" w:rsidP="00224C4E">
      <w:pPr>
        <w:pStyle w:val="CommentText"/>
      </w:pPr>
      <w:r>
        <w:rPr>
          <w:rStyle w:val="CommentReference"/>
        </w:rPr>
        <w:annotationRef/>
      </w:r>
      <w:r>
        <w:t>I’m assuming design will differentiate this from the header below.</w:t>
      </w:r>
    </w:p>
  </w:comment>
  <w:comment w:id="23" w:author="david jackson" w:date="2018-08-19T12:07:00Z" w:initials="dj">
    <w:p w14:paraId="45903CEC" w14:textId="77777777" w:rsidR="00996881" w:rsidRDefault="00996881" w:rsidP="00996881">
      <w:pPr>
        <w:pStyle w:val="CommentText"/>
      </w:pPr>
      <w:r>
        <w:rPr>
          <w:rStyle w:val="CommentReference"/>
        </w:rPr>
        <w:annotationRef/>
      </w:r>
      <w:r>
        <w:t>Same comment as Outcomes tier</w:t>
      </w:r>
    </w:p>
  </w:comment>
  <w:comment w:id="39" w:author="Mark Muro" w:date="2018-08-16T09:50:00Z" w:initials="MM">
    <w:p w14:paraId="7D2FAD6F" w14:textId="6AB52067" w:rsidR="000E0F4C" w:rsidRDefault="000E0F4C">
      <w:pPr>
        <w:pStyle w:val="CommentText"/>
      </w:pPr>
      <w:r>
        <w:rPr>
          <w:rStyle w:val="CommentReference"/>
        </w:rPr>
        <w:annotationRef/>
      </w:r>
      <w:r>
        <w:t>Why Ohio #1 shouldn’t we label a high-ranked OH school?</w:t>
      </w:r>
    </w:p>
  </w:comment>
  <w:comment w:id="42" w:author="david jackson" w:date="2018-08-19T13:57:00Z" w:initials="dj">
    <w:p w14:paraId="37C48886" w14:textId="77777777" w:rsidR="0002335E" w:rsidRDefault="0002335E" w:rsidP="0002335E">
      <w:pPr>
        <w:pStyle w:val="CommentText"/>
      </w:pPr>
      <w:r>
        <w:rPr>
          <w:rStyle w:val="CommentReference"/>
        </w:rPr>
        <w:annotationRef/>
      </w:r>
      <w:r>
        <w:t>Standard cite in sidebar warning</w:t>
      </w:r>
    </w:p>
  </w:comment>
  <w:comment w:id="45" w:author="Carly P Anderson" w:date="2018-08-27T15:32:00Z" w:initials="CPA">
    <w:p w14:paraId="142E9556" w14:textId="77777777" w:rsidR="0002335E" w:rsidRDefault="0002335E" w:rsidP="0002335E">
      <w:pPr>
        <w:pStyle w:val="CommentText"/>
      </w:pPr>
      <w:r>
        <w:rPr>
          <w:rStyle w:val="CommentReference"/>
        </w:rPr>
        <w:annotationRef/>
      </w:r>
      <w:r>
        <w:t>Comment for design team, please remove once addressed.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0E16B" w15:done="0"/>
  <w15:commentEx w15:paraId="1274FC46" w15:done="0"/>
  <w15:commentEx w15:paraId="14EC869E" w15:done="0"/>
  <w15:commentEx w15:paraId="095B072A" w15:done="0"/>
  <w15:commentEx w15:paraId="45903CEC" w15:done="0"/>
  <w15:commentEx w15:paraId="7D2FAD6F" w15:done="0"/>
  <w15:commentEx w15:paraId="37C48886" w15:done="0"/>
  <w15:commentEx w15:paraId="142E95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2FAD6F" w16cid:durableId="1F2181C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600F4" w14:textId="77777777" w:rsidR="000E0F4C" w:rsidRDefault="000E0F4C" w:rsidP="006E78A7">
      <w:pPr>
        <w:spacing w:after="0" w:line="240" w:lineRule="auto"/>
      </w:pPr>
      <w:r>
        <w:separator/>
      </w:r>
    </w:p>
  </w:endnote>
  <w:endnote w:type="continuationSeparator" w:id="0">
    <w:p w14:paraId="474FD603" w14:textId="77777777" w:rsidR="000E0F4C" w:rsidRDefault="000E0F4C" w:rsidP="006E78A7">
      <w:pPr>
        <w:spacing w:after="0" w:line="240" w:lineRule="auto"/>
      </w:pPr>
      <w:r>
        <w:continuationSeparator/>
      </w:r>
    </w:p>
  </w:endnote>
  <w:endnote w:id="1">
    <w:p w14:paraId="3614B391" w14:textId="77777777" w:rsidR="000E0F4C" w:rsidRDefault="000E0F4C" w:rsidP="00224C4E">
      <w:pPr>
        <w:pStyle w:val="EndnoteText"/>
      </w:pPr>
      <w:r>
        <w:rPr>
          <w:rStyle w:val="EndnoteReference"/>
        </w:rPr>
        <w:endnoteRef/>
      </w:r>
      <w:r>
        <w:t xml:space="preserve"> Thomas Friedman, “A Road Trip Through Rusting and Rising America.” </w:t>
      </w:r>
      <w:r>
        <w:rPr>
          <w:i/>
        </w:rPr>
        <w:t xml:space="preserve">The New York Times, </w:t>
      </w:r>
      <w:r>
        <w:t>May 24, 2017.</w:t>
      </w:r>
    </w:p>
    <w:p w14:paraId="53399884" w14:textId="77777777" w:rsidR="000E0F4C" w:rsidRPr="00250EAD" w:rsidRDefault="000E0F4C" w:rsidP="00224C4E">
      <w:pPr>
        <w:pStyle w:val="EndnoteText"/>
      </w:pPr>
    </w:p>
  </w:endnote>
  <w:endnote w:id="2">
    <w:p w14:paraId="2CFED316" w14:textId="77777777" w:rsidR="000E0F4C" w:rsidRDefault="000E0F4C" w:rsidP="00224C4E">
      <w:pPr>
        <w:pStyle w:val="EndnoteText"/>
      </w:pPr>
      <w:r>
        <w:rPr>
          <w:rStyle w:val="EndnoteReference"/>
        </w:rPr>
        <w:endnoteRef/>
      </w:r>
      <w:r>
        <w:t xml:space="preserve"> Emily Badger and Kevin Quealy</w:t>
      </w:r>
      <w:r w:rsidRPr="006E78A7">
        <w:t>,</w:t>
      </w:r>
      <w:r>
        <w:t xml:space="preserve"> “</w:t>
      </w:r>
      <w:r w:rsidRPr="006E78A7">
        <w:t>Where Is America's Heartland? Pick Your Map.</w:t>
      </w:r>
      <w:r>
        <w:t xml:space="preserve">” </w:t>
      </w:r>
      <w:r>
        <w:rPr>
          <w:i/>
        </w:rPr>
        <w:t xml:space="preserve">The New York Times, </w:t>
      </w:r>
      <w:r>
        <w:t>January 3, 2017.</w:t>
      </w:r>
    </w:p>
    <w:p w14:paraId="46F4BBAC" w14:textId="77777777" w:rsidR="000E0F4C" w:rsidRDefault="000E0F4C" w:rsidP="00224C4E">
      <w:pPr>
        <w:pStyle w:val="EndnoteText"/>
      </w:pPr>
    </w:p>
  </w:endnote>
  <w:endnote w:id="3">
    <w:p w14:paraId="35D096AB" w14:textId="77777777" w:rsidR="000E0F4C" w:rsidRDefault="000E0F4C" w:rsidP="00224C4E">
      <w:pPr>
        <w:pStyle w:val="EndnoteText"/>
      </w:pPr>
      <w:r>
        <w:rPr>
          <w:rStyle w:val="EndnoteReference"/>
        </w:rPr>
        <w:endnoteRef/>
      </w:r>
      <w:r>
        <w:t xml:space="preserve"> Ross DeVol, “Perspectives on Defining the American Heartland.” (Bentonville: Walton Family Foundation, 2018).</w:t>
      </w:r>
    </w:p>
    <w:p w14:paraId="1E30E827" w14:textId="77777777" w:rsidR="000E0F4C" w:rsidRDefault="000E0F4C" w:rsidP="00224C4E">
      <w:pPr>
        <w:pStyle w:val="EndnoteText"/>
      </w:pPr>
    </w:p>
  </w:endnote>
  <w:endnote w:id="4">
    <w:p w14:paraId="5546E553" w14:textId="77777777" w:rsidR="000E0F4C" w:rsidRDefault="000E0F4C" w:rsidP="00224C4E">
      <w:pPr>
        <w:pStyle w:val="EndnoteText"/>
      </w:pPr>
      <w:r>
        <w:rPr>
          <w:rStyle w:val="EndnoteReference"/>
        </w:rPr>
        <w:endnoteRef/>
      </w:r>
      <w:r>
        <w:rPr>
          <w:i/>
        </w:rPr>
        <w:t xml:space="preserve"> The Oxford English Dictionary. </w:t>
      </w:r>
      <w:r>
        <w:t xml:space="preserve">(Oxford: Oxford University Press, 2018). </w:t>
      </w:r>
    </w:p>
    <w:p w14:paraId="1BD89418" w14:textId="77777777" w:rsidR="000E0F4C" w:rsidRDefault="000E0F4C" w:rsidP="00224C4E">
      <w:pPr>
        <w:pStyle w:val="EndnoteText"/>
      </w:pPr>
    </w:p>
  </w:endnote>
  <w:endnote w:id="5">
    <w:p w14:paraId="5EB6289F" w14:textId="77777777" w:rsidR="000E0F4C" w:rsidRDefault="000E0F4C" w:rsidP="00224C4E">
      <w:pPr>
        <w:pStyle w:val="EndnoteText"/>
      </w:pPr>
      <w:r>
        <w:rPr>
          <w:rStyle w:val="EndnoteReference"/>
        </w:rPr>
        <w:endnoteRef/>
      </w:r>
      <w:r>
        <w:t xml:space="preserve"> </w:t>
      </w:r>
      <w:r>
        <w:rPr>
          <w:i/>
        </w:rPr>
        <w:t>The Merriam Webster Dictionary</w:t>
      </w:r>
      <w:r w:rsidRPr="00DA2D87">
        <w:t>. (New York: Merriam Webster Inc, 2005).</w:t>
      </w:r>
    </w:p>
    <w:p w14:paraId="0D4135AE" w14:textId="77777777" w:rsidR="000E0F4C" w:rsidRPr="00DA2D87" w:rsidRDefault="000E0F4C" w:rsidP="00224C4E">
      <w:pPr>
        <w:pStyle w:val="EndnoteText"/>
      </w:pPr>
    </w:p>
  </w:endnote>
  <w:endnote w:id="6">
    <w:p w14:paraId="5582880C" w14:textId="77777777" w:rsidR="000E0F4C" w:rsidRDefault="000E0F4C" w:rsidP="00224C4E">
      <w:pPr>
        <w:pStyle w:val="EndnoteText"/>
      </w:pPr>
      <w:r>
        <w:rPr>
          <w:rStyle w:val="EndnoteReference"/>
        </w:rPr>
        <w:endnoteRef/>
      </w:r>
      <w:r>
        <w:t xml:space="preserve"> See Chad Shearer and others, “Metro Monitor: An Index of Inclusive Economic Growth in the 100 Largest U.S. Metropolitan Areas” (Washington: Brookings Institution, 2018).</w:t>
      </w:r>
    </w:p>
    <w:p w14:paraId="0BAA10AD" w14:textId="77777777" w:rsidR="000E0F4C" w:rsidRDefault="000E0F4C" w:rsidP="00224C4E">
      <w:pPr>
        <w:pStyle w:val="EndnoteText"/>
      </w:pPr>
    </w:p>
  </w:endnote>
  <w:endnote w:id="7">
    <w:p w14:paraId="164E67EF" w14:textId="77777777" w:rsidR="000E0F4C" w:rsidRDefault="000E0F4C" w:rsidP="00224C4E">
      <w:pPr>
        <w:pStyle w:val="EndnoteText"/>
      </w:pPr>
      <w:r>
        <w:rPr>
          <w:rStyle w:val="EndnoteReference"/>
        </w:rPr>
        <w:endnoteRef/>
      </w:r>
      <w:r>
        <w:t xml:space="preserve"> This definition of economic development reflects discussion in Maryann Feldman and others, “Economic Development: A Definition and Model for Investment (Washington: Economic Development Administration, 2016).</w:t>
      </w:r>
    </w:p>
    <w:p w14:paraId="58F6004F" w14:textId="77777777" w:rsidR="000E0F4C" w:rsidRDefault="000E0F4C" w:rsidP="00224C4E">
      <w:pPr>
        <w:pStyle w:val="EndnoteText"/>
      </w:pPr>
    </w:p>
  </w:endnote>
  <w:endnote w:id="8">
    <w:p w14:paraId="7076B149" w14:textId="77777777" w:rsidR="000E0F4C" w:rsidRDefault="000E0F4C" w:rsidP="00224C4E">
      <w:pPr>
        <w:pStyle w:val="EndnoteText"/>
      </w:pPr>
      <w:r>
        <w:rPr>
          <w:rStyle w:val="EndnoteReference"/>
        </w:rPr>
        <w:endnoteRef/>
      </w:r>
      <w:r>
        <w:t xml:space="preserve"> These drivers are drawn from the factors identified for regional prosperity by the Brookings Metropolitan Policy Program in partnership with </w:t>
      </w:r>
      <w:r w:rsidRPr="001722B7">
        <w:t>Valley Vision</w:t>
      </w:r>
      <w:r>
        <w:t xml:space="preserve">, </w:t>
      </w:r>
      <w:r w:rsidRPr="001722B7">
        <w:t>Greater Sacramento Economic Council, Sacramento Metro Chamber, Sacramento Region Business Association, and Sacramento Area Council of Governments</w:t>
      </w:r>
      <w:r>
        <w:t xml:space="preserve">. See </w:t>
      </w:r>
      <w:r w:rsidRPr="00D41FA6">
        <w:t>Joseph Parilla, Sifan Liu, and Marek Gootman</w:t>
      </w:r>
      <w:r>
        <w:t>, “Charting a Course to the Sacramento Region’s Future Economic P</w:t>
      </w:r>
      <w:r w:rsidRPr="00D41FA6">
        <w:t>rosperity</w:t>
      </w:r>
      <w:r>
        <w:t>” (Washington: Brookings Institution, 2018).</w:t>
      </w:r>
    </w:p>
    <w:p w14:paraId="147C2E84" w14:textId="77777777" w:rsidR="000E0F4C" w:rsidRDefault="000E0F4C" w:rsidP="00224C4E">
      <w:pPr>
        <w:pStyle w:val="EndnoteText"/>
      </w:pPr>
    </w:p>
  </w:endnote>
  <w:endnote w:id="9">
    <w:p w14:paraId="36A77D15" w14:textId="77777777" w:rsidR="000E0F4C" w:rsidRDefault="000E0F4C" w:rsidP="003B7F82">
      <w:pPr>
        <w:pStyle w:val="EndnoteText"/>
      </w:pPr>
      <w:r>
        <w:rPr>
          <w:rStyle w:val="EndnoteReference"/>
        </w:rPr>
        <w:endnoteRef/>
      </w:r>
      <w:r>
        <w:t xml:space="preserve"> Examples of spillover effects include productivity increases in industries like Employment Services, bolstered by the number of contract workers in the energy industry, and Professional Services, which include engineering firms working on energy-related projects.</w:t>
      </w:r>
    </w:p>
    <w:p w14:paraId="52766D30" w14:textId="77777777" w:rsidR="000E0F4C" w:rsidRDefault="000E0F4C" w:rsidP="003B7F82">
      <w:pPr>
        <w:pStyle w:val="EndnoteText"/>
      </w:pPr>
    </w:p>
  </w:endnote>
  <w:endnote w:id="10">
    <w:p w14:paraId="5B718FB8" w14:textId="77777777" w:rsidR="000E0F4C" w:rsidRDefault="000E0F4C" w:rsidP="003B7F82">
      <w:pPr>
        <w:pStyle w:val="EndnoteText"/>
      </w:pPr>
      <w:r>
        <w:rPr>
          <w:rStyle w:val="EndnoteReference"/>
        </w:rPr>
        <w:endnoteRef/>
      </w:r>
      <w:r>
        <w:t xml:space="preserve"> Wolfers, J., &amp; Zilinsky, J. (2015, January 13). “Higher Wages for Low-Income Workers Lead to Higher Productivity.” Retrieved from </w:t>
      </w:r>
      <w:hyperlink r:id="rId1" w:history="1">
        <w:r w:rsidRPr="00386581">
          <w:rPr>
            <w:rStyle w:val="Hyperlink"/>
          </w:rPr>
          <w:t>https://piie.com/blogs/realtime-economic-issues-watch/higher-wages-low-income-workers-lead-higher-productivity</w:t>
        </w:r>
      </w:hyperlink>
      <w:r>
        <w:t xml:space="preserve"> </w:t>
      </w:r>
    </w:p>
    <w:p w14:paraId="2EA36C7F" w14:textId="77777777" w:rsidR="000E0F4C" w:rsidRDefault="000E0F4C" w:rsidP="003B7F82">
      <w:pPr>
        <w:pStyle w:val="EndnoteText"/>
      </w:pPr>
    </w:p>
  </w:endnote>
  <w:endnote w:id="11">
    <w:p w14:paraId="02F41721" w14:textId="77777777" w:rsidR="000E0F4C" w:rsidRDefault="000E0F4C" w:rsidP="000E0F4C">
      <w:pPr>
        <w:pStyle w:val="EndnoteText"/>
      </w:pPr>
      <w:r>
        <w:rPr>
          <w:rStyle w:val="EndnoteReference"/>
        </w:rPr>
        <w:endnoteRef/>
      </w:r>
      <w:r>
        <w:t xml:space="preserve"> See</w:t>
      </w:r>
      <w:r w:rsidRPr="00834503">
        <w:t xml:space="preserve"> </w:t>
      </w:r>
      <w:r>
        <w:t>Robert A. M</w:t>
      </w:r>
      <w:r w:rsidRPr="00834503">
        <w:t>offitt</w:t>
      </w:r>
      <w:r>
        <w:t>, “</w:t>
      </w:r>
      <w:r w:rsidRPr="00834503">
        <w:t>The Reversal of the Employment-Population Ratio in the 2000s: Facts and Explanations</w:t>
      </w:r>
      <w:r>
        <w:t xml:space="preserve">,” </w:t>
      </w:r>
      <w:r w:rsidRPr="00B93D5D">
        <w:rPr>
          <w:i/>
        </w:rPr>
        <w:t>Brookings Papers on Economic Activity</w:t>
      </w:r>
      <w:r>
        <w:t xml:space="preserve"> (Fall 2012): 201-264.</w:t>
      </w:r>
    </w:p>
    <w:p w14:paraId="6927FAC4" w14:textId="77777777" w:rsidR="000E0F4C" w:rsidRDefault="000E0F4C" w:rsidP="000E0F4C">
      <w:pPr>
        <w:pStyle w:val="EndnoteText"/>
      </w:pPr>
    </w:p>
  </w:endnote>
  <w:endnote w:id="12">
    <w:p w14:paraId="65A8CDAD" w14:textId="77777777" w:rsidR="000E0F4C" w:rsidRDefault="000E0F4C" w:rsidP="000E0F4C">
      <w:pPr>
        <w:pStyle w:val="EndnoteText"/>
      </w:pPr>
      <w:r>
        <w:rPr>
          <w:rStyle w:val="EndnoteReference"/>
        </w:rPr>
        <w:endnoteRef/>
      </w:r>
      <w:r>
        <w:t xml:space="preserve"> </w:t>
      </w:r>
      <w:r w:rsidRPr="00DF09F9">
        <w:t>Elizabeth Kneebone and Natalie Holmes</w:t>
      </w:r>
      <w:r>
        <w:t>, “</w:t>
      </w:r>
      <w:r w:rsidRPr="00DF09F9">
        <w:t>U.S. concentrated poverty in the wake of the Great Recession</w:t>
      </w:r>
      <w:r>
        <w:t>” (Washington: Brookings Institution, 2016).</w:t>
      </w:r>
    </w:p>
    <w:p w14:paraId="17E74E73" w14:textId="77777777" w:rsidR="000E0F4C" w:rsidRDefault="000E0F4C" w:rsidP="000E0F4C">
      <w:pPr>
        <w:pStyle w:val="EndnoteText"/>
      </w:pPr>
    </w:p>
  </w:endnote>
  <w:endnote w:id="13">
    <w:p w14:paraId="1FB95B22" w14:textId="77777777" w:rsidR="000E0F4C" w:rsidRDefault="000E0F4C" w:rsidP="000E0F4C">
      <w:pPr>
        <w:pStyle w:val="EndnoteText"/>
      </w:pPr>
      <w:r>
        <w:rPr>
          <w:rStyle w:val="EndnoteReference"/>
        </w:rPr>
        <w:endnoteRef/>
      </w:r>
      <w:r>
        <w:t xml:space="preserve"> Black Belt is defined as Heartland counties with greater than 50 percent African American population</w:t>
      </w:r>
    </w:p>
    <w:p w14:paraId="24E9FA86" w14:textId="77777777" w:rsidR="000E0F4C" w:rsidRDefault="000E0F4C" w:rsidP="000E0F4C">
      <w:pPr>
        <w:pStyle w:val="EndnoteText"/>
      </w:pPr>
    </w:p>
  </w:endnote>
  <w:endnote w:id="14">
    <w:p w14:paraId="3F3CB1FC" w14:textId="77777777" w:rsidR="000E0F4C" w:rsidRDefault="000E0F4C" w:rsidP="000E0F4C">
      <w:pPr>
        <w:pStyle w:val="EndnoteText"/>
      </w:pPr>
      <w:r>
        <w:rPr>
          <w:rStyle w:val="EndnoteReference"/>
        </w:rPr>
        <w:endnoteRef/>
      </w:r>
      <w:r>
        <w:t xml:space="preserve"> Appalachia is defined as Heartland counties under the purview of the Appalachian Regional Commission; for a complete list of Appalachian Regional Commission counties, see </w:t>
      </w:r>
      <w:hyperlink r:id="rId2" w:history="1">
        <w:r w:rsidRPr="0023090F">
          <w:rPr>
            <w:rStyle w:val="Hyperlink"/>
          </w:rPr>
          <w:t>https://www.arc.gov/appalachian_region/CountiesinAppalachia.asp</w:t>
        </w:r>
      </w:hyperlink>
      <w:r>
        <w:t xml:space="preserve"> </w:t>
      </w:r>
    </w:p>
    <w:p w14:paraId="1684D915" w14:textId="77777777" w:rsidR="000E0F4C" w:rsidRDefault="000E0F4C" w:rsidP="000E0F4C">
      <w:pPr>
        <w:pStyle w:val="EndnoteText"/>
      </w:pPr>
    </w:p>
  </w:endnote>
  <w:endnote w:id="15">
    <w:p w14:paraId="44EB0931" w14:textId="77777777" w:rsidR="006F0244" w:rsidRDefault="006F0244" w:rsidP="006F0244">
      <w:pPr>
        <w:pStyle w:val="FootnoteText"/>
      </w:pPr>
      <w:r>
        <w:rPr>
          <w:rStyle w:val="EndnoteReference"/>
        </w:rPr>
        <w:endnoteRef/>
      </w:r>
      <w:r>
        <w:t xml:space="preserve"> See </w:t>
      </w:r>
      <w:r w:rsidRPr="00CE463D">
        <w:t>Emilia Istrate, Jonathan Rothwell, and Bruce Katz</w:t>
      </w:r>
      <w:r>
        <w:t>, “Export Nation: How U.S. Metros Lead National Export Growth and Boost Competitiveness” (Washington: Brookings Institution, 2008). For an analysis of the wage premium from exports, see David Riker, “</w:t>
      </w:r>
      <w:r w:rsidRPr="00CE463D">
        <w:t>Export-Intensive Industries Pay More on Average: An Update</w:t>
      </w:r>
      <w:r>
        <w:t>” (Department of Commerce, 2015).</w:t>
      </w:r>
    </w:p>
    <w:p w14:paraId="07CC72C0" w14:textId="77777777" w:rsidR="006F0244" w:rsidRDefault="006F0244" w:rsidP="006F0244">
      <w:pPr>
        <w:pStyle w:val="FootnoteText"/>
      </w:pPr>
    </w:p>
  </w:endnote>
  <w:endnote w:id="16">
    <w:p w14:paraId="495AD570" w14:textId="77777777" w:rsidR="006F0244" w:rsidRDefault="006F0244" w:rsidP="006F0244">
      <w:pPr>
        <w:pStyle w:val="EndnoteText"/>
      </w:pPr>
      <w:r>
        <w:rPr>
          <w:rStyle w:val="EndnoteReference"/>
        </w:rPr>
        <w:endnoteRef/>
      </w:r>
      <w:r>
        <w:t xml:space="preserve"> See Mark Muro, Jacob Whiton, and Robert Maxim, “How China’s Proposed Tariffs Could Affect U.S. Workers and Industries (Washington: Brookings Institution, 2018) and Mark Muro and Joe Parilla, “U.S. Metros Most Exposed to A Trump Trade Shock.” (Washington: Brookings Institution, 2017).</w:t>
      </w:r>
    </w:p>
    <w:p w14:paraId="3CBB118A" w14:textId="77777777" w:rsidR="006F0244" w:rsidRDefault="006F0244" w:rsidP="006F0244">
      <w:pPr>
        <w:pStyle w:val="EndnoteText"/>
      </w:pPr>
    </w:p>
  </w:endnote>
  <w:endnote w:id="17">
    <w:p w14:paraId="32289185" w14:textId="77777777" w:rsidR="006A7A59" w:rsidRDefault="006A7A59" w:rsidP="006A7A59">
      <w:pPr>
        <w:pStyle w:val="EndnoteText"/>
      </w:pPr>
      <w:r>
        <w:rPr>
          <w:rStyle w:val="EndnoteReference"/>
        </w:rPr>
        <w:endnoteRef/>
      </w:r>
      <w:r>
        <w:t xml:space="preserve"> See OECD, “Chapter 1: The Role of Agriculture in the US Economy” in “Evaluation of Agricultural Policy Reforms in the United States” (2011).</w:t>
      </w:r>
    </w:p>
    <w:p w14:paraId="59635DB4" w14:textId="77777777" w:rsidR="006A7A59" w:rsidRDefault="006A7A59" w:rsidP="006A7A59">
      <w:pPr>
        <w:pStyle w:val="EndnoteText"/>
      </w:pPr>
    </w:p>
  </w:endnote>
  <w:endnote w:id="18">
    <w:p w14:paraId="540E99AE" w14:textId="77777777" w:rsidR="006A7A59" w:rsidRDefault="006A7A59" w:rsidP="006A7A59">
      <w:pPr>
        <w:pStyle w:val="FootnoteText"/>
      </w:pPr>
      <w:r>
        <w:rPr>
          <w:rStyle w:val="EndnoteReference"/>
        </w:rPr>
        <w:endnoteRef/>
      </w:r>
      <w:r>
        <w:t xml:space="preserve"> See Economic Research Service, “</w:t>
      </w:r>
      <w:r w:rsidRPr="00DE7548">
        <w:t>Ag and Food Sectors and the Economy</w:t>
      </w:r>
      <w:r>
        <w:t>” (Department of Agriculture, 2018), and OECD, “</w:t>
      </w:r>
      <w:r w:rsidRPr="005249A3">
        <w:t>“Evaluation of Agricultural Policy Reforms in the United States</w:t>
      </w:r>
      <w:r>
        <w:t>.</w:t>
      </w:r>
      <w:r w:rsidRPr="005249A3">
        <w:t>”</w:t>
      </w:r>
    </w:p>
    <w:p w14:paraId="4F2A9980" w14:textId="77777777" w:rsidR="006A7A59" w:rsidRDefault="006A7A59" w:rsidP="006A7A59">
      <w:pPr>
        <w:pStyle w:val="FootnoteText"/>
      </w:pPr>
    </w:p>
  </w:endnote>
  <w:endnote w:id="19">
    <w:p w14:paraId="304FB5EB" w14:textId="77777777" w:rsidR="006A7A59" w:rsidRDefault="006A7A59" w:rsidP="006A7A59">
      <w:pPr>
        <w:pStyle w:val="EndnoteText"/>
      </w:pPr>
      <w:r>
        <w:rPr>
          <w:rStyle w:val="EndnoteReference"/>
        </w:rPr>
        <w:endnoteRef/>
      </w:r>
      <w:r>
        <w:t xml:space="preserve"> Jonas Crews and Ross Devol, “American Heartland Counties Targeted by Chinese Tariffs on U.S. Crops.” (Bentonville: Walton Family Foundation, 2018).</w:t>
      </w:r>
    </w:p>
    <w:p w14:paraId="7D02B9DB" w14:textId="77777777" w:rsidR="006A7A59" w:rsidRDefault="006A7A59" w:rsidP="006A7A59">
      <w:pPr>
        <w:pStyle w:val="EndnoteText"/>
      </w:pPr>
    </w:p>
  </w:endnote>
  <w:endnote w:id="20">
    <w:p w14:paraId="54A39930" w14:textId="77777777" w:rsidR="0002335E" w:rsidRDefault="0002335E" w:rsidP="0002335E">
      <w:pPr>
        <w:pStyle w:val="EndnoteText"/>
      </w:pPr>
      <w:r>
        <w:rPr>
          <w:rStyle w:val="EndnoteReference"/>
        </w:rPr>
        <w:endnoteRef/>
      </w:r>
      <w:r>
        <w:t xml:space="preserve"> </w:t>
      </w:r>
      <w:r w:rsidRPr="00E63732">
        <w:t>For a more in-depth overview of the impact of millennials on the labor force, see William H. Frey, “The millennial generation: A demographic bridge to America’s diverse future” (Washington: Brookings Institution, 2018).</w:t>
      </w:r>
    </w:p>
    <w:p w14:paraId="2338A201" w14:textId="77777777" w:rsidR="0002335E" w:rsidRDefault="0002335E" w:rsidP="0002335E">
      <w:pPr>
        <w:pStyle w:val="EndnoteText"/>
      </w:pPr>
    </w:p>
  </w:endnote>
  <w:endnote w:id="21">
    <w:p w14:paraId="037F404B" w14:textId="77777777" w:rsidR="0002335E" w:rsidRDefault="0002335E" w:rsidP="0002335E">
      <w:pPr>
        <w:pStyle w:val="EndnoteText"/>
      </w:pPr>
      <w:r>
        <w:rPr>
          <w:rStyle w:val="EndnoteReference"/>
        </w:rPr>
        <w:endnoteRef/>
      </w:r>
      <w:r>
        <w:t xml:space="preserve"> See </w:t>
      </w:r>
      <w:r w:rsidRPr="003018F9">
        <w:t>David S. Ludwig and Kenneth S. Rogoff</w:t>
      </w:r>
      <w:r>
        <w:t>, “</w:t>
      </w:r>
      <w:r w:rsidRPr="003018F9">
        <w:t>The Toll of America’s Obesity</w:t>
      </w:r>
      <w:r>
        <w:t xml:space="preserve">,” </w:t>
      </w:r>
      <w:r>
        <w:rPr>
          <w:i/>
        </w:rPr>
        <w:t>The New York Times</w:t>
      </w:r>
      <w:r>
        <w:t xml:space="preserve">, August 9, 2018; see also </w:t>
      </w:r>
      <w:r w:rsidRPr="003018F9">
        <w:t>Ross A. Hammond, “Obesity, Prevention, and Health Care Costs” (Washington Brookings Institution, 2012), and Joanna Venator and Richard V. Reeves, “Weight and social mobility: Taking the long view on childhood obesity” (Washington: Brookings Institution, 2015).</w:t>
      </w:r>
    </w:p>
    <w:p w14:paraId="43D231D9" w14:textId="77777777" w:rsidR="0002335E" w:rsidRPr="003018F9" w:rsidRDefault="0002335E" w:rsidP="0002335E">
      <w:pPr>
        <w:pStyle w:val="EndnoteText"/>
      </w:pPr>
    </w:p>
  </w:endnote>
  <w:endnote w:id="22">
    <w:p w14:paraId="3803AF94" w14:textId="77777777" w:rsidR="0002335E" w:rsidRDefault="0002335E" w:rsidP="0002335E">
      <w:pPr>
        <w:pStyle w:val="EndnoteText"/>
      </w:pPr>
      <w:r>
        <w:rPr>
          <w:rStyle w:val="EndnoteReference"/>
        </w:rPr>
        <w:endnoteRef/>
      </w:r>
      <w:r>
        <w:t xml:space="preserve"> </w:t>
      </w:r>
      <w:r w:rsidRPr="00BF10E0">
        <w:t>Ross DeVol, Jonas Crews, and Shelly Wisecarver</w:t>
      </w:r>
      <w:r>
        <w:t xml:space="preserve">, “The American Heartland’s Position In the Innovation Economy” (Bentonville, Ark.: </w:t>
      </w:r>
      <w:r w:rsidRPr="00CB25D6">
        <w:t>Walton Family Foundation</w:t>
      </w:r>
      <w:r>
        <w:t>, 2018).</w:t>
      </w:r>
    </w:p>
    <w:p w14:paraId="00738D6C" w14:textId="77777777" w:rsidR="0002335E" w:rsidRDefault="0002335E" w:rsidP="0002335E">
      <w:pPr>
        <w:pStyle w:val="EndnoteText"/>
      </w:pPr>
    </w:p>
  </w:endnote>
  <w:endnote w:id="23">
    <w:p w14:paraId="2059D1F1" w14:textId="77777777" w:rsidR="0002335E" w:rsidRDefault="0002335E" w:rsidP="0002335E">
      <w:pPr>
        <w:pStyle w:val="EndnoteText"/>
      </w:pPr>
      <w:r>
        <w:rPr>
          <w:rStyle w:val="EndnoteReference"/>
        </w:rPr>
        <w:endnoteRef/>
      </w:r>
      <w:r>
        <w:t xml:space="preserve"> RossDeVol, Joe Lee, and Minoli Ratnatunga, “Concept to Commercialization: The Best Universities for Technology Transfer” (Santa Monica, Calif.: Milken Institute, 2017). See also </w:t>
      </w:r>
      <w:r w:rsidRPr="000566A2">
        <w:t>Robert D. Atkinson and J. John Wu</w:t>
      </w:r>
      <w:r>
        <w:t>, “The 2017 State New Economy Index: Benchmarking Economic Transformation in the States” (Washington: Information Technology and Innovation Foundation, 2017).</w:t>
      </w:r>
    </w:p>
    <w:p w14:paraId="30D7D58E" w14:textId="77777777" w:rsidR="0002335E" w:rsidRDefault="0002335E" w:rsidP="0002335E">
      <w:pPr>
        <w:pStyle w:val="EndnoteText"/>
      </w:pPr>
    </w:p>
  </w:endnote>
  <w:endnote w:id="24">
    <w:p w14:paraId="0EA635AA" w14:textId="77777777" w:rsidR="0002335E" w:rsidRDefault="0002335E" w:rsidP="0002335E">
      <w:pPr>
        <w:pStyle w:val="EndnoteText"/>
      </w:pPr>
      <w:r>
        <w:rPr>
          <w:rStyle w:val="EndnoteReference"/>
        </w:rPr>
        <w:endnoteRef/>
      </w:r>
      <w:r>
        <w:t xml:space="preserve"> DeVol, Crews, and </w:t>
      </w:r>
      <w:r w:rsidRPr="00BF10E0">
        <w:t>Wisecarver</w:t>
      </w:r>
      <w:r>
        <w:t>, “The American Heartland’s Position In the Innovation Economy.”</w:t>
      </w:r>
    </w:p>
    <w:p w14:paraId="1965738E" w14:textId="77777777" w:rsidR="0002335E" w:rsidRDefault="0002335E" w:rsidP="0002335E">
      <w:pPr>
        <w:pStyle w:val="EndnoteText"/>
      </w:pPr>
    </w:p>
  </w:endnote>
  <w:endnote w:id="25">
    <w:p w14:paraId="640EDC49" w14:textId="77777777" w:rsidR="0002335E" w:rsidRDefault="0002335E" w:rsidP="0002335E">
      <w:pPr>
        <w:pStyle w:val="EndnoteText"/>
      </w:pPr>
      <w:r>
        <w:rPr>
          <w:rStyle w:val="EndnoteReference"/>
        </w:rPr>
        <w:endnoteRef/>
      </w:r>
      <w:r>
        <w:t xml:space="preserve"> This ranking excludes seven U.S. states that did not receive any venture capital funding in 1995.</w:t>
      </w:r>
    </w:p>
    <w:p w14:paraId="2925C439" w14:textId="77777777" w:rsidR="0002335E" w:rsidRDefault="0002335E" w:rsidP="0002335E">
      <w:pPr>
        <w:pStyle w:val="EndnoteText"/>
      </w:pPr>
    </w:p>
  </w:endnote>
  <w:endnote w:id="26">
    <w:p w14:paraId="09B64092" w14:textId="77777777" w:rsidR="0002335E" w:rsidRDefault="0002335E" w:rsidP="0002335E">
      <w:pPr>
        <w:pStyle w:val="EndnoteText"/>
      </w:pPr>
      <w:r>
        <w:rPr>
          <w:rStyle w:val="EndnoteReference"/>
        </w:rPr>
        <w:endnoteRef/>
      </w:r>
      <w:r>
        <w:t xml:space="preserve"> Ross DeVol, Jonas Crews, and Shelly Wisecarver, “The American Heartland’s Position in the Innovation Economy.” (Bentonville: Walton Family Foundation, 2018).</w:t>
      </w:r>
    </w:p>
    <w:p w14:paraId="2FD7C3E2" w14:textId="77777777" w:rsidR="0002335E" w:rsidRDefault="0002335E" w:rsidP="0002335E">
      <w:pPr>
        <w:pStyle w:val="EndnoteText"/>
      </w:pPr>
    </w:p>
  </w:endnote>
  <w:endnote w:id="27">
    <w:p w14:paraId="12E61509" w14:textId="77777777" w:rsidR="0002335E" w:rsidRDefault="0002335E" w:rsidP="0002335E">
      <w:pPr>
        <w:pStyle w:val="EndnoteText"/>
      </w:pPr>
      <w:r>
        <w:rPr>
          <w:rStyle w:val="EndnoteReference"/>
        </w:rPr>
        <w:endnoteRef/>
      </w:r>
      <w:r>
        <w:t xml:space="preserve"> See </w:t>
      </w:r>
      <w:r w:rsidRPr="00C93B62">
        <w:t>Alan Berube and Carey Anne Nadeau</w:t>
      </w:r>
      <w:r>
        <w:t>, “</w:t>
      </w:r>
      <w:r w:rsidRPr="00C93B62">
        <w:t>Metropolitan Areas and the Next Economy: A 50-State Analysis</w:t>
      </w:r>
      <w:r>
        <w:t>” (Washington: Brookings Institution, 2011).</w:t>
      </w:r>
    </w:p>
    <w:p w14:paraId="1FC1AFB2" w14:textId="77777777" w:rsidR="0002335E" w:rsidRDefault="0002335E" w:rsidP="0002335E">
      <w:pPr>
        <w:pStyle w:val="EndnoteText"/>
      </w:pPr>
    </w:p>
  </w:endnote>
  <w:endnote w:id="28">
    <w:p w14:paraId="5A23C940" w14:textId="77777777" w:rsidR="0002335E" w:rsidRDefault="0002335E" w:rsidP="0002335E">
      <w:pPr>
        <w:pStyle w:val="EndnoteText"/>
      </w:pPr>
      <w:r>
        <w:rPr>
          <w:rStyle w:val="EndnoteReference"/>
        </w:rPr>
        <w:endnoteRef/>
      </w:r>
      <w:r>
        <w:t xml:space="preserve"> See Ross DeVol and Shelly J. Wisecarver, “Micropolitan Success Stories from the Heartland” (Bentonville, Ark.: Walton Family Foundation, 2018).</w:t>
      </w:r>
    </w:p>
    <w:p w14:paraId="29EC8141" w14:textId="77777777" w:rsidR="0002335E" w:rsidRDefault="0002335E" w:rsidP="0002335E">
      <w:pPr>
        <w:pStyle w:val="EndnoteText"/>
      </w:pPr>
    </w:p>
  </w:endnote>
  <w:endnote w:id="29">
    <w:p w14:paraId="02F973A7" w14:textId="77777777" w:rsidR="0002335E" w:rsidRDefault="0002335E" w:rsidP="0002335E">
      <w:pPr>
        <w:pStyle w:val="EndnoteText"/>
      </w:pPr>
      <w:r>
        <w:rPr>
          <w:rStyle w:val="EndnoteReference"/>
        </w:rPr>
        <w:endnoteRef/>
      </w:r>
      <w:r>
        <w:t xml:space="preserve"> See Mark Muro and Jacob Whiton, “</w:t>
      </w:r>
      <w:r w:rsidRPr="00476223">
        <w:t>Geographic gaps are widening while U.S. economic growth increases</w:t>
      </w:r>
      <w:r>
        <w:t xml:space="preserve">,” </w:t>
      </w:r>
      <w:r>
        <w:rPr>
          <w:i/>
        </w:rPr>
        <w:t>The Avenue</w:t>
      </w:r>
      <w:r>
        <w:t>, January 23, 2018; see also Mark Muro and Jacob Whiton, “</w:t>
      </w:r>
      <w:r w:rsidRPr="00476223">
        <w:t>In 2017, rural places won a little more, but will it last?</w:t>
      </w:r>
      <w:r>
        <w:t xml:space="preserve">” </w:t>
      </w:r>
      <w:r>
        <w:rPr>
          <w:i/>
        </w:rPr>
        <w:t>The Avenue</w:t>
      </w:r>
      <w:r>
        <w:t>, March 20, 2018.</w:t>
      </w:r>
    </w:p>
    <w:p w14:paraId="36D6814B" w14:textId="77777777" w:rsidR="0002335E" w:rsidRPr="00476223" w:rsidRDefault="0002335E" w:rsidP="0002335E">
      <w:pPr>
        <w:pStyle w:val="EndnoteText"/>
      </w:pPr>
    </w:p>
  </w:endnote>
  <w:endnote w:id="30">
    <w:p w14:paraId="5E2AF9DB" w14:textId="77777777" w:rsidR="0002335E" w:rsidRDefault="0002335E" w:rsidP="0002335E">
      <w:pPr>
        <w:pStyle w:val="EndnoteText"/>
      </w:pPr>
      <w:r>
        <w:rPr>
          <w:rStyle w:val="EndnoteReference"/>
        </w:rPr>
        <w:endnoteRef/>
      </w:r>
      <w:r>
        <w:t xml:space="preserve"> Large metropolitan areas are defined as having a population of 1 million or more. Medium-sized metropolitan areas are those with a population of more than 250,000 but less than 1 million. Small metropolitan areas have more than 50,000 people, but less than 250,000. Micropolitan areas are defined as urban clusters with a population of at least 10,000 but fewer than 50,000 people. Rural areas are defined as all counties in a state that are not included in a metropolitan or micropolitan area. For additional commentary on the performance of Heartland micropolitan areas, see R</w:t>
      </w:r>
      <w:r w:rsidRPr="003B5A18">
        <w:t xml:space="preserve">oss DeVol </w:t>
      </w:r>
      <w:r>
        <w:t>and</w:t>
      </w:r>
      <w:r w:rsidRPr="003B5A18">
        <w:t xml:space="preserve"> Shelly Wisecarver</w:t>
      </w:r>
      <w:r>
        <w:t>, “</w:t>
      </w:r>
      <w:r w:rsidRPr="003B5A18">
        <w:t>Micropolitan Success Stories from the Heartland</w:t>
      </w:r>
      <w:r>
        <w:t>” (Bentonville, Ark.: Walton Family Foundation, 2018).</w:t>
      </w:r>
    </w:p>
    <w:p w14:paraId="31C02EB6" w14:textId="77777777" w:rsidR="0002335E" w:rsidRDefault="0002335E" w:rsidP="0002335E">
      <w:pPr>
        <w:pStyle w:val="EndnoteText"/>
      </w:pPr>
    </w:p>
  </w:endnote>
  <w:endnote w:id="31">
    <w:p w14:paraId="782C47D3" w14:textId="77777777" w:rsidR="008F0184" w:rsidRDefault="008F0184" w:rsidP="008F0184">
      <w:pPr>
        <w:pStyle w:val="EndnoteText"/>
      </w:pPr>
      <w:r>
        <w:rPr>
          <w:rStyle w:val="EndnoteReference"/>
        </w:rPr>
        <w:endnoteRef/>
      </w:r>
      <w:r>
        <w:t xml:space="preserve"> See </w:t>
      </w:r>
      <w:r w:rsidRPr="009B24D3">
        <w:t>Cecile Murray and Jenny Schuetz</w:t>
      </w:r>
      <w:r>
        <w:t>, “</w:t>
      </w:r>
      <w:r w:rsidRPr="009B24D3">
        <w:t>Housing in the US is too expensive, too cheap, and just right. It depends on where you live.</w:t>
      </w:r>
      <w:r>
        <w:t>” (Washington: Brookings Institution, 2018).</w:t>
      </w:r>
    </w:p>
    <w:p w14:paraId="55CC7146" w14:textId="77777777" w:rsidR="008F0184" w:rsidRDefault="008F0184" w:rsidP="008F0184">
      <w:pPr>
        <w:pStyle w:val="EndnoteText"/>
      </w:pPr>
    </w:p>
  </w:endnote>
  <w:endnote w:id="32">
    <w:p w14:paraId="1B0BC708" w14:textId="77777777" w:rsidR="008F0184" w:rsidRDefault="008F0184" w:rsidP="008F0184">
      <w:pPr>
        <w:pStyle w:val="EndnoteText"/>
      </w:pPr>
      <w:r>
        <w:rPr>
          <w:rStyle w:val="EndnoteReference"/>
        </w:rPr>
        <w:endnoteRef/>
      </w:r>
      <w:r>
        <w:t xml:space="preserve"> See Darrell M. West, “</w:t>
      </w:r>
      <w:r w:rsidRPr="0034413C">
        <w:t>Technol</w:t>
      </w:r>
      <w:r>
        <w:t xml:space="preserve">ogy and the Innovation Economy” (Washington: Brookings Institution, 2011), and </w:t>
      </w:r>
      <w:r w:rsidRPr="0034413C">
        <w:t>Hilal Atasoy</w:t>
      </w:r>
      <w:r>
        <w:t>, “The Effects of Broadband Internet Expansion o</w:t>
      </w:r>
      <w:r w:rsidRPr="0034413C">
        <w:t>n Labor Market Outcomes</w:t>
      </w:r>
      <w:r>
        <w:t xml:space="preserve">,” </w:t>
      </w:r>
      <w:r w:rsidRPr="0034413C">
        <w:rPr>
          <w:i/>
        </w:rPr>
        <w:t>ILR Review</w:t>
      </w:r>
      <w:r>
        <w:t xml:space="preserve">, </w:t>
      </w:r>
      <w:r w:rsidRPr="0034413C">
        <w:t>66</w:t>
      </w:r>
      <w:r>
        <w:t xml:space="preserve"> (</w:t>
      </w:r>
      <w:r w:rsidRPr="0034413C">
        <w:t>2</w:t>
      </w:r>
      <w:r>
        <w:t>)</w:t>
      </w:r>
      <w:r w:rsidRPr="0034413C">
        <w:t xml:space="preserve"> (2013)</w:t>
      </w:r>
      <w:r>
        <w:t>:</w:t>
      </w:r>
      <w:r w:rsidRPr="0034413C">
        <w:t xml:space="preserve"> 315-345</w:t>
      </w:r>
      <w:r>
        <w:t>.</w:t>
      </w:r>
    </w:p>
    <w:p w14:paraId="2DDF3DAC" w14:textId="77777777" w:rsidR="008F0184" w:rsidRDefault="008F0184" w:rsidP="008F0184">
      <w:pPr>
        <w:pStyle w:val="EndnoteText"/>
      </w:pPr>
    </w:p>
  </w:endnote>
  <w:endnote w:id="33">
    <w:p w14:paraId="684DB910" w14:textId="77777777" w:rsidR="008F0184" w:rsidRDefault="008F0184" w:rsidP="008F0184">
      <w:pPr>
        <w:pStyle w:val="EndnoteText"/>
      </w:pPr>
      <w:r>
        <w:rPr>
          <w:rStyle w:val="EndnoteReference"/>
        </w:rPr>
        <w:endnoteRef/>
      </w:r>
      <w:r>
        <w:t xml:space="preserve"> See </w:t>
      </w:r>
      <w:r w:rsidRPr="00A22FBF">
        <w:t>Adie Tomer, Elizabeth Kneebone, and Ranjitha Shivaram</w:t>
      </w:r>
      <w:r>
        <w:t>, “</w:t>
      </w:r>
      <w:r w:rsidRPr="00A22FBF">
        <w:t>Signs of digital distress</w:t>
      </w:r>
      <w:r>
        <w:t>” (Washington: Brookings Institution, 2017), and Adie Tomer, “</w:t>
      </w:r>
      <w:r w:rsidRPr="00A22FBF">
        <w:t>Broadband gaps impact every member of Congress</w:t>
      </w:r>
      <w:r>
        <w:t xml:space="preserve">” </w:t>
      </w:r>
      <w:r>
        <w:rPr>
          <w:i/>
        </w:rPr>
        <w:t>The Avenue</w:t>
      </w:r>
      <w:r>
        <w:t>, November 7, 2017.</w:t>
      </w:r>
    </w:p>
    <w:p w14:paraId="08C182E4" w14:textId="77777777" w:rsidR="008F0184" w:rsidRPr="00A22FBF" w:rsidRDefault="008F0184" w:rsidP="008F0184">
      <w:pPr>
        <w:pStyle w:val="EndnoteText"/>
      </w:pPr>
    </w:p>
  </w:endnote>
  <w:endnote w:id="34">
    <w:p w14:paraId="78305EB2" w14:textId="77777777" w:rsidR="00755BC6" w:rsidRDefault="00755BC6" w:rsidP="00755BC6">
      <w:pPr>
        <w:pStyle w:val="EndnoteText"/>
      </w:pPr>
      <w:r>
        <w:rPr>
          <w:rStyle w:val="EndnoteReference"/>
        </w:rPr>
        <w:endnoteRef/>
      </w:r>
      <w:r>
        <w:t xml:space="preserve"> See, for example, Ron Brownstein, “America, a Year Later,” </w:t>
      </w:r>
      <w:r>
        <w:rPr>
          <w:i/>
        </w:rPr>
        <w:t xml:space="preserve">CNN, </w:t>
      </w:r>
      <w:r>
        <w:t xml:space="preserve">November, 2017; Charles Lane, “Red America and Blue America Depend on Each Other. That’s How It Should Be.” </w:t>
      </w:r>
      <w:r>
        <w:rPr>
          <w:i/>
        </w:rPr>
        <w:t xml:space="preserve">The Washington Post, </w:t>
      </w:r>
      <w:r>
        <w:t xml:space="preserve">April 23, 2018; and Will Wilkinson, “Why DO WE Value Country Folk More Than City People?” </w:t>
      </w:r>
      <w:r>
        <w:rPr>
          <w:i/>
        </w:rPr>
        <w:t xml:space="preserve">The New York Times, </w:t>
      </w:r>
      <w:r>
        <w:t>June 27, 2018.</w:t>
      </w:r>
    </w:p>
    <w:p w14:paraId="72ADC4C7" w14:textId="77777777" w:rsidR="00755BC6" w:rsidRPr="00E96712" w:rsidRDefault="00755BC6" w:rsidP="00755BC6">
      <w:pPr>
        <w:pStyle w:val="EndnoteText"/>
      </w:pPr>
    </w:p>
  </w:endnote>
  <w:endnote w:id="35">
    <w:p w14:paraId="0F62F8B6" w14:textId="77777777" w:rsidR="00755BC6" w:rsidRDefault="00755BC6" w:rsidP="00755BC6">
      <w:pPr>
        <w:pStyle w:val="EndnoteText"/>
      </w:pPr>
      <w:r>
        <w:rPr>
          <w:rStyle w:val="EndnoteReference"/>
        </w:rPr>
        <w:endnoteRef/>
      </w:r>
      <w:r>
        <w:t xml:space="preserve"> DeVol, “The American Heartland’s Position in the Innovation Economy.” </w:t>
      </w:r>
    </w:p>
    <w:p w14:paraId="62EC1FAD" w14:textId="77777777" w:rsidR="00755BC6" w:rsidRDefault="00755BC6" w:rsidP="00755BC6">
      <w:pPr>
        <w:pStyle w:val="EndnoteText"/>
      </w:pPr>
    </w:p>
  </w:endnote>
  <w:endnote w:id="36">
    <w:p w14:paraId="17882D95" w14:textId="77777777" w:rsidR="00755BC6" w:rsidRDefault="00755BC6" w:rsidP="00755BC6">
      <w:pPr>
        <w:pStyle w:val="EndnoteText"/>
      </w:pPr>
      <w:r>
        <w:rPr>
          <w:rStyle w:val="EndnoteReference"/>
        </w:rPr>
        <w:endnoteRef/>
      </w:r>
      <w:r>
        <w:t xml:space="preserve"> Ibid.</w:t>
      </w:r>
    </w:p>
    <w:p w14:paraId="5E4958A9" w14:textId="77777777" w:rsidR="00755BC6" w:rsidRDefault="00755BC6" w:rsidP="00755BC6">
      <w:pPr>
        <w:pStyle w:val="EndnoteText"/>
      </w:pPr>
    </w:p>
  </w:endnote>
  <w:endnote w:id="37">
    <w:p w14:paraId="3EDB39B0" w14:textId="77777777" w:rsidR="00755BC6" w:rsidRDefault="00755BC6" w:rsidP="00755BC6">
      <w:pPr>
        <w:pStyle w:val="EndnoteText"/>
      </w:pPr>
      <w:r>
        <w:rPr>
          <w:rStyle w:val="EndnoteReference"/>
        </w:rPr>
        <w:endnoteRef/>
      </w:r>
      <w:r>
        <w:t xml:space="preserve"> EDC / MassCAN and others, “State of the States Landscape Report: State-Level Policies Supporting Equitable K-12 Computer Science Education.” (New York: BNY Mellon, 2017). </w:t>
      </w:r>
    </w:p>
    <w:p w14:paraId="7B40FD29" w14:textId="77777777" w:rsidR="00755BC6" w:rsidRDefault="00755BC6" w:rsidP="00755BC6">
      <w:pPr>
        <w:pStyle w:val="EndnoteText"/>
      </w:pPr>
    </w:p>
  </w:endnote>
  <w:endnote w:id="38">
    <w:p w14:paraId="073D0123" w14:textId="77777777" w:rsidR="00755BC6" w:rsidRDefault="00755BC6" w:rsidP="00755BC6">
      <w:pPr>
        <w:pStyle w:val="EndnoteText"/>
      </w:pPr>
      <w:r>
        <w:rPr>
          <w:rStyle w:val="EndnoteReference"/>
        </w:rPr>
        <w:endnoteRef/>
      </w:r>
      <w:r>
        <w:t xml:space="preserve"> See, for example, “Revv! Program Supports Statewide Manufacturing Innovation” and Mark Muro and others, “Drive: Moving Tennessee’s Automotive Sector Up the Value Chain.” (Washington: Brookings Institution, 2013).</w:t>
      </w:r>
    </w:p>
    <w:p w14:paraId="4A615D47" w14:textId="77777777" w:rsidR="00755BC6" w:rsidRDefault="00755BC6" w:rsidP="00755BC6">
      <w:pPr>
        <w:pStyle w:val="EndnoteText"/>
      </w:pPr>
    </w:p>
  </w:endnote>
  <w:endnote w:id="39">
    <w:p w14:paraId="1444442A" w14:textId="77777777" w:rsidR="00755BC6" w:rsidRDefault="00755BC6" w:rsidP="00755BC6">
      <w:pPr>
        <w:pStyle w:val="EndnoteText"/>
      </w:pPr>
      <w:r>
        <w:rPr>
          <w:rStyle w:val="EndnoteReference"/>
        </w:rPr>
        <w:endnoteRef/>
      </w:r>
      <w:r>
        <w:t xml:space="preserve"> Ryan Donahue, Joseph Parilla, and Brad McDearman, “Rethinking Cluster Intiatives.” (Washington: Brookings Institution, 2018)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LTUOOR+Interstate-Light">
    <w:altName w:val="LTUOOR+Interstate-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731564"/>
      <w:docPartObj>
        <w:docPartGallery w:val="Page Numbers (Bottom of Page)"/>
        <w:docPartUnique/>
      </w:docPartObj>
    </w:sdtPr>
    <w:sdtEndPr>
      <w:rPr>
        <w:noProof/>
      </w:rPr>
    </w:sdtEndPr>
    <w:sdtContent>
      <w:p w14:paraId="25ECA37E" w14:textId="0EB0D331" w:rsidR="000E0F4C" w:rsidRDefault="000E0F4C">
        <w:pPr>
          <w:pStyle w:val="Footer"/>
          <w:jc w:val="center"/>
        </w:pPr>
        <w:r>
          <w:fldChar w:fldCharType="begin"/>
        </w:r>
        <w:r>
          <w:instrText xml:space="preserve"> PAGE   \* MERGEFORMAT </w:instrText>
        </w:r>
        <w:r>
          <w:fldChar w:fldCharType="separate"/>
        </w:r>
        <w:r w:rsidR="0026497C">
          <w:rPr>
            <w:noProof/>
          </w:rPr>
          <w:t>113</w:t>
        </w:r>
        <w:r>
          <w:rPr>
            <w:noProof/>
          </w:rPr>
          <w:fldChar w:fldCharType="end"/>
        </w:r>
      </w:p>
    </w:sdtContent>
  </w:sdt>
  <w:p w14:paraId="770B69FA" w14:textId="77777777" w:rsidR="000E0F4C" w:rsidRDefault="000E0F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308626"/>
      <w:docPartObj>
        <w:docPartGallery w:val="Page Numbers (Bottom of Page)"/>
        <w:docPartUnique/>
      </w:docPartObj>
    </w:sdtPr>
    <w:sdtEndPr>
      <w:rPr>
        <w:noProof/>
      </w:rPr>
    </w:sdtEndPr>
    <w:sdtContent>
      <w:p w14:paraId="40374FC4" w14:textId="676B8283" w:rsidR="000E0F4C" w:rsidRDefault="000E0F4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047AB94" w14:textId="77777777" w:rsidR="000E0F4C" w:rsidRDefault="000E0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07446" w14:textId="77777777" w:rsidR="000E0F4C" w:rsidRDefault="000E0F4C" w:rsidP="006E78A7">
      <w:pPr>
        <w:spacing w:after="0" w:line="240" w:lineRule="auto"/>
      </w:pPr>
      <w:r>
        <w:separator/>
      </w:r>
    </w:p>
  </w:footnote>
  <w:footnote w:type="continuationSeparator" w:id="0">
    <w:p w14:paraId="534DDAEA" w14:textId="77777777" w:rsidR="000E0F4C" w:rsidRDefault="000E0F4C" w:rsidP="006E78A7">
      <w:pPr>
        <w:spacing w:after="0" w:line="240" w:lineRule="auto"/>
      </w:pPr>
      <w:r>
        <w:continuationSeparator/>
      </w:r>
    </w:p>
  </w:footnote>
  <w:footnote w:id="1">
    <w:p w14:paraId="5CB16BAD" w14:textId="77777777" w:rsidR="00996881" w:rsidRPr="000248E2" w:rsidRDefault="00996881" w:rsidP="00996881">
      <w:pPr>
        <w:pStyle w:val="FootnoteText"/>
        <w:rPr>
          <w:u w:val="words"/>
        </w:rPr>
      </w:pPr>
      <w:r>
        <w:rPr>
          <w:rStyle w:val="FootnoteReference"/>
        </w:rPr>
        <w:footnoteRef/>
      </w:r>
      <w:r>
        <w:t xml:space="preserve"> See Mark Muro and others, “America’s Advanced Industries: What they Are, Where they Are, and Why they Matter” (Washington: Brookings Institution,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251"/>
    <w:multiLevelType w:val="hybridMultilevel"/>
    <w:tmpl w:val="A43066D2"/>
    <w:lvl w:ilvl="0" w:tplc="7C6E0D2E">
      <w:start w:val="1"/>
      <w:numFmt w:val="bullet"/>
      <w:pStyle w:val="TOC5"/>
      <w:lvlText w:val=""/>
      <w:lvlJc w:val="left"/>
      <w:pPr>
        <w:ind w:left="2102" w:hanging="360"/>
      </w:pPr>
      <w:rPr>
        <w:rFonts w:ascii="Symbol" w:hAnsi="Symbol" w:hint="default"/>
        <w:color w:val="auto"/>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1" w15:restartNumberingAfterBreak="0">
    <w:nsid w:val="00795A19"/>
    <w:multiLevelType w:val="hybridMultilevel"/>
    <w:tmpl w:val="90F0D6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406471"/>
    <w:multiLevelType w:val="hybridMultilevel"/>
    <w:tmpl w:val="3ED0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B7AD6"/>
    <w:multiLevelType w:val="hybridMultilevel"/>
    <w:tmpl w:val="5C3855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D104BF"/>
    <w:multiLevelType w:val="hybridMultilevel"/>
    <w:tmpl w:val="A460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81E5C"/>
    <w:multiLevelType w:val="hybridMultilevel"/>
    <w:tmpl w:val="EADC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3330A"/>
    <w:multiLevelType w:val="hybridMultilevel"/>
    <w:tmpl w:val="76D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362C5"/>
    <w:multiLevelType w:val="hybridMultilevel"/>
    <w:tmpl w:val="07606616"/>
    <w:lvl w:ilvl="0" w:tplc="D408AD3A">
      <w:start w:val="1"/>
      <w:numFmt w:val="bullet"/>
      <w:lvlText w:val=""/>
      <w:lvlJc w:val="left"/>
      <w:pPr>
        <w:ind w:left="1160" w:hanging="360"/>
      </w:pPr>
      <w:rPr>
        <w:rFonts w:ascii="Symbol" w:hAnsi="Symbol" w:hint="default"/>
        <w:color w:val="auto"/>
        <w:sz w:val="22"/>
        <w:szCs w:val="22"/>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8" w15:restartNumberingAfterBreak="0">
    <w:nsid w:val="2BE94AF5"/>
    <w:multiLevelType w:val="hybridMultilevel"/>
    <w:tmpl w:val="4874EB64"/>
    <w:lvl w:ilvl="0" w:tplc="DA708F9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1B15E5"/>
    <w:multiLevelType w:val="hybridMultilevel"/>
    <w:tmpl w:val="2B2A34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1FF3BB7"/>
    <w:multiLevelType w:val="hybridMultilevel"/>
    <w:tmpl w:val="2FBEF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92658"/>
    <w:multiLevelType w:val="hybridMultilevel"/>
    <w:tmpl w:val="4984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92CFF"/>
    <w:multiLevelType w:val="hybridMultilevel"/>
    <w:tmpl w:val="CE56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D0E05"/>
    <w:multiLevelType w:val="hybridMultilevel"/>
    <w:tmpl w:val="3CF2A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71573"/>
    <w:multiLevelType w:val="hybridMultilevel"/>
    <w:tmpl w:val="A2AAC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2A90103"/>
    <w:multiLevelType w:val="hybridMultilevel"/>
    <w:tmpl w:val="F6E2BC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2F86B41"/>
    <w:multiLevelType w:val="hybridMultilevel"/>
    <w:tmpl w:val="B33ED5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926D56"/>
    <w:multiLevelType w:val="hybridMultilevel"/>
    <w:tmpl w:val="8F80A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8302061"/>
    <w:multiLevelType w:val="hybridMultilevel"/>
    <w:tmpl w:val="C882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47DF8"/>
    <w:multiLevelType w:val="hybridMultilevel"/>
    <w:tmpl w:val="13B8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777B8"/>
    <w:multiLevelType w:val="hybridMultilevel"/>
    <w:tmpl w:val="2ACE9B34"/>
    <w:lvl w:ilvl="0" w:tplc="973E8A08">
      <w:start w:val="1"/>
      <w:numFmt w:val="bullet"/>
      <w:pStyle w:val="TOC4"/>
      <w:lvlText w:val=""/>
      <w:lvlJc w:val="left"/>
      <w:pPr>
        <w:ind w:left="1380" w:hanging="360"/>
      </w:pPr>
      <w:rPr>
        <w:rFonts w:ascii="Symbol" w:hAnsi="Symbol" w:hint="default"/>
        <w:color w:val="auto"/>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1" w15:restartNumberingAfterBreak="0">
    <w:nsid w:val="5B077603"/>
    <w:multiLevelType w:val="hybridMultilevel"/>
    <w:tmpl w:val="5E9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090C9C"/>
    <w:multiLevelType w:val="hybridMultilevel"/>
    <w:tmpl w:val="F3C4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46013"/>
    <w:multiLevelType w:val="hybridMultilevel"/>
    <w:tmpl w:val="037612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1484632"/>
    <w:multiLevelType w:val="hybridMultilevel"/>
    <w:tmpl w:val="68B2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B142B"/>
    <w:multiLevelType w:val="hybridMultilevel"/>
    <w:tmpl w:val="D5D63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2C45E2"/>
    <w:multiLevelType w:val="hybridMultilevel"/>
    <w:tmpl w:val="61DA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E256A"/>
    <w:multiLevelType w:val="hybridMultilevel"/>
    <w:tmpl w:val="1108A8FC"/>
    <w:lvl w:ilvl="0" w:tplc="93CEB14A">
      <w:start w:val="1"/>
      <w:numFmt w:val="bullet"/>
      <w:lvlText w:val=""/>
      <w:lvlJc w:val="left"/>
      <w:pPr>
        <w:ind w:left="1600" w:hanging="360"/>
      </w:pPr>
      <w:rPr>
        <w:rFonts w:ascii="Symbol" w:hAnsi="Symbol" w:hint="default"/>
        <w:color w:val="auto"/>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8" w15:restartNumberingAfterBreak="0">
    <w:nsid w:val="79A504BB"/>
    <w:multiLevelType w:val="hybridMultilevel"/>
    <w:tmpl w:val="3BD26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24"/>
  </w:num>
  <w:num w:numId="4">
    <w:abstractNumId w:val="5"/>
  </w:num>
  <w:num w:numId="5">
    <w:abstractNumId w:val="11"/>
  </w:num>
  <w:num w:numId="6">
    <w:abstractNumId w:val="6"/>
  </w:num>
  <w:num w:numId="7">
    <w:abstractNumId w:val="25"/>
  </w:num>
  <w:num w:numId="8">
    <w:abstractNumId w:val="10"/>
  </w:num>
  <w:num w:numId="9">
    <w:abstractNumId w:val="13"/>
  </w:num>
  <w:num w:numId="10">
    <w:abstractNumId w:val="17"/>
  </w:num>
  <w:num w:numId="11">
    <w:abstractNumId w:val="14"/>
  </w:num>
  <w:num w:numId="12">
    <w:abstractNumId w:val="8"/>
  </w:num>
  <w:num w:numId="13">
    <w:abstractNumId w:val="18"/>
  </w:num>
  <w:num w:numId="14">
    <w:abstractNumId w:val="19"/>
  </w:num>
  <w:num w:numId="15">
    <w:abstractNumId w:val="12"/>
  </w:num>
  <w:num w:numId="16">
    <w:abstractNumId w:val="21"/>
  </w:num>
  <w:num w:numId="17">
    <w:abstractNumId w:val="26"/>
  </w:num>
  <w:num w:numId="18">
    <w:abstractNumId w:val="15"/>
  </w:num>
  <w:num w:numId="19">
    <w:abstractNumId w:val="2"/>
  </w:num>
  <w:num w:numId="20">
    <w:abstractNumId w:val="28"/>
  </w:num>
  <w:num w:numId="21">
    <w:abstractNumId w:val="9"/>
  </w:num>
  <w:num w:numId="22">
    <w:abstractNumId w:val="16"/>
  </w:num>
  <w:num w:numId="23">
    <w:abstractNumId w:val="23"/>
  </w:num>
  <w:num w:numId="24">
    <w:abstractNumId w:val="1"/>
  </w:num>
  <w:num w:numId="25">
    <w:abstractNumId w:val="3"/>
  </w:num>
  <w:num w:numId="26">
    <w:abstractNumId w:val="7"/>
  </w:num>
  <w:num w:numId="27">
    <w:abstractNumId w:val="20"/>
  </w:num>
  <w:num w:numId="28">
    <w:abstractNumId w:val="27"/>
  </w:num>
  <w:num w:numId="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ly P Anderson">
    <w15:presenceInfo w15:providerId="AD" w15:userId="S-1-5-21-941978686-1815096360-3273509800-49030"/>
  </w15:person>
  <w15:person w15:author="david jackson">
    <w15:presenceInfo w15:providerId="Windows Live" w15:userId="e38bc6cf5c6ea348"/>
  </w15:person>
  <w15:person w15:author="Mark Muro">
    <w15:presenceInfo w15:providerId="AD" w15:userId="S-1-5-21-941978686-1815096360-3273509800-2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C2NDcxNja2MDQzNjVS0lEKTi0uzszPAykwrAUAsnLyaSwAAAA="/>
  </w:docVars>
  <w:rsids>
    <w:rsidRoot w:val="009D74A8"/>
    <w:rsid w:val="000009A2"/>
    <w:rsid w:val="0001579B"/>
    <w:rsid w:val="00021CDA"/>
    <w:rsid w:val="000230E3"/>
    <w:rsid w:val="0002335E"/>
    <w:rsid w:val="00026C44"/>
    <w:rsid w:val="000407B7"/>
    <w:rsid w:val="00046405"/>
    <w:rsid w:val="00056DC4"/>
    <w:rsid w:val="0006339A"/>
    <w:rsid w:val="000640F7"/>
    <w:rsid w:val="000652E4"/>
    <w:rsid w:val="00065753"/>
    <w:rsid w:val="00075314"/>
    <w:rsid w:val="00076BED"/>
    <w:rsid w:val="00086DA3"/>
    <w:rsid w:val="0009112A"/>
    <w:rsid w:val="000951DA"/>
    <w:rsid w:val="00096925"/>
    <w:rsid w:val="000979DD"/>
    <w:rsid w:val="000A0B21"/>
    <w:rsid w:val="000A11C8"/>
    <w:rsid w:val="000A2255"/>
    <w:rsid w:val="000A338D"/>
    <w:rsid w:val="000B18AB"/>
    <w:rsid w:val="000B1FC4"/>
    <w:rsid w:val="000B2841"/>
    <w:rsid w:val="000B7641"/>
    <w:rsid w:val="000C1610"/>
    <w:rsid w:val="000C4D60"/>
    <w:rsid w:val="000C5C89"/>
    <w:rsid w:val="000C625C"/>
    <w:rsid w:val="000D1BF4"/>
    <w:rsid w:val="000E0F4C"/>
    <w:rsid w:val="000E2511"/>
    <w:rsid w:val="000E57A3"/>
    <w:rsid w:val="000E6D9F"/>
    <w:rsid w:val="000F1F18"/>
    <w:rsid w:val="001031DF"/>
    <w:rsid w:val="00107087"/>
    <w:rsid w:val="00107D2F"/>
    <w:rsid w:val="00113EA8"/>
    <w:rsid w:val="00115521"/>
    <w:rsid w:val="00117DB8"/>
    <w:rsid w:val="00122B55"/>
    <w:rsid w:val="001342EC"/>
    <w:rsid w:val="00137DF4"/>
    <w:rsid w:val="00141D48"/>
    <w:rsid w:val="00143D4D"/>
    <w:rsid w:val="001455C6"/>
    <w:rsid w:val="00151995"/>
    <w:rsid w:val="001661A3"/>
    <w:rsid w:val="00171DED"/>
    <w:rsid w:val="001722B7"/>
    <w:rsid w:val="0018030F"/>
    <w:rsid w:val="0018381F"/>
    <w:rsid w:val="001A023F"/>
    <w:rsid w:val="001A2C02"/>
    <w:rsid w:val="001A4613"/>
    <w:rsid w:val="001B41AE"/>
    <w:rsid w:val="001B5B5B"/>
    <w:rsid w:val="001C0E3B"/>
    <w:rsid w:val="001C3F43"/>
    <w:rsid w:val="001C52BE"/>
    <w:rsid w:val="001C6DB3"/>
    <w:rsid w:val="001C744B"/>
    <w:rsid w:val="001D2DEE"/>
    <w:rsid w:val="001E1E2F"/>
    <w:rsid w:val="001E7D8C"/>
    <w:rsid w:val="001F563E"/>
    <w:rsid w:val="002118C8"/>
    <w:rsid w:val="002137D0"/>
    <w:rsid w:val="002140E2"/>
    <w:rsid w:val="00215306"/>
    <w:rsid w:val="00224C4E"/>
    <w:rsid w:val="00231952"/>
    <w:rsid w:val="0024521F"/>
    <w:rsid w:val="00250748"/>
    <w:rsid w:val="002618B1"/>
    <w:rsid w:val="0026497C"/>
    <w:rsid w:val="00266DDD"/>
    <w:rsid w:val="00270D8E"/>
    <w:rsid w:val="00276889"/>
    <w:rsid w:val="00287369"/>
    <w:rsid w:val="00290491"/>
    <w:rsid w:val="002A02F6"/>
    <w:rsid w:val="002A34EC"/>
    <w:rsid w:val="002B3A23"/>
    <w:rsid w:val="002B4CF5"/>
    <w:rsid w:val="002B6BF4"/>
    <w:rsid w:val="002C07FB"/>
    <w:rsid w:val="002C6D19"/>
    <w:rsid w:val="002D003D"/>
    <w:rsid w:val="002D60BB"/>
    <w:rsid w:val="002D6869"/>
    <w:rsid w:val="002E2AA8"/>
    <w:rsid w:val="002E703A"/>
    <w:rsid w:val="002F1FC5"/>
    <w:rsid w:val="002F20A1"/>
    <w:rsid w:val="002F7041"/>
    <w:rsid w:val="00300EA2"/>
    <w:rsid w:val="003018F9"/>
    <w:rsid w:val="00302F42"/>
    <w:rsid w:val="0030594D"/>
    <w:rsid w:val="00312452"/>
    <w:rsid w:val="00314791"/>
    <w:rsid w:val="00330C2F"/>
    <w:rsid w:val="003447FB"/>
    <w:rsid w:val="003453F9"/>
    <w:rsid w:val="00347ABC"/>
    <w:rsid w:val="003505C3"/>
    <w:rsid w:val="00351357"/>
    <w:rsid w:val="00352D53"/>
    <w:rsid w:val="003558CF"/>
    <w:rsid w:val="003601FF"/>
    <w:rsid w:val="00367D42"/>
    <w:rsid w:val="003729D6"/>
    <w:rsid w:val="00375639"/>
    <w:rsid w:val="00381373"/>
    <w:rsid w:val="00381391"/>
    <w:rsid w:val="00383574"/>
    <w:rsid w:val="00383E4D"/>
    <w:rsid w:val="003B7F82"/>
    <w:rsid w:val="003C4C18"/>
    <w:rsid w:val="003C7652"/>
    <w:rsid w:val="003D3247"/>
    <w:rsid w:val="003D5306"/>
    <w:rsid w:val="003D6496"/>
    <w:rsid w:val="003F57D9"/>
    <w:rsid w:val="003F5C16"/>
    <w:rsid w:val="003F6EB7"/>
    <w:rsid w:val="003F7045"/>
    <w:rsid w:val="00412DB2"/>
    <w:rsid w:val="0041679B"/>
    <w:rsid w:val="00420FEA"/>
    <w:rsid w:val="00422288"/>
    <w:rsid w:val="00425C81"/>
    <w:rsid w:val="00425E94"/>
    <w:rsid w:val="00431F1B"/>
    <w:rsid w:val="00432FFB"/>
    <w:rsid w:val="0043336E"/>
    <w:rsid w:val="00435234"/>
    <w:rsid w:val="00446C94"/>
    <w:rsid w:val="00451235"/>
    <w:rsid w:val="00452C1C"/>
    <w:rsid w:val="00454136"/>
    <w:rsid w:val="004575A0"/>
    <w:rsid w:val="0045780D"/>
    <w:rsid w:val="00463203"/>
    <w:rsid w:val="00465CBD"/>
    <w:rsid w:val="004724AE"/>
    <w:rsid w:val="00473461"/>
    <w:rsid w:val="0048391E"/>
    <w:rsid w:val="00483B64"/>
    <w:rsid w:val="004A363F"/>
    <w:rsid w:val="004B1E50"/>
    <w:rsid w:val="004B2735"/>
    <w:rsid w:val="004B38C1"/>
    <w:rsid w:val="004B3E26"/>
    <w:rsid w:val="004C31FA"/>
    <w:rsid w:val="004C7F40"/>
    <w:rsid w:val="004D123D"/>
    <w:rsid w:val="004D1EFD"/>
    <w:rsid w:val="004E1C7A"/>
    <w:rsid w:val="004E203B"/>
    <w:rsid w:val="004E6D31"/>
    <w:rsid w:val="004F5E34"/>
    <w:rsid w:val="004F7209"/>
    <w:rsid w:val="0051337B"/>
    <w:rsid w:val="00514A78"/>
    <w:rsid w:val="00515885"/>
    <w:rsid w:val="00522D02"/>
    <w:rsid w:val="005242AA"/>
    <w:rsid w:val="00530C7E"/>
    <w:rsid w:val="00531CAE"/>
    <w:rsid w:val="00537707"/>
    <w:rsid w:val="005411D4"/>
    <w:rsid w:val="005522A8"/>
    <w:rsid w:val="00560C2A"/>
    <w:rsid w:val="00563100"/>
    <w:rsid w:val="00565AB6"/>
    <w:rsid w:val="00570213"/>
    <w:rsid w:val="00571D86"/>
    <w:rsid w:val="00593F9A"/>
    <w:rsid w:val="005A5D95"/>
    <w:rsid w:val="005B3524"/>
    <w:rsid w:val="005C2BB8"/>
    <w:rsid w:val="005C34AD"/>
    <w:rsid w:val="005C3ABE"/>
    <w:rsid w:val="005C6CD8"/>
    <w:rsid w:val="005D4FC3"/>
    <w:rsid w:val="005D65DC"/>
    <w:rsid w:val="005E5001"/>
    <w:rsid w:val="005E7331"/>
    <w:rsid w:val="005F034F"/>
    <w:rsid w:val="005F13D0"/>
    <w:rsid w:val="005F211A"/>
    <w:rsid w:val="00603BB0"/>
    <w:rsid w:val="006135F1"/>
    <w:rsid w:val="0061393C"/>
    <w:rsid w:val="00616A61"/>
    <w:rsid w:val="006175A8"/>
    <w:rsid w:val="006213AD"/>
    <w:rsid w:val="00627E99"/>
    <w:rsid w:val="00630315"/>
    <w:rsid w:val="00640E1D"/>
    <w:rsid w:val="0064253D"/>
    <w:rsid w:val="006461DE"/>
    <w:rsid w:val="0065346F"/>
    <w:rsid w:val="006545DA"/>
    <w:rsid w:val="00657D9E"/>
    <w:rsid w:val="006660E9"/>
    <w:rsid w:val="00671EA7"/>
    <w:rsid w:val="00675EE4"/>
    <w:rsid w:val="00693F4E"/>
    <w:rsid w:val="0069783B"/>
    <w:rsid w:val="006A0250"/>
    <w:rsid w:val="006A7A59"/>
    <w:rsid w:val="006A7A66"/>
    <w:rsid w:val="006B722C"/>
    <w:rsid w:val="006C23E0"/>
    <w:rsid w:val="006C2852"/>
    <w:rsid w:val="006E1BDF"/>
    <w:rsid w:val="006E78A7"/>
    <w:rsid w:val="006F0244"/>
    <w:rsid w:val="0070581E"/>
    <w:rsid w:val="00717D46"/>
    <w:rsid w:val="00720EA4"/>
    <w:rsid w:val="007228F0"/>
    <w:rsid w:val="007414F7"/>
    <w:rsid w:val="00746061"/>
    <w:rsid w:val="007506F6"/>
    <w:rsid w:val="007512EE"/>
    <w:rsid w:val="00755BC6"/>
    <w:rsid w:val="0076783D"/>
    <w:rsid w:val="007702DD"/>
    <w:rsid w:val="00770D50"/>
    <w:rsid w:val="0077605B"/>
    <w:rsid w:val="00782A6D"/>
    <w:rsid w:val="00794374"/>
    <w:rsid w:val="00794D3B"/>
    <w:rsid w:val="00795048"/>
    <w:rsid w:val="007A0520"/>
    <w:rsid w:val="007A058D"/>
    <w:rsid w:val="007A6F4A"/>
    <w:rsid w:val="007A7C52"/>
    <w:rsid w:val="007B2592"/>
    <w:rsid w:val="007B4631"/>
    <w:rsid w:val="007C696F"/>
    <w:rsid w:val="007D300A"/>
    <w:rsid w:val="007E1F2D"/>
    <w:rsid w:val="007F444F"/>
    <w:rsid w:val="00800996"/>
    <w:rsid w:val="00800B8A"/>
    <w:rsid w:val="0080395B"/>
    <w:rsid w:val="00811E04"/>
    <w:rsid w:val="00817A66"/>
    <w:rsid w:val="00820BD6"/>
    <w:rsid w:val="00820F1B"/>
    <w:rsid w:val="00824B53"/>
    <w:rsid w:val="00832AAA"/>
    <w:rsid w:val="00850E41"/>
    <w:rsid w:val="008526E8"/>
    <w:rsid w:val="0086036F"/>
    <w:rsid w:val="00861F0E"/>
    <w:rsid w:val="00865C45"/>
    <w:rsid w:val="008708D7"/>
    <w:rsid w:val="00871759"/>
    <w:rsid w:val="00885474"/>
    <w:rsid w:val="00886DDC"/>
    <w:rsid w:val="00887433"/>
    <w:rsid w:val="00896B5F"/>
    <w:rsid w:val="008A32A2"/>
    <w:rsid w:val="008A4EB4"/>
    <w:rsid w:val="008B3A78"/>
    <w:rsid w:val="008C290A"/>
    <w:rsid w:val="008D346F"/>
    <w:rsid w:val="008E4AA1"/>
    <w:rsid w:val="008F0184"/>
    <w:rsid w:val="008F1CFD"/>
    <w:rsid w:val="00911A2C"/>
    <w:rsid w:val="009218EF"/>
    <w:rsid w:val="00923DA8"/>
    <w:rsid w:val="00925B46"/>
    <w:rsid w:val="00925DAE"/>
    <w:rsid w:val="0093159C"/>
    <w:rsid w:val="00935434"/>
    <w:rsid w:val="00937477"/>
    <w:rsid w:val="00941938"/>
    <w:rsid w:val="009530BC"/>
    <w:rsid w:val="00955EB4"/>
    <w:rsid w:val="00962C2B"/>
    <w:rsid w:val="00967FE5"/>
    <w:rsid w:val="009808BF"/>
    <w:rsid w:val="009953FB"/>
    <w:rsid w:val="00996881"/>
    <w:rsid w:val="009B2474"/>
    <w:rsid w:val="009B27EB"/>
    <w:rsid w:val="009B581D"/>
    <w:rsid w:val="009B5A82"/>
    <w:rsid w:val="009B76CD"/>
    <w:rsid w:val="009D049C"/>
    <w:rsid w:val="009D2506"/>
    <w:rsid w:val="009D2D8F"/>
    <w:rsid w:val="009D74A8"/>
    <w:rsid w:val="009E264F"/>
    <w:rsid w:val="009E2F78"/>
    <w:rsid w:val="00A025EF"/>
    <w:rsid w:val="00A04397"/>
    <w:rsid w:val="00A16A67"/>
    <w:rsid w:val="00A175AE"/>
    <w:rsid w:val="00A2075A"/>
    <w:rsid w:val="00A2247A"/>
    <w:rsid w:val="00A4191E"/>
    <w:rsid w:val="00A44015"/>
    <w:rsid w:val="00A452F2"/>
    <w:rsid w:val="00A4712B"/>
    <w:rsid w:val="00A47A31"/>
    <w:rsid w:val="00A55F6E"/>
    <w:rsid w:val="00A56FE2"/>
    <w:rsid w:val="00A60457"/>
    <w:rsid w:val="00A605AA"/>
    <w:rsid w:val="00A62BFC"/>
    <w:rsid w:val="00A76B15"/>
    <w:rsid w:val="00A83889"/>
    <w:rsid w:val="00A85990"/>
    <w:rsid w:val="00A85F6C"/>
    <w:rsid w:val="00A86F70"/>
    <w:rsid w:val="00A92758"/>
    <w:rsid w:val="00AA1626"/>
    <w:rsid w:val="00AB3718"/>
    <w:rsid w:val="00AB55B4"/>
    <w:rsid w:val="00AB7ABF"/>
    <w:rsid w:val="00AC1CAB"/>
    <w:rsid w:val="00AC3D1F"/>
    <w:rsid w:val="00AD2BFD"/>
    <w:rsid w:val="00AD371E"/>
    <w:rsid w:val="00AD4931"/>
    <w:rsid w:val="00AE29D3"/>
    <w:rsid w:val="00AF2B79"/>
    <w:rsid w:val="00AF4904"/>
    <w:rsid w:val="00B00EB6"/>
    <w:rsid w:val="00B02E93"/>
    <w:rsid w:val="00B0369C"/>
    <w:rsid w:val="00B106C6"/>
    <w:rsid w:val="00B1561E"/>
    <w:rsid w:val="00B25102"/>
    <w:rsid w:val="00B26DD4"/>
    <w:rsid w:val="00B325F5"/>
    <w:rsid w:val="00B347F6"/>
    <w:rsid w:val="00B41543"/>
    <w:rsid w:val="00B51D6D"/>
    <w:rsid w:val="00B6008E"/>
    <w:rsid w:val="00B640ED"/>
    <w:rsid w:val="00B7498C"/>
    <w:rsid w:val="00B74E35"/>
    <w:rsid w:val="00B77633"/>
    <w:rsid w:val="00B77720"/>
    <w:rsid w:val="00B81232"/>
    <w:rsid w:val="00B90588"/>
    <w:rsid w:val="00B9487F"/>
    <w:rsid w:val="00B954E0"/>
    <w:rsid w:val="00BB156C"/>
    <w:rsid w:val="00BB1A20"/>
    <w:rsid w:val="00BB423D"/>
    <w:rsid w:val="00BB6414"/>
    <w:rsid w:val="00BB76E3"/>
    <w:rsid w:val="00BC1E26"/>
    <w:rsid w:val="00BC2A5F"/>
    <w:rsid w:val="00BC425B"/>
    <w:rsid w:val="00BE7795"/>
    <w:rsid w:val="00BF1F7F"/>
    <w:rsid w:val="00BF3C24"/>
    <w:rsid w:val="00C06654"/>
    <w:rsid w:val="00C14C98"/>
    <w:rsid w:val="00C3412C"/>
    <w:rsid w:val="00C37A4C"/>
    <w:rsid w:val="00C463DB"/>
    <w:rsid w:val="00C46457"/>
    <w:rsid w:val="00C52FE4"/>
    <w:rsid w:val="00C64535"/>
    <w:rsid w:val="00C67E9B"/>
    <w:rsid w:val="00C70DB0"/>
    <w:rsid w:val="00C7563B"/>
    <w:rsid w:val="00C819CF"/>
    <w:rsid w:val="00C84953"/>
    <w:rsid w:val="00C865E1"/>
    <w:rsid w:val="00C86FCB"/>
    <w:rsid w:val="00C95EC9"/>
    <w:rsid w:val="00C96620"/>
    <w:rsid w:val="00CA48EF"/>
    <w:rsid w:val="00CB017B"/>
    <w:rsid w:val="00CB3B67"/>
    <w:rsid w:val="00CB7C23"/>
    <w:rsid w:val="00CC0071"/>
    <w:rsid w:val="00CD41B4"/>
    <w:rsid w:val="00CD443D"/>
    <w:rsid w:val="00CD59D3"/>
    <w:rsid w:val="00CE50D7"/>
    <w:rsid w:val="00CE7698"/>
    <w:rsid w:val="00CE7931"/>
    <w:rsid w:val="00D06431"/>
    <w:rsid w:val="00D165E7"/>
    <w:rsid w:val="00D22930"/>
    <w:rsid w:val="00D252A7"/>
    <w:rsid w:val="00D33DEF"/>
    <w:rsid w:val="00D37205"/>
    <w:rsid w:val="00D41FA6"/>
    <w:rsid w:val="00D51FEF"/>
    <w:rsid w:val="00D548DB"/>
    <w:rsid w:val="00D553BF"/>
    <w:rsid w:val="00D57B7E"/>
    <w:rsid w:val="00D601AA"/>
    <w:rsid w:val="00D63607"/>
    <w:rsid w:val="00D64D29"/>
    <w:rsid w:val="00D66425"/>
    <w:rsid w:val="00D76CFF"/>
    <w:rsid w:val="00D83935"/>
    <w:rsid w:val="00D851B3"/>
    <w:rsid w:val="00D86743"/>
    <w:rsid w:val="00D974B5"/>
    <w:rsid w:val="00DA475E"/>
    <w:rsid w:val="00DA742A"/>
    <w:rsid w:val="00DB3847"/>
    <w:rsid w:val="00DB4BAE"/>
    <w:rsid w:val="00DC0D74"/>
    <w:rsid w:val="00DC1E61"/>
    <w:rsid w:val="00DC5F9B"/>
    <w:rsid w:val="00DE3BA5"/>
    <w:rsid w:val="00DF13FF"/>
    <w:rsid w:val="00DF2B15"/>
    <w:rsid w:val="00E0527E"/>
    <w:rsid w:val="00E12815"/>
    <w:rsid w:val="00E1445A"/>
    <w:rsid w:val="00E14A07"/>
    <w:rsid w:val="00E26429"/>
    <w:rsid w:val="00E2659A"/>
    <w:rsid w:val="00E3707C"/>
    <w:rsid w:val="00E42020"/>
    <w:rsid w:val="00E506E4"/>
    <w:rsid w:val="00E6319A"/>
    <w:rsid w:val="00E70CE3"/>
    <w:rsid w:val="00E76B90"/>
    <w:rsid w:val="00E9119B"/>
    <w:rsid w:val="00E9360E"/>
    <w:rsid w:val="00EA06F2"/>
    <w:rsid w:val="00EA19B6"/>
    <w:rsid w:val="00EA253C"/>
    <w:rsid w:val="00EB63B0"/>
    <w:rsid w:val="00EC1A3F"/>
    <w:rsid w:val="00EC2F0B"/>
    <w:rsid w:val="00ED3196"/>
    <w:rsid w:val="00EE67A2"/>
    <w:rsid w:val="00EE73A7"/>
    <w:rsid w:val="00EE7E5E"/>
    <w:rsid w:val="00EF0A29"/>
    <w:rsid w:val="00EF5D84"/>
    <w:rsid w:val="00EF6EA1"/>
    <w:rsid w:val="00F06F9F"/>
    <w:rsid w:val="00F12B3C"/>
    <w:rsid w:val="00F13E53"/>
    <w:rsid w:val="00F1506F"/>
    <w:rsid w:val="00F24174"/>
    <w:rsid w:val="00F2632B"/>
    <w:rsid w:val="00F3113E"/>
    <w:rsid w:val="00F34F2B"/>
    <w:rsid w:val="00F35980"/>
    <w:rsid w:val="00F404F9"/>
    <w:rsid w:val="00F44422"/>
    <w:rsid w:val="00F50236"/>
    <w:rsid w:val="00F51930"/>
    <w:rsid w:val="00F6727B"/>
    <w:rsid w:val="00F706E2"/>
    <w:rsid w:val="00F7378F"/>
    <w:rsid w:val="00F772B3"/>
    <w:rsid w:val="00F85444"/>
    <w:rsid w:val="00F9205D"/>
    <w:rsid w:val="00F97571"/>
    <w:rsid w:val="00FA3808"/>
    <w:rsid w:val="00FA6B06"/>
    <w:rsid w:val="00FB1D53"/>
    <w:rsid w:val="00FB5C6C"/>
    <w:rsid w:val="00FB67AD"/>
    <w:rsid w:val="00FC43EE"/>
    <w:rsid w:val="00FC5687"/>
    <w:rsid w:val="00FC6641"/>
    <w:rsid w:val="00FE257C"/>
    <w:rsid w:val="00FE3126"/>
    <w:rsid w:val="00FF1DD4"/>
    <w:rsid w:val="00FF34C9"/>
    <w:rsid w:val="00FF4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3305B"/>
  <w15:chartTrackingRefBased/>
  <w15:docId w15:val="{934C7933-5E80-44C9-94A4-BB86AD3BA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126"/>
    <w:pPr>
      <w:keepNext/>
      <w:keepLines/>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422288"/>
    <w:pPr>
      <w:keepNext/>
      <w:keepLines/>
      <w:spacing w:before="40"/>
      <w:outlineLvl w:val="1"/>
    </w:pPr>
    <w:rPr>
      <w:rFonts w:eastAsiaTheme="majorEastAsia" w:cstheme="majorBidi"/>
      <w:b/>
      <w:sz w:val="44"/>
      <w:szCs w:val="26"/>
    </w:rPr>
  </w:style>
  <w:style w:type="paragraph" w:styleId="Heading3">
    <w:name w:val="heading 3"/>
    <w:basedOn w:val="Normal"/>
    <w:next w:val="Normal"/>
    <w:link w:val="Heading3Char"/>
    <w:uiPriority w:val="9"/>
    <w:unhideWhenUsed/>
    <w:qFormat/>
    <w:rsid w:val="00422288"/>
    <w:pPr>
      <w:keepNext/>
      <w:keepLines/>
      <w:spacing w:before="40"/>
      <w:outlineLvl w:val="2"/>
    </w:pPr>
    <w:rPr>
      <w:rFonts w:ascii="Calibri" w:eastAsiaTheme="majorEastAsia" w:hAnsi="Calibri" w:cstheme="majorBidi"/>
      <w:b/>
      <w:sz w:val="44"/>
      <w:szCs w:val="24"/>
    </w:rPr>
  </w:style>
  <w:style w:type="paragraph" w:styleId="Heading4">
    <w:name w:val="heading 4"/>
    <w:basedOn w:val="Normal"/>
    <w:next w:val="Normal"/>
    <w:link w:val="Heading4Char"/>
    <w:uiPriority w:val="9"/>
    <w:unhideWhenUsed/>
    <w:qFormat/>
    <w:rsid w:val="00422288"/>
    <w:pPr>
      <w:keepNext/>
      <w:keepLines/>
      <w:outlineLvl w:val="3"/>
    </w:pPr>
    <w:rPr>
      <w:rFonts w:ascii="Calibri" w:eastAsiaTheme="majorEastAsia" w:hAnsi="Calibri" w:cstheme="majorBidi"/>
      <w:b/>
      <w:iCs/>
      <w:sz w:val="44"/>
    </w:rPr>
  </w:style>
  <w:style w:type="paragraph" w:styleId="Heading5">
    <w:name w:val="heading 5"/>
    <w:basedOn w:val="Normal"/>
    <w:next w:val="Normal"/>
    <w:link w:val="Heading5Char"/>
    <w:uiPriority w:val="9"/>
    <w:unhideWhenUsed/>
    <w:qFormat/>
    <w:rsid w:val="006A0250"/>
    <w:pPr>
      <w:keepNext/>
      <w:keepLines/>
      <w:outlineLvl w:val="4"/>
    </w:pPr>
    <w:rPr>
      <w:rFonts w:ascii="Calibri" w:eastAsiaTheme="majorEastAsia" w:hAnsi="Calibri" w:cstheme="majorBidi"/>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869"/>
    <w:rPr>
      <w:rFonts w:ascii="Segoe UI" w:hAnsi="Segoe UI" w:cs="Segoe UI"/>
      <w:sz w:val="18"/>
      <w:szCs w:val="18"/>
    </w:rPr>
  </w:style>
  <w:style w:type="paragraph" w:styleId="EndnoteText">
    <w:name w:val="endnote text"/>
    <w:basedOn w:val="Normal"/>
    <w:link w:val="EndnoteTextChar"/>
    <w:uiPriority w:val="99"/>
    <w:semiHidden/>
    <w:unhideWhenUsed/>
    <w:rsid w:val="006E78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78A7"/>
    <w:rPr>
      <w:sz w:val="20"/>
      <w:szCs w:val="20"/>
    </w:rPr>
  </w:style>
  <w:style w:type="character" w:styleId="EndnoteReference">
    <w:name w:val="endnote reference"/>
    <w:basedOn w:val="DefaultParagraphFont"/>
    <w:uiPriority w:val="99"/>
    <w:semiHidden/>
    <w:unhideWhenUsed/>
    <w:rsid w:val="006E78A7"/>
    <w:rPr>
      <w:vertAlign w:val="superscript"/>
    </w:rPr>
  </w:style>
  <w:style w:type="character" w:styleId="Hyperlink">
    <w:name w:val="Hyperlink"/>
    <w:basedOn w:val="DefaultParagraphFont"/>
    <w:uiPriority w:val="99"/>
    <w:unhideWhenUsed/>
    <w:rsid w:val="006E78A7"/>
    <w:rPr>
      <w:color w:val="0563C1" w:themeColor="hyperlink"/>
      <w:u w:val="single"/>
    </w:rPr>
  </w:style>
  <w:style w:type="paragraph" w:styleId="ListParagraph">
    <w:name w:val="List Paragraph"/>
    <w:basedOn w:val="Normal"/>
    <w:uiPriority w:val="34"/>
    <w:qFormat/>
    <w:rsid w:val="00AA1626"/>
    <w:pPr>
      <w:ind w:left="720"/>
      <w:contextualSpacing/>
    </w:pPr>
  </w:style>
  <w:style w:type="character" w:styleId="CommentReference">
    <w:name w:val="annotation reference"/>
    <w:basedOn w:val="DefaultParagraphFont"/>
    <w:uiPriority w:val="99"/>
    <w:semiHidden/>
    <w:unhideWhenUsed/>
    <w:rsid w:val="00886DDC"/>
    <w:rPr>
      <w:sz w:val="16"/>
      <w:szCs w:val="16"/>
    </w:rPr>
  </w:style>
  <w:style w:type="paragraph" w:styleId="CommentText">
    <w:name w:val="annotation text"/>
    <w:basedOn w:val="Normal"/>
    <w:link w:val="CommentTextChar"/>
    <w:uiPriority w:val="99"/>
    <w:semiHidden/>
    <w:unhideWhenUsed/>
    <w:rsid w:val="00886DDC"/>
    <w:pPr>
      <w:spacing w:line="240" w:lineRule="auto"/>
    </w:pPr>
    <w:rPr>
      <w:sz w:val="20"/>
      <w:szCs w:val="20"/>
    </w:rPr>
  </w:style>
  <w:style w:type="character" w:customStyle="1" w:styleId="CommentTextChar">
    <w:name w:val="Comment Text Char"/>
    <w:basedOn w:val="DefaultParagraphFont"/>
    <w:link w:val="CommentText"/>
    <w:uiPriority w:val="99"/>
    <w:semiHidden/>
    <w:rsid w:val="00886DDC"/>
    <w:rPr>
      <w:sz w:val="20"/>
      <w:szCs w:val="20"/>
    </w:rPr>
  </w:style>
  <w:style w:type="paragraph" w:styleId="CommentSubject">
    <w:name w:val="annotation subject"/>
    <w:basedOn w:val="CommentText"/>
    <w:next w:val="CommentText"/>
    <w:link w:val="CommentSubjectChar"/>
    <w:uiPriority w:val="99"/>
    <w:semiHidden/>
    <w:unhideWhenUsed/>
    <w:rsid w:val="00886DDC"/>
    <w:rPr>
      <w:b/>
      <w:bCs/>
    </w:rPr>
  </w:style>
  <w:style w:type="character" w:customStyle="1" w:styleId="CommentSubjectChar">
    <w:name w:val="Comment Subject Char"/>
    <w:basedOn w:val="CommentTextChar"/>
    <w:link w:val="CommentSubject"/>
    <w:uiPriority w:val="99"/>
    <w:semiHidden/>
    <w:rsid w:val="00886DDC"/>
    <w:rPr>
      <w:b/>
      <w:bCs/>
      <w:sz w:val="20"/>
      <w:szCs w:val="20"/>
    </w:rPr>
  </w:style>
  <w:style w:type="paragraph" w:styleId="FootnoteText">
    <w:name w:val="footnote text"/>
    <w:basedOn w:val="Normal"/>
    <w:link w:val="FootnoteTextChar"/>
    <w:uiPriority w:val="99"/>
    <w:unhideWhenUsed/>
    <w:rsid w:val="001722B7"/>
    <w:pPr>
      <w:spacing w:after="0" w:line="240" w:lineRule="auto"/>
    </w:pPr>
    <w:rPr>
      <w:sz w:val="20"/>
      <w:szCs w:val="20"/>
    </w:rPr>
  </w:style>
  <w:style w:type="character" w:customStyle="1" w:styleId="FootnoteTextChar">
    <w:name w:val="Footnote Text Char"/>
    <w:basedOn w:val="DefaultParagraphFont"/>
    <w:link w:val="FootnoteText"/>
    <w:uiPriority w:val="99"/>
    <w:rsid w:val="001722B7"/>
    <w:rPr>
      <w:sz w:val="20"/>
      <w:szCs w:val="20"/>
    </w:rPr>
  </w:style>
  <w:style w:type="character" w:styleId="FootnoteReference">
    <w:name w:val="footnote reference"/>
    <w:basedOn w:val="DefaultParagraphFont"/>
    <w:uiPriority w:val="99"/>
    <w:semiHidden/>
    <w:unhideWhenUsed/>
    <w:rsid w:val="001722B7"/>
    <w:rPr>
      <w:vertAlign w:val="superscript"/>
    </w:rPr>
  </w:style>
  <w:style w:type="paragraph" w:styleId="Header">
    <w:name w:val="header"/>
    <w:basedOn w:val="Normal"/>
    <w:link w:val="HeaderChar"/>
    <w:uiPriority w:val="99"/>
    <w:unhideWhenUsed/>
    <w:rsid w:val="00314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791"/>
  </w:style>
  <w:style w:type="paragraph" w:styleId="Footer">
    <w:name w:val="footer"/>
    <w:basedOn w:val="Normal"/>
    <w:link w:val="FooterChar"/>
    <w:uiPriority w:val="99"/>
    <w:unhideWhenUsed/>
    <w:rsid w:val="00314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791"/>
  </w:style>
  <w:style w:type="paragraph" w:styleId="NoSpacing">
    <w:name w:val="No Spacing"/>
    <w:uiPriority w:val="1"/>
    <w:qFormat/>
    <w:rsid w:val="00CD41B4"/>
    <w:pPr>
      <w:spacing w:after="0" w:line="240" w:lineRule="auto"/>
    </w:pPr>
  </w:style>
  <w:style w:type="character" w:customStyle="1" w:styleId="Heading1Char">
    <w:name w:val="Heading 1 Char"/>
    <w:basedOn w:val="DefaultParagraphFont"/>
    <w:link w:val="Heading1"/>
    <w:uiPriority w:val="9"/>
    <w:rsid w:val="00FE3126"/>
    <w:rPr>
      <w:rFonts w:eastAsiaTheme="majorEastAsia" w:cstheme="majorBidi"/>
      <w:b/>
      <w:sz w:val="44"/>
      <w:szCs w:val="32"/>
    </w:rPr>
  </w:style>
  <w:style w:type="paragraph" w:styleId="TOCHeading">
    <w:name w:val="TOC Heading"/>
    <w:basedOn w:val="Heading1"/>
    <w:next w:val="Normal"/>
    <w:uiPriority w:val="39"/>
    <w:unhideWhenUsed/>
    <w:qFormat/>
    <w:rsid w:val="00C52FE4"/>
    <w:pPr>
      <w:outlineLvl w:val="9"/>
    </w:pPr>
  </w:style>
  <w:style w:type="paragraph" w:styleId="TOC2">
    <w:name w:val="toc 2"/>
    <w:basedOn w:val="Normal"/>
    <w:next w:val="Normal"/>
    <w:autoRedefine/>
    <w:uiPriority w:val="39"/>
    <w:unhideWhenUsed/>
    <w:rsid w:val="00BB76E3"/>
    <w:pPr>
      <w:spacing w:after="100"/>
      <w:ind w:left="220"/>
    </w:pPr>
    <w:rPr>
      <w:rFonts w:eastAsiaTheme="minorEastAsia" w:cs="Times New Roman"/>
      <w:sz w:val="32"/>
    </w:rPr>
  </w:style>
  <w:style w:type="paragraph" w:styleId="TOC1">
    <w:name w:val="toc 1"/>
    <w:basedOn w:val="Normal"/>
    <w:next w:val="Normal"/>
    <w:autoRedefine/>
    <w:uiPriority w:val="39"/>
    <w:unhideWhenUsed/>
    <w:rsid w:val="00BB76E3"/>
    <w:pPr>
      <w:spacing w:after="100"/>
    </w:pPr>
    <w:rPr>
      <w:rFonts w:eastAsiaTheme="minorEastAsia" w:cs="Times New Roman"/>
      <w:sz w:val="32"/>
    </w:rPr>
  </w:style>
  <w:style w:type="paragraph" w:styleId="TOC3">
    <w:name w:val="toc 3"/>
    <w:basedOn w:val="Normal"/>
    <w:next w:val="Normal"/>
    <w:autoRedefine/>
    <w:uiPriority w:val="39"/>
    <w:unhideWhenUsed/>
    <w:rsid w:val="00422288"/>
    <w:pPr>
      <w:spacing w:after="100"/>
      <w:ind w:left="432"/>
    </w:pPr>
    <w:rPr>
      <w:rFonts w:eastAsiaTheme="minorEastAsia" w:cs="Times New Roman"/>
      <w:sz w:val="32"/>
    </w:rPr>
  </w:style>
  <w:style w:type="character" w:customStyle="1" w:styleId="Heading2Char">
    <w:name w:val="Heading 2 Char"/>
    <w:basedOn w:val="DefaultParagraphFont"/>
    <w:link w:val="Heading2"/>
    <w:uiPriority w:val="9"/>
    <w:rsid w:val="00422288"/>
    <w:rPr>
      <w:rFonts w:eastAsiaTheme="majorEastAsia" w:cstheme="majorBidi"/>
      <w:b/>
      <w:sz w:val="44"/>
      <w:szCs w:val="26"/>
    </w:rPr>
  </w:style>
  <w:style w:type="character" w:customStyle="1" w:styleId="Heading3Char">
    <w:name w:val="Heading 3 Char"/>
    <w:basedOn w:val="DefaultParagraphFont"/>
    <w:link w:val="Heading3"/>
    <w:uiPriority w:val="9"/>
    <w:rsid w:val="00422288"/>
    <w:rPr>
      <w:rFonts w:ascii="Calibri" w:eastAsiaTheme="majorEastAsia" w:hAnsi="Calibri" w:cstheme="majorBidi"/>
      <w:b/>
      <w:sz w:val="44"/>
      <w:szCs w:val="24"/>
    </w:rPr>
  </w:style>
  <w:style w:type="character" w:customStyle="1" w:styleId="Heading4Char">
    <w:name w:val="Heading 4 Char"/>
    <w:basedOn w:val="DefaultParagraphFont"/>
    <w:link w:val="Heading4"/>
    <w:uiPriority w:val="9"/>
    <w:rsid w:val="00422288"/>
    <w:rPr>
      <w:rFonts w:ascii="Calibri" w:eastAsiaTheme="majorEastAsia" w:hAnsi="Calibri" w:cstheme="majorBidi"/>
      <w:b/>
      <w:iCs/>
      <w:sz w:val="44"/>
    </w:rPr>
  </w:style>
  <w:style w:type="paragraph" w:styleId="TOC4">
    <w:name w:val="toc 4"/>
    <w:basedOn w:val="Normal"/>
    <w:next w:val="Normal"/>
    <w:autoRedefine/>
    <w:uiPriority w:val="39"/>
    <w:unhideWhenUsed/>
    <w:rsid w:val="00422288"/>
    <w:pPr>
      <w:numPr>
        <w:numId w:val="27"/>
      </w:numPr>
      <w:spacing w:after="100"/>
    </w:pPr>
    <w:rPr>
      <w:sz w:val="32"/>
    </w:rPr>
  </w:style>
  <w:style w:type="character" w:customStyle="1" w:styleId="Heading5Char">
    <w:name w:val="Heading 5 Char"/>
    <w:basedOn w:val="DefaultParagraphFont"/>
    <w:link w:val="Heading5"/>
    <w:uiPriority w:val="9"/>
    <w:rsid w:val="006A0250"/>
    <w:rPr>
      <w:rFonts w:ascii="Calibri" w:eastAsiaTheme="majorEastAsia" w:hAnsi="Calibri" w:cstheme="majorBidi"/>
      <w:b/>
      <w:sz w:val="36"/>
    </w:rPr>
  </w:style>
  <w:style w:type="paragraph" w:styleId="TOC5">
    <w:name w:val="toc 5"/>
    <w:basedOn w:val="Normal"/>
    <w:next w:val="Normal"/>
    <w:autoRedefine/>
    <w:uiPriority w:val="39"/>
    <w:unhideWhenUsed/>
    <w:rsid w:val="00AF2B79"/>
    <w:pPr>
      <w:numPr>
        <w:numId w:val="29"/>
      </w:numPr>
      <w:spacing w:after="100"/>
      <w:ind w:left="1382"/>
    </w:pPr>
    <w:rPr>
      <w:sz w:val="32"/>
    </w:rPr>
  </w:style>
  <w:style w:type="paragraph" w:customStyle="1" w:styleId="Pa0">
    <w:name w:val="Pa0"/>
    <w:basedOn w:val="Normal"/>
    <w:next w:val="Normal"/>
    <w:uiPriority w:val="99"/>
    <w:rsid w:val="00824B53"/>
    <w:pPr>
      <w:autoSpaceDE w:val="0"/>
      <w:autoSpaceDN w:val="0"/>
      <w:adjustRightInd w:val="0"/>
      <w:spacing w:after="0" w:line="241" w:lineRule="atLeast"/>
    </w:pPr>
    <w:rPr>
      <w:rFonts w:ascii="LTUOOR+Interstate-Light" w:hAnsi="LTUOOR+Interstate-Light"/>
      <w:sz w:val="24"/>
      <w:szCs w:val="24"/>
    </w:rPr>
  </w:style>
  <w:style w:type="character" w:customStyle="1" w:styleId="A3">
    <w:name w:val="A3"/>
    <w:uiPriority w:val="99"/>
    <w:rsid w:val="00824B53"/>
    <w:rPr>
      <w:rFonts w:cs="LTUOOR+Interstate-Light"/>
      <w:color w:val="000000"/>
      <w:sz w:val="18"/>
      <w:szCs w:val="18"/>
    </w:rPr>
  </w:style>
  <w:style w:type="character" w:styleId="FollowedHyperlink">
    <w:name w:val="FollowedHyperlink"/>
    <w:basedOn w:val="DefaultParagraphFont"/>
    <w:uiPriority w:val="99"/>
    <w:semiHidden/>
    <w:unhideWhenUsed/>
    <w:rsid w:val="00A419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232803">
      <w:bodyDiv w:val="1"/>
      <w:marLeft w:val="0"/>
      <w:marRight w:val="0"/>
      <w:marTop w:val="0"/>
      <w:marBottom w:val="0"/>
      <w:divBdr>
        <w:top w:val="none" w:sz="0" w:space="0" w:color="auto"/>
        <w:left w:val="none" w:sz="0" w:space="0" w:color="auto"/>
        <w:bottom w:val="none" w:sz="0" w:space="0" w:color="auto"/>
        <w:right w:val="none" w:sz="0" w:space="0" w:color="auto"/>
      </w:divBdr>
    </w:div>
    <w:div w:id="991907665">
      <w:bodyDiv w:val="1"/>
      <w:marLeft w:val="0"/>
      <w:marRight w:val="0"/>
      <w:marTop w:val="0"/>
      <w:marBottom w:val="0"/>
      <w:divBdr>
        <w:top w:val="none" w:sz="0" w:space="0" w:color="auto"/>
        <w:left w:val="none" w:sz="0" w:space="0" w:color="auto"/>
        <w:bottom w:val="none" w:sz="0" w:space="0" w:color="auto"/>
        <w:right w:val="none" w:sz="0" w:space="0" w:color="auto"/>
      </w:divBdr>
    </w:div>
    <w:div w:id="1424449901">
      <w:bodyDiv w:val="1"/>
      <w:marLeft w:val="0"/>
      <w:marRight w:val="0"/>
      <w:marTop w:val="0"/>
      <w:marBottom w:val="0"/>
      <w:divBdr>
        <w:top w:val="none" w:sz="0" w:space="0" w:color="auto"/>
        <w:left w:val="none" w:sz="0" w:space="0" w:color="auto"/>
        <w:bottom w:val="none" w:sz="0" w:space="0" w:color="auto"/>
        <w:right w:val="none" w:sz="0" w:space="0" w:color="auto"/>
      </w:divBdr>
    </w:div>
    <w:div w:id="1442340318">
      <w:bodyDiv w:val="1"/>
      <w:marLeft w:val="0"/>
      <w:marRight w:val="0"/>
      <w:marTop w:val="0"/>
      <w:marBottom w:val="0"/>
      <w:divBdr>
        <w:top w:val="none" w:sz="0" w:space="0" w:color="auto"/>
        <w:left w:val="none" w:sz="0" w:space="0" w:color="auto"/>
        <w:bottom w:val="none" w:sz="0" w:space="0" w:color="auto"/>
        <w:right w:val="none" w:sz="0" w:space="0" w:color="auto"/>
      </w:divBdr>
    </w:div>
    <w:div w:id="1518038347">
      <w:bodyDiv w:val="1"/>
      <w:marLeft w:val="0"/>
      <w:marRight w:val="0"/>
      <w:marTop w:val="0"/>
      <w:marBottom w:val="0"/>
      <w:divBdr>
        <w:top w:val="none" w:sz="0" w:space="0" w:color="auto"/>
        <w:left w:val="none" w:sz="0" w:space="0" w:color="auto"/>
        <w:bottom w:val="none" w:sz="0" w:space="0" w:color="auto"/>
        <w:right w:val="none" w:sz="0" w:space="0" w:color="auto"/>
      </w:divBdr>
    </w:div>
    <w:div w:id="1609192961">
      <w:bodyDiv w:val="1"/>
      <w:marLeft w:val="0"/>
      <w:marRight w:val="0"/>
      <w:marTop w:val="0"/>
      <w:marBottom w:val="0"/>
      <w:divBdr>
        <w:top w:val="none" w:sz="0" w:space="0" w:color="auto"/>
        <w:left w:val="none" w:sz="0" w:space="0" w:color="auto"/>
        <w:bottom w:val="none" w:sz="0" w:space="0" w:color="auto"/>
        <w:right w:val="none" w:sz="0" w:space="0" w:color="auto"/>
      </w:divBdr>
    </w:div>
    <w:div w:id="1724140344">
      <w:bodyDiv w:val="1"/>
      <w:marLeft w:val="0"/>
      <w:marRight w:val="0"/>
      <w:marTop w:val="0"/>
      <w:marBottom w:val="0"/>
      <w:divBdr>
        <w:top w:val="none" w:sz="0" w:space="0" w:color="auto"/>
        <w:left w:val="none" w:sz="0" w:space="0" w:color="auto"/>
        <w:bottom w:val="none" w:sz="0" w:space="0" w:color="auto"/>
        <w:right w:val="none" w:sz="0" w:space="0" w:color="auto"/>
      </w:divBdr>
    </w:div>
    <w:div w:id="1899973676">
      <w:bodyDiv w:val="1"/>
      <w:marLeft w:val="0"/>
      <w:marRight w:val="0"/>
      <w:marTop w:val="0"/>
      <w:marBottom w:val="0"/>
      <w:divBdr>
        <w:top w:val="none" w:sz="0" w:space="0" w:color="auto"/>
        <w:left w:val="none" w:sz="0" w:space="0" w:color="auto"/>
        <w:bottom w:val="none" w:sz="0" w:space="0" w:color="auto"/>
        <w:right w:val="none" w:sz="0" w:space="0" w:color="auto"/>
      </w:divBdr>
    </w:div>
    <w:div w:id="1957640908">
      <w:bodyDiv w:val="1"/>
      <w:marLeft w:val="0"/>
      <w:marRight w:val="0"/>
      <w:marTop w:val="0"/>
      <w:marBottom w:val="0"/>
      <w:divBdr>
        <w:top w:val="none" w:sz="0" w:space="0" w:color="auto"/>
        <w:left w:val="none" w:sz="0" w:space="0" w:color="auto"/>
        <w:bottom w:val="none" w:sz="0" w:space="0" w:color="auto"/>
        <w:right w:val="none" w:sz="0" w:space="0" w:color="auto"/>
      </w:divBdr>
    </w:div>
    <w:div w:id="197316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chart" Target="charts/chart12.xm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chart" Target="charts/chart19.xml"/><Relationship Id="rId63" Type="http://schemas.openxmlformats.org/officeDocument/2006/relationships/hyperlink" Target="https://factfinder.census.gov/" TargetMode="External"/><Relationship Id="rId68" Type="http://schemas.openxmlformats.org/officeDocument/2006/relationships/hyperlink" Target="https://www.census.gov/programs-surveys/popest/data/data-sets.html" TargetMode="External"/><Relationship Id="rId76" Type="http://schemas.openxmlformats.org/officeDocument/2006/relationships/hyperlink" Target="https://www.bls.gov/cew/"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actfinder.census.gov/"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4.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chart" Target="charts/chart11.xm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lehd.ces.census.gov/data/" TargetMode="External"/><Relationship Id="rId66" Type="http://schemas.openxmlformats.org/officeDocument/2006/relationships/hyperlink" Target="https://www.ers.usda.gov/data-products/farm-income-and-wealth-statistics.aspx" TargetMode="External"/><Relationship Id="rId74" Type="http://schemas.openxmlformats.org/officeDocument/2006/relationships/hyperlink" Target="https://www.nsf.gov/statistics/state-indicators/" TargetMode="External"/><Relationship Id="rId79" Type="http://schemas.openxmlformats.org/officeDocument/2006/relationships/hyperlink" Target="https://broadbandmap.fcc.gov/" TargetMode="External"/><Relationship Id="rId5" Type="http://schemas.openxmlformats.org/officeDocument/2006/relationships/webSettings" Target="webSettings.xml"/><Relationship Id="rId61" Type="http://schemas.openxmlformats.org/officeDocument/2006/relationships/hyperlink" Target="https://www.bea.gov/regional/downloadzip.cfm" TargetMode="External"/><Relationship Id="rId82" Type="http://schemas.openxmlformats.org/officeDocument/2006/relationships/footer" Target="footer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hart" Target="charts/chart5.xml"/><Relationship Id="rId35" Type="http://schemas.openxmlformats.org/officeDocument/2006/relationships/chart" Target="charts/chart8.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27.png"/><Relationship Id="rId64" Type="http://schemas.openxmlformats.org/officeDocument/2006/relationships/hyperlink" Target="https://www.census.gov/programs-surveys/acs/data/pums.html" TargetMode="External"/><Relationship Id="rId69" Type="http://schemas.openxmlformats.org/officeDocument/2006/relationships/hyperlink" Target="https://factfinder.census.gov/" TargetMode="External"/><Relationship Id="rId77" Type="http://schemas.openxmlformats.org/officeDocument/2006/relationships/hyperlink" Target="https://www.census.gov/programs-surveys/popest/data/data-sets.html" TargetMode="External"/><Relationship Id="rId8" Type="http://schemas.openxmlformats.org/officeDocument/2006/relationships/hyperlink" Target="http://www.theHeartlandSummit.org" TargetMode="External"/><Relationship Id="rId51" Type="http://schemas.openxmlformats.org/officeDocument/2006/relationships/chart" Target="charts/chart16.xml"/><Relationship Id="rId72" Type="http://schemas.openxmlformats.org/officeDocument/2006/relationships/hyperlink" Target="https://www.cdc.gov/brfss/index.html" TargetMode="External"/><Relationship Id="rId80" Type="http://schemas.openxmlformats.org/officeDocument/2006/relationships/hyperlink" Target="http://www.brookings.edu/metro"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chart" Target="charts/chart7.xml"/><Relationship Id="rId38" Type="http://schemas.openxmlformats.org/officeDocument/2006/relationships/chart" Target="charts/chart10.xml"/><Relationship Id="rId46" Type="http://schemas.openxmlformats.org/officeDocument/2006/relationships/chart" Target="charts/chart14.xml"/><Relationship Id="rId59" Type="http://schemas.openxmlformats.org/officeDocument/2006/relationships/hyperlink" Target="https://www.bls.gov/cew/" TargetMode="External"/><Relationship Id="rId67" Type="http://schemas.openxmlformats.org/officeDocument/2006/relationships/hyperlink" Target="https://www.eia.gov/state/seds/seds-data-complete.php?sid=US"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8.xml"/><Relationship Id="rId62" Type="http://schemas.openxmlformats.org/officeDocument/2006/relationships/hyperlink" Target="https://www.census.gov/programs-surveys/popest/data/data-sets.html" TargetMode="External"/><Relationship Id="rId70" Type="http://schemas.openxmlformats.org/officeDocument/2006/relationships/hyperlink" Target="https://factfinder.census.gov/" TargetMode="External"/><Relationship Id="rId75" Type="http://schemas.openxmlformats.org/officeDocument/2006/relationships/hyperlink" Target="https://www.pwc.com/us/en/industries/technology/moneytree.html" TargetMode="External"/><Relationship Id="rId83" Type="http://schemas.openxmlformats.org/officeDocument/2006/relationships/footer" Target="footer2.xml"/><Relationship Id="rId88"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chart" Target="charts/chart9.xml"/><Relationship Id="rId49" Type="http://schemas.openxmlformats.org/officeDocument/2006/relationships/chart" Target="charts/chart15.xml"/><Relationship Id="rId57" Type="http://schemas.openxmlformats.org/officeDocument/2006/relationships/hyperlink" Target="https://www.bls.gov/cew/" TargetMode="External"/><Relationship Id="rId10" Type="http://schemas.microsoft.com/office/2011/relationships/commentsExtended" Target="commentsExtended.xml"/><Relationship Id="rId31" Type="http://schemas.openxmlformats.org/officeDocument/2006/relationships/chart" Target="charts/chart6.xml"/><Relationship Id="rId44" Type="http://schemas.openxmlformats.org/officeDocument/2006/relationships/chart" Target="charts/chart13.xml"/><Relationship Id="rId52" Type="http://schemas.openxmlformats.org/officeDocument/2006/relationships/chart" Target="charts/chart17.xml"/><Relationship Id="rId60" Type="http://schemas.openxmlformats.org/officeDocument/2006/relationships/hyperlink" Target="https://www.bea.gov/regional/downloadzip.cfm" TargetMode="External"/><Relationship Id="rId65" Type="http://schemas.openxmlformats.org/officeDocument/2006/relationships/hyperlink" Target="https://www.census.gov/programs-surveys/saipe/data/datasets.html" TargetMode="External"/><Relationship Id="rId73" Type="http://schemas.openxmlformats.org/officeDocument/2006/relationships/hyperlink" Target="https://www.nsf.gov/statistics/state-indicators/" TargetMode="External"/><Relationship Id="rId78" Type="http://schemas.openxmlformats.org/officeDocument/2006/relationships/hyperlink" Target="https://www.census.gov/programs-surveys/acs/data/pums.html" TargetMode="External"/><Relationship Id="rId81" Type="http://schemas.openxmlformats.org/officeDocument/2006/relationships/hyperlink" Target="http://www.waltonfamilyfoundation" TargetMode="External"/><Relationship Id="rId86"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www.arc.gov/appalachian_region/CountiesinAppalachia.asp" TargetMode="External"/><Relationship Id="rId1" Type="http://schemas.openxmlformats.org/officeDocument/2006/relationships/hyperlink" Target="https://piie.com/blogs/realtime-economic-issues-watch/higher-wages-low-income-workers-lead-higher-productivit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8.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8.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15.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5.xml"/></Relationships>
</file>

<file path=word/charts/_rels/chart16.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8.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6.xml"/></Relationships>
</file>

<file path=word/charts/_rels/chart17.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17.xml"/></Relationships>
</file>

<file path=word/charts/_rels/chart18.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8.xlsx" TargetMode="Externa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18.xml"/></Relationships>
</file>

<file path=word/charts/_rels/chart19.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8.xlsx" TargetMode="Externa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19.xml"/></Relationships>
</file>

<file path=word/charts/_rels/chart2.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2.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2.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8.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1.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1.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Number of jobs (2001 = 100)</a:t>
            </a:r>
          </a:p>
          <a:p>
            <a:pPr>
              <a:defRPr/>
            </a:pPr>
            <a:r>
              <a:rPr lang="en-US" sz="1200"/>
              <a:t>2001-2017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0660237237787137"/>
          <c:y val="0.21023709781159619"/>
          <c:w val="0.86497385501230972"/>
          <c:h val="0.54163400685250729"/>
        </c:manualLayout>
      </c:layout>
      <c:lineChart>
        <c:grouping val="standard"/>
        <c:varyColors val="0"/>
        <c:ser>
          <c:idx val="0"/>
          <c:order val="0"/>
          <c:tx>
            <c:v>Heartland</c:v>
          </c:tx>
          <c:spPr>
            <a:ln w="28575" cap="rnd">
              <a:solidFill>
                <a:srgbClr val="E55B2E"/>
              </a:solidFill>
              <a:round/>
            </a:ln>
            <a:effectLst/>
          </c:spPr>
          <c:marker>
            <c:symbol val="none"/>
          </c:marker>
          <c:cat>
            <c:numRef>
              <c:f>'Jobs_Map &amp; Line'!$L$1:$AB$1</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'Jobs_Map &amp; Line'!$L$5:$AB$5</c:f>
              <c:numCache>
                <c:formatCode>General</c:formatCode>
                <c:ptCount val="17"/>
                <c:pt idx="0">
                  <c:v>100</c:v>
                </c:pt>
                <c:pt idx="1">
                  <c:v>98.61668452078608</c:v>
                </c:pt>
                <c:pt idx="2">
                  <c:v>97.928674958747749</c:v>
                </c:pt>
                <c:pt idx="3">
                  <c:v>98.558758151466208</c:v>
                </c:pt>
                <c:pt idx="4">
                  <c:v>99.489079691006026</c:v>
                </c:pt>
                <c:pt idx="5">
                  <c:v>100.26959786603018</c:v>
                </c:pt>
                <c:pt idx="6">
                  <c:v>100.95033212685757</c:v>
                </c:pt>
                <c:pt idx="7">
                  <c:v>100.38007951412966</c:v>
                </c:pt>
                <c:pt idx="8">
                  <c:v>95.606777782895705</c:v>
                </c:pt>
                <c:pt idx="9">
                  <c:v>95.083363138285165</c:v>
                </c:pt>
                <c:pt idx="10">
                  <c:v>96.270273556705973</c:v>
                </c:pt>
                <c:pt idx="11">
                  <c:v>97.773442020563081</c:v>
                </c:pt>
                <c:pt idx="12">
                  <c:v>99.019095232780515</c:v>
                </c:pt>
                <c:pt idx="13">
                  <c:v>100.46262728063439</c:v>
                </c:pt>
                <c:pt idx="14">
                  <c:v>101.92291825385004</c:v>
                </c:pt>
                <c:pt idx="15">
                  <c:v>102.99005990333301</c:v>
                </c:pt>
                <c:pt idx="16">
                  <c:v>103.81408718678864</c:v>
                </c:pt>
              </c:numCache>
            </c:numRef>
          </c:val>
          <c:smooth val="0"/>
          <c:extLst>
            <c:ext xmlns:c16="http://schemas.microsoft.com/office/drawing/2014/chart" uri="{C3380CC4-5D6E-409C-BE32-E72D297353CC}">
              <c16:uniqueId val="{00000000-AD02-46C1-A1FF-9D493AD3F86D}"/>
            </c:ext>
          </c:extLst>
        </c:ser>
        <c:ser>
          <c:idx val="1"/>
          <c:order val="1"/>
          <c:tx>
            <c:v>Non-Heartland</c:v>
          </c:tx>
          <c:spPr>
            <a:ln w="28575" cap="rnd">
              <a:solidFill>
                <a:srgbClr val="8C959A"/>
              </a:solidFill>
              <a:round/>
            </a:ln>
            <a:effectLst/>
          </c:spPr>
          <c:marker>
            <c:symbol val="none"/>
          </c:marker>
          <c:cat>
            <c:numRef>
              <c:f>'Jobs_Map &amp; Line'!$L$1:$AB$1</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'Jobs_Map &amp; Line'!$L$6:$AB$6</c:f>
              <c:numCache>
                <c:formatCode>General</c:formatCode>
                <c:ptCount val="17"/>
                <c:pt idx="0">
                  <c:v>100</c:v>
                </c:pt>
                <c:pt idx="1">
                  <c:v>99.067137016976829</c:v>
                </c:pt>
                <c:pt idx="2">
                  <c:v>98.901424504965746</c:v>
                </c:pt>
                <c:pt idx="3">
                  <c:v>100.29746998535938</c:v>
                </c:pt>
                <c:pt idx="4">
                  <c:v>102.47930593290728</c:v>
                </c:pt>
                <c:pt idx="5">
                  <c:v>104.69888338412837</c:v>
                </c:pt>
                <c:pt idx="6">
                  <c:v>106.12747174738915</c:v>
                </c:pt>
                <c:pt idx="7">
                  <c:v>105.76300895297568</c:v>
                </c:pt>
                <c:pt idx="8">
                  <c:v>100.97829941224626</c:v>
                </c:pt>
                <c:pt idx="9">
                  <c:v>100.32958933657797</c:v>
                </c:pt>
                <c:pt idx="10">
                  <c:v>101.57634106175011</c:v>
                </c:pt>
                <c:pt idx="11">
                  <c:v>103.46694260674292</c:v>
                </c:pt>
                <c:pt idx="12">
                  <c:v>105.4690192929024</c:v>
                </c:pt>
                <c:pt idx="13">
                  <c:v>107.80316550776668</c:v>
                </c:pt>
                <c:pt idx="14">
                  <c:v>110.39713112551348</c:v>
                </c:pt>
                <c:pt idx="15">
                  <c:v>112.60938539227836</c:v>
                </c:pt>
                <c:pt idx="16">
                  <c:v>114.49523716794054</c:v>
                </c:pt>
              </c:numCache>
            </c:numRef>
          </c:val>
          <c:smooth val="0"/>
          <c:extLst>
            <c:ext xmlns:c16="http://schemas.microsoft.com/office/drawing/2014/chart" uri="{C3380CC4-5D6E-409C-BE32-E72D297353CC}">
              <c16:uniqueId val="{00000001-AD02-46C1-A1FF-9D493AD3F86D}"/>
            </c:ext>
          </c:extLst>
        </c:ser>
        <c:dLbls>
          <c:showLegendKey val="0"/>
          <c:showVal val="0"/>
          <c:showCatName val="0"/>
          <c:showSerName val="0"/>
          <c:showPercent val="0"/>
          <c:showBubbleSize val="0"/>
        </c:dLbls>
        <c:smooth val="0"/>
        <c:axId val="380112336"/>
        <c:axId val="380113320"/>
      </c:lineChart>
      <c:catAx>
        <c:axId val="380112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80113320"/>
        <c:crosses val="autoZero"/>
        <c:auto val="1"/>
        <c:lblAlgn val="ctr"/>
        <c:lblOffset val="100"/>
        <c:noMultiLvlLbl val="0"/>
      </c:catAx>
      <c:valAx>
        <c:axId val="380113320"/>
        <c:scaling>
          <c:orientation val="minMax"/>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Index</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80112336"/>
        <c:crosses val="autoZero"/>
        <c:crossBetween val="between"/>
      </c:valAx>
      <c:spPr>
        <a:noFill/>
        <a:ln>
          <a:noFill/>
        </a:ln>
        <a:effectLst/>
      </c:spPr>
    </c:plotArea>
    <c:legend>
      <c:legendPos val="b"/>
      <c:layout>
        <c:manualLayout>
          <c:xMode val="edge"/>
          <c:yMode val="edge"/>
          <c:x val="0.27434800301125151"/>
          <c:y val="0.87383034189891207"/>
          <c:w val="0.45130399397749699"/>
          <c:h val="6.719125819370191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adults with a BA or higher</a:t>
            </a:r>
          </a:p>
          <a:p>
            <a:pPr>
              <a:defRPr/>
            </a:pPr>
            <a:r>
              <a:rPr lang="en-US" sz="1200"/>
              <a:t>By race, 2016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7.977756027249841E-2"/>
          <c:y val="0.23104184893554972"/>
          <c:w val="0.89301155537376009"/>
          <c:h val="0.52391404199475067"/>
        </c:manualLayout>
      </c:layout>
      <c:barChart>
        <c:barDir val="col"/>
        <c:grouping val="clustered"/>
        <c:varyColors val="0"/>
        <c:ser>
          <c:idx val="0"/>
          <c:order val="0"/>
          <c:tx>
            <c:strRef>
              <c:f>'Racial BA_Bar &amp; Tab'!$A$2</c:f>
              <c:strCache>
                <c:ptCount val="1"/>
                <c:pt idx="0">
                  <c:v>Heartland</c:v>
                </c:pt>
              </c:strCache>
            </c:strRef>
          </c:tx>
          <c:spPr>
            <a:solidFill>
              <a:srgbClr val="E55B2E"/>
            </a:solidFill>
            <a:ln>
              <a:noFill/>
            </a:ln>
            <a:effectLst/>
          </c:spPr>
          <c:invertIfNegative val="0"/>
          <c:dLbls>
            <c:dLbl>
              <c:idx val="1"/>
              <c:layout>
                <c:manualLayout>
                  <c:x val="-1.4842300556586271E-2"/>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65BD-49C8-8E5B-FB21816A5969}"/>
                </c:ext>
              </c:extLst>
            </c:dLbl>
            <c:dLbl>
              <c:idx val="2"/>
              <c:layout>
                <c:manualLayout>
                  <c:x val="-9.8948670377240894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65BD-49C8-8E5B-FB21816A5969}"/>
                </c:ext>
              </c:extLst>
            </c:dLbl>
            <c:dLbl>
              <c:idx val="3"/>
              <c:layout>
                <c:manualLayout>
                  <c:x val="-9.8948670377241813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65BD-49C8-8E5B-FB21816A5969}"/>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'Racial BA_Bar &amp; Tab'!$B$1:$E$1</c:f>
              <c:strCache>
                <c:ptCount val="4"/>
                <c:pt idx="0">
                  <c:v>Non-Hispanic White</c:v>
                </c:pt>
                <c:pt idx="1">
                  <c:v>Black</c:v>
                </c:pt>
                <c:pt idx="2">
                  <c:v>Hispanic or Latino</c:v>
                </c:pt>
                <c:pt idx="3">
                  <c:v>Asian</c:v>
                </c:pt>
              </c:strCache>
            </c:strRef>
          </c:cat>
          <c:val>
            <c:numRef>
              <c:f>'Racial BA_Bar &amp; Tab'!$B$2:$E$2</c:f>
              <c:numCache>
                <c:formatCode>0.0%</c:formatCode>
                <c:ptCount val="4"/>
                <c:pt idx="0">
                  <c:v>0.29931183035551923</c:v>
                </c:pt>
                <c:pt idx="1">
                  <c:v>0.17522209300145586</c:v>
                </c:pt>
                <c:pt idx="2">
                  <c:v>0.14849281927287614</c:v>
                </c:pt>
                <c:pt idx="3">
                  <c:v>0.56039013332537957</c:v>
                </c:pt>
              </c:numCache>
            </c:numRef>
          </c:val>
          <c:extLst>
            <c:ext xmlns:c16="http://schemas.microsoft.com/office/drawing/2014/chart" uri="{C3380CC4-5D6E-409C-BE32-E72D297353CC}">
              <c16:uniqueId val="{00000003-65BD-49C8-8E5B-FB21816A5969}"/>
            </c:ext>
          </c:extLst>
        </c:ser>
        <c:ser>
          <c:idx val="1"/>
          <c:order val="1"/>
          <c:tx>
            <c:strRef>
              <c:f>'Racial BA_Bar &amp; Tab'!$A$3</c:f>
              <c:strCache>
                <c:ptCount val="1"/>
                <c:pt idx="0">
                  <c:v>Non-Heartland</c:v>
                </c:pt>
              </c:strCache>
            </c:strRef>
          </c:tx>
          <c:spPr>
            <a:solidFill>
              <a:srgbClr val="8C959A"/>
            </a:solidFill>
            <a:ln>
              <a:noFill/>
            </a:ln>
            <a:effectLst/>
          </c:spPr>
          <c:invertIfNegative val="0"/>
          <c:dLbls>
            <c:dLbl>
              <c:idx val="1"/>
              <c:layout>
                <c:manualLayout>
                  <c:x val="7.4211502782931356E-3"/>
                  <c:y val="-4.6296296296296294E-3"/>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65BD-49C8-8E5B-FB21816A5969}"/>
                </c:ext>
              </c:extLst>
            </c:dLbl>
            <c:dLbl>
              <c:idx val="2"/>
              <c:layout>
                <c:manualLayout>
                  <c:x val="7.4211502782931356E-3"/>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65BD-49C8-8E5B-FB21816A5969}"/>
                </c:ext>
              </c:extLst>
            </c:dLbl>
            <c:dLbl>
              <c:idx val="3"/>
              <c:layout>
                <c:manualLayout>
                  <c:x val="9.8948670377240894E-3"/>
                  <c:y val="9.2592592592592587E-3"/>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65BD-49C8-8E5B-FB21816A5969}"/>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'Racial BA_Bar &amp; Tab'!$B$1:$E$1</c:f>
              <c:strCache>
                <c:ptCount val="4"/>
                <c:pt idx="0">
                  <c:v>Non-Hispanic White</c:v>
                </c:pt>
                <c:pt idx="1">
                  <c:v>Black</c:v>
                </c:pt>
                <c:pt idx="2">
                  <c:v>Hispanic or Latino</c:v>
                </c:pt>
                <c:pt idx="3">
                  <c:v>Asian</c:v>
                </c:pt>
              </c:strCache>
            </c:strRef>
          </c:cat>
          <c:val>
            <c:numRef>
              <c:f>'Racial BA_Bar &amp; Tab'!$B$3:$E$3</c:f>
              <c:numCache>
                <c:formatCode>0.0%</c:formatCode>
                <c:ptCount val="4"/>
                <c:pt idx="0">
                  <c:v>0.37799329296479478</c:v>
                </c:pt>
                <c:pt idx="1">
                  <c:v>0.2240625091918583</c:v>
                </c:pt>
                <c:pt idx="2">
                  <c:v>0.15407300659989839</c:v>
                </c:pt>
                <c:pt idx="3">
                  <c:v>0.52716442425465415</c:v>
                </c:pt>
              </c:numCache>
            </c:numRef>
          </c:val>
          <c:extLst>
            <c:ext xmlns:c16="http://schemas.microsoft.com/office/drawing/2014/chart" uri="{C3380CC4-5D6E-409C-BE32-E72D297353CC}">
              <c16:uniqueId val="{00000007-65BD-49C8-8E5B-FB21816A5969}"/>
            </c:ext>
          </c:extLst>
        </c:ser>
        <c:dLbls>
          <c:dLblPos val="outEnd"/>
          <c:showLegendKey val="0"/>
          <c:showVal val="1"/>
          <c:showCatName val="0"/>
          <c:showSerName val="0"/>
          <c:showPercent val="0"/>
          <c:showBubbleSize val="0"/>
        </c:dLbls>
        <c:gapWidth val="219"/>
        <c:overlap val="-27"/>
        <c:axId val="666283048"/>
        <c:axId val="666283376"/>
      </c:barChart>
      <c:catAx>
        <c:axId val="666283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283376"/>
        <c:crosses val="autoZero"/>
        <c:auto val="1"/>
        <c:lblAlgn val="ctr"/>
        <c:lblOffset val="100"/>
        <c:noMultiLvlLbl val="0"/>
      </c:catAx>
      <c:valAx>
        <c:axId val="6662833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283048"/>
        <c:crosses val="autoZero"/>
        <c:crossBetween val="between"/>
      </c:valAx>
      <c:spPr>
        <a:noFill/>
        <a:ln>
          <a:noFill/>
        </a:ln>
        <a:effectLst/>
      </c:spPr>
    </c:plotArea>
    <c:legend>
      <c:legendPos val="b"/>
      <c:layout>
        <c:manualLayout>
          <c:xMode val="edge"/>
          <c:yMode val="edge"/>
          <c:x val="0.32837012256584808"/>
          <c:y val="0.83819663167104108"/>
          <c:w val="0.34325975486830385"/>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Adult obesity rate</a:t>
            </a:r>
          </a:p>
          <a:p>
            <a:pPr>
              <a:defRPr/>
            </a:pPr>
            <a:r>
              <a:rPr lang="en-US" sz="1200"/>
              <a:t>Change, 2011-2016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9.2436351706036743E-2"/>
          <c:y val="0.23104184893554972"/>
          <c:w val="0.87700809273840774"/>
          <c:h val="0.44674212598425195"/>
        </c:manualLayout>
      </c:layout>
      <c:barChart>
        <c:barDir val="col"/>
        <c:grouping val="clustered"/>
        <c:varyColors val="0"/>
        <c:ser>
          <c:idx val="0"/>
          <c:order val="0"/>
          <c:spPr>
            <a:solidFill>
              <a:srgbClr val="E55B2E"/>
            </a:solidFill>
            <a:ln>
              <a:noFill/>
            </a:ln>
            <a:effectLst/>
          </c:spPr>
          <c:invertIfNegative val="0"/>
          <c:cat>
            <c:strRef>
              <c:f>'Obesity_Map &amp; Bar'!$L$2:$L$20</c:f>
              <c:strCache>
                <c:ptCount val="19"/>
                <c:pt idx="0">
                  <c:v>Tennessee</c:v>
                </c:pt>
                <c:pt idx="1">
                  <c:v>Arkansas</c:v>
                </c:pt>
                <c:pt idx="2">
                  <c:v>Illinois</c:v>
                </c:pt>
                <c:pt idx="3">
                  <c:v>North Dakota</c:v>
                </c:pt>
                <c:pt idx="4">
                  <c:v>Kentucky</c:v>
                </c:pt>
                <c:pt idx="5">
                  <c:v>Alabama</c:v>
                </c:pt>
                <c:pt idx="6">
                  <c:v>Nebraska</c:v>
                </c:pt>
                <c:pt idx="7">
                  <c:v>Iowa</c:v>
                </c:pt>
                <c:pt idx="8">
                  <c:v>Wisconsin</c:v>
                </c:pt>
                <c:pt idx="9">
                  <c:v>Mississippi</c:v>
                </c:pt>
                <c:pt idx="10">
                  <c:v>Louisiana</c:v>
                </c:pt>
                <c:pt idx="11">
                  <c:v>Minnesota</c:v>
                </c:pt>
                <c:pt idx="12">
                  <c:v>Ohio</c:v>
                </c:pt>
                <c:pt idx="13">
                  <c:v>Indiana</c:v>
                </c:pt>
                <c:pt idx="14">
                  <c:v>Oklahoma</c:v>
                </c:pt>
                <c:pt idx="15">
                  <c:v>Kansas</c:v>
                </c:pt>
                <c:pt idx="16">
                  <c:v>South Dakota</c:v>
                </c:pt>
                <c:pt idx="17">
                  <c:v>Missouri</c:v>
                </c:pt>
                <c:pt idx="18">
                  <c:v>Michigan</c:v>
                </c:pt>
              </c:strCache>
            </c:strRef>
          </c:cat>
          <c:val>
            <c:numRef>
              <c:f>'Obesity_Map &amp; Bar'!$N$2:$N$20</c:f>
              <c:numCache>
                <c:formatCode>0.0%</c:formatCode>
                <c:ptCount val="19"/>
                <c:pt idx="0">
                  <c:v>5.5999999999999994E-2</c:v>
                </c:pt>
                <c:pt idx="1">
                  <c:v>4.8000000000000043E-2</c:v>
                </c:pt>
                <c:pt idx="2">
                  <c:v>4.4999999999999984E-2</c:v>
                </c:pt>
                <c:pt idx="3">
                  <c:v>4.0999999999999981E-2</c:v>
                </c:pt>
                <c:pt idx="4">
                  <c:v>3.8000000000000034E-2</c:v>
                </c:pt>
                <c:pt idx="5">
                  <c:v>3.7000000000000033E-2</c:v>
                </c:pt>
                <c:pt idx="6">
                  <c:v>3.6000000000000032E-2</c:v>
                </c:pt>
                <c:pt idx="7">
                  <c:v>3.0000000000000027E-2</c:v>
                </c:pt>
                <c:pt idx="8">
                  <c:v>3.0000000000000027E-2</c:v>
                </c:pt>
                <c:pt idx="9">
                  <c:v>2.4000000000000021E-2</c:v>
                </c:pt>
                <c:pt idx="10">
                  <c:v>2.1000000000000019E-2</c:v>
                </c:pt>
                <c:pt idx="11">
                  <c:v>2.1000000000000019E-2</c:v>
                </c:pt>
                <c:pt idx="12">
                  <c:v>1.8999999999999961E-2</c:v>
                </c:pt>
                <c:pt idx="13">
                  <c:v>1.7000000000000015E-2</c:v>
                </c:pt>
                <c:pt idx="14">
                  <c:v>1.699999999999996E-2</c:v>
                </c:pt>
                <c:pt idx="15">
                  <c:v>1.5999999999999959E-2</c:v>
                </c:pt>
                <c:pt idx="16">
                  <c:v>1.5000000000000013E-2</c:v>
                </c:pt>
                <c:pt idx="17">
                  <c:v>1.4000000000000012E-2</c:v>
                </c:pt>
                <c:pt idx="18">
                  <c:v>1.2000000000000011E-2</c:v>
                </c:pt>
              </c:numCache>
            </c:numRef>
          </c:val>
          <c:extLst>
            <c:ext xmlns:c16="http://schemas.microsoft.com/office/drawing/2014/chart" uri="{C3380CC4-5D6E-409C-BE32-E72D297353CC}">
              <c16:uniqueId val="{00000000-93E1-4EFE-A034-E1D73CF8EA47}"/>
            </c:ext>
          </c:extLst>
        </c:ser>
        <c:dLbls>
          <c:showLegendKey val="0"/>
          <c:showVal val="0"/>
          <c:showCatName val="0"/>
          <c:showSerName val="0"/>
          <c:showPercent val="0"/>
          <c:showBubbleSize val="0"/>
        </c:dLbls>
        <c:gapWidth val="219"/>
        <c:axId val="505601784"/>
        <c:axId val="505607032"/>
      </c:barChart>
      <c:lineChart>
        <c:grouping val="standard"/>
        <c:varyColors val="0"/>
        <c:ser>
          <c:idx val="1"/>
          <c:order val="1"/>
          <c:spPr>
            <a:ln w="28575" cap="rnd">
              <a:solidFill>
                <a:srgbClr val="0D2C6C"/>
              </a:solidFill>
              <a:prstDash val="lgDash"/>
              <a:round/>
            </a:ln>
            <a:effectLst/>
          </c:spPr>
          <c:marker>
            <c:symbol val="none"/>
          </c:marker>
          <c:cat>
            <c:strRef>
              <c:f>'Obesity_Map &amp; Bar'!$L$2:$L$20</c:f>
              <c:strCache>
                <c:ptCount val="19"/>
                <c:pt idx="0">
                  <c:v>Tennessee</c:v>
                </c:pt>
                <c:pt idx="1">
                  <c:v>Arkansas</c:v>
                </c:pt>
                <c:pt idx="2">
                  <c:v>Illinois</c:v>
                </c:pt>
                <c:pt idx="3">
                  <c:v>North Dakota</c:v>
                </c:pt>
                <c:pt idx="4">
                  <c:v>Kentucky</c:v>
                </c:pt>
                <c:pt idx="5">
                  <c:v>Alabama</c:v>
                </c:pt>
                <c:pt idx="6">
                  <c:v>Nebraska</c:v>
                </c:pt>
                <c:pt idx="7">
                  <c:v>Iowa</c:v>
                </c:pt>
                <c:pt idx="8">
                  <c:v>Wisconsin</c:v>
                </c:pt>
                <c:pt idx="9">
                  <c:v>Mississippi</c:v>
                </c:pt>
                <c:pt idx="10">
                  <c:v>Louisiana</c:v>
                </c:pt>
                <c:pt idx="11">
                  <c:v>Minnesota</c:v>
                </c:pt>
                <c:pt idx="12">
                  <c:v>Ohio</c:v>
                </c:pt>
                <c:pt idx="13">
                  <c:v>Indiana</c:v>
                </c:pt>
                <c:pt idx="14">
                  <c:v>Oklahoma</c:v>
                </c:pt>
                <c:pt idx="15">
                  <c:v>Kansas</c:v>
                </c:pt>
                <c:pt idx="16">
                  <c:v>South Dakota</c:v>
                </c:pt>
                <c:pt idx="17">
                  <c:v>Missouri</c:v>
                </c:pt>
                <c:pt idx="18">
                  <c:v>Michigan</c:v>
                </c:pt>
              </c:strCache>
            </c:strRef>
          </c:cat>
          <c:val>
            <c:numRef>
              <c:f>'Obesity_Map &amp; Bar'!$O$2:$O$20</c:f>
              <c:numCache>
                <c:formatCode>0.0%</c:formatCode>
                <c:ptCount val="19"/>
                <c:pt idx="0">
                  <c:v>1.7999999999999999E-2</c:v>
                </c:pt>
                <c:pt idx="1">
                  <c:v>1.7999999999999999E-2</c:v>
                </c:pt>
                <c:pt idx="2">
                  <c:v>1.7999999999999999E-2</c:v>
                </c:pt>
                <c:pt idx="3">
                  <c:v>1.7999999999999999E-2</c:v>
                </c:pt>
                <c:pt idx="4">
                  <c:v>1.7999999999999999E-2</c:v>
                </c:pt>
                <c:pt idx="5">
                  <c:v>1.7999999999999999E-2</c:v>
                </c:pt>
                <c:pt idx="6">
                  <c:v>1.7999999999999999E-2</c:v>
                </c:pt>
                <c:pt idx="7">
                  <c:v>1.7999999999999999E-2</c:v>
                </c:pt>
                <c:pt idx="8">
                  <c:v>1.7999999999999999E-2</c:v>
                </c:pt>
                <c:pt idx="9">
                  <c:v>1.7999999999999999E-2</c:v>
                </c:pt>
                <c:pt idx="10">
                  <c:v>1.7999999999999999E-2</c:v>
                </c:pt>
                <c:pt idx="11">
                  <c:v>1.7999999999999999E-2</c:v>
                </c:pt>
                <c:pt idx="12">
                  <c:v>1.7999999999999999E-2</c:v>
                </c:pt>
                <c:pt idx="13">
                  <c:v>1.7999999999999999E-2</c:v>
                </c:pt>
                <c:pt idx="14">
                  <c:v>1.7999999999999999E-2</c:v>
                </c:pt>
                <c:pt idx="15">
                  <c:v>1.7999999999999999E-2</c:v>
                </c:pt>
                <c:pt idx="16">
                  <c:v>1.7999999999999999E-2</c:v>
                </c:pt>
                <c:pt idx="17">
                  <c:v>1.7999999999999999E-2</c:v>
                </c:pt>
                <c:pt idx="18">
                  <c:v>1.7999999999999999E-2</c:v>
                </c:pt>
              </c:numCache>
            </c:numRef>
          </c:val>
          <c:smooth val="0"/>
          <c:extLst>
            <c:ext xmlns:c16="http://schemas.microsoft.com/office/drawing/2014/chart" uri="{C3380CC4-5D6E-409C-BE32-E72D297353CC}">
              <c16:uniqueId val="{00000001-93E1-4EFE-A034-E1D73CF8EA47}"/>
            </c:ext>
          </c:extLst>
        </c:ser>
        <c:dLbls>
          <c:showLegendKey val="0"/>
          <c:showVal val="0"/>
          <c:showCatName val="0"/>
          <c:showSerName val="0"/>
          <c:showPercent val="0"/>
          <c:showBubbleSize val="0"/>
        </c:dLbls>
        <c:marker val="1"/>
        <c:smooth val="0"/>
        <c:axId val="505601784"/>
        <c:axId val="505607032"/>
      </c:lineChart>
      <c:catAx>
        <c:axId val="505601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05607032"/>
        <c:crosses val="autoZero"/>
        <c:auto val="1"/>
        <c:lblAlgn val="ctr"/>
        <c:lblOffset val="100"/>
        <c:noMultiLvlLbl val="0"/>
      </c:catAx>
      <c:valAx>
        <c:axId val="50560703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0560178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Opioid prescription rate</a:t>
            </a:r>
          </a:p>
          <a:p>
            <a:pPr>
              <a:defRPr/>
            </a:pPr>
            <a:r>
              <a:rPr lang="en-US" sz="1200"/>
              <a:t>Per 100 residents, 2010-2016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'Opioids_Map &amp; Bar'!$L$2</c:f>
              <c:strCache>
                <c:ptCount val="1"/>
                <c:pt idx="0">
                  <c:v>Heartland</c:v>
                </c:pt>
              </c:strCache>
            </c:strRef>
          </c:tx>
          <c:spPr>
            <a:solidFill>
              <a:srgbClr val="E55B2E"/>
            </a:solidFill>
            <a:ln>
              <a:noFill/>
            </a:ln>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'Opioids_Map &amp; Bar'!$M$1:$N$1</c:f>
              <c:numCache>
                <c:formatCode>General</c:formatCode>
                <c:ptCount val="2"/>
                <c:pt idx="0">
                  <c:v>2010</c:v>
                </c:pt>
                <c:pt idx="1">
                  <c:v>2016</c:v>
                </c:pt>
              </c:numCache>
            </c:numRef>
          </c:cat>
          <c:val>
            <c:numRef>
              <c:f>'Opioids_Map &amp; Bar'!$M$2:$N$2</c:f>
              <c:numCache>
                <c:formatCode>0.0</c:formatCode>
                <c:ptCount val="2"/>
                <c:pt idx="0">
                  <c:v>96.810078677029693</c:v>
                </c:pt>
                <c:pt idx="1">
                  <c:v>80.956735602085715</c:v>
                </c:pt>
              </c:numCache>
            </c:numRef>
          </c:val>
          <c:extLst>
            <c:ext xmlns:c16="http://schemas.microsoft.com/office/drawing/2014/chart" uri="{C3380CC4-5D6E-409C-BE32-E72D297353CC}">
              <c16:uniqueId val="{00000000-92C4-4285-A424-148175B9E2EA}"/>
            </c:ext>
          </c:extLst>
        </c:ser>
        <c:ser>
          <c:idx val="1"/>
          <c:order val="1"/>
          <c:tx>
            <c:strRef>
              <c:f>'Opioids_Map &amp; Bar'!$L$3</c:f>
              <c:strCache>
                <c:ptCount val="1"/>
                <c:pt idx="0">
                  <c:v>Non-Heartland</c:v>
                </c:pt>
              </c:strCache>
            </c:strRef>
          </c:tx>
          <c:spPr>
            <a:solidFill>
              <a:srgbClr val="8C959A"/>
            </a:solidFill>
            <a:ln>
              <a:noFill/>
            </a:ln>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'Opioids_Map &amp; Bar'!$M$1:$N$1</c:f>
              <c:numCache>
                <c:formatCode>General</c:formatCode>
                <c:ptCount val="2"/>
                <c:pt idx="0">
                  <c:v>2010</c:v>
                </c:pt>
                <c:pt idx="1">
                  <c:v>2016</c:v>
                </c:pt>
              </c:numCache>
            </c:numRef>
          </c:cat>
          <c:val>
            <c:numRef>
              <c:f>'Opioids_Map &amp; Bar'!$M$3:$N$3</c:f>
              <c:numCache>
                <c:formatCode>0.0</c:formatCode>
                <c:ptCount val="2"/>
                <c:pt idx="0">
                  <c:v>74.052180766459799</c:v>
                </c:pt>
                <c:pt idx="1">
                  <c:v>60.150752238004422</c:v>
                </c:pt>
              </c:numCache>
            </c:numRef>
          </c:val>
          <c:extLst>
            <c:ext xmlns:c16="http://schemas.microsoft.com/office/drawing/2014/chart" uri="{C3380CC4-5D6E-409C-BE32-E72D297353CC}">
              <c16:uniqueId val="{00000001-92C4-4285-A424-148175B9E2EA}"/>
            </c:ext>
          </c:extLst>
        </c:ser>
        <c:dLbls>
          <c:dLblPos val="outEnd"/>
          <c:showLegendKey val="0"/>
          <c:showVal val="1"/>
          <c:showCatName val="0"/>
          <c:showSerName val="0"/>
          <c:showPercent val="0"/>
          <c:showBubbleSize val="0"/>
        </c:dLbls>
        <c:gapWidth val="219"/>
        <c:overlap val="-27"/>
        <c:axId val="544195952"/>
        <c:axId val="544196936"/>
      </c:barChart>
      <c:catAx>
        <c:axId val="544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4196936"/>
        <c:crosses val="autoZero"/>
        <c:auto val="1"/>
        <c:lblAlgn val="ctr"/>
        <c:lblOffset val="100"/>
        <c:noMultiLvlLbl val="0"/>
      </c:catAx>
      <c:valAx>
        <c:axId val="54419693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4195952"/>
        <c:crosses val="autoZero"/>
        <c:crossBetween val="between"/>
      </c:valAx>
      <c:spPr>
        <a:noFill/>
        <a:ln>
          <a:noFill/>
        </a:ln>
        <a:effectLst/>
      </c:spPr>
    </c:plotArea>
    <c:legend>
      <c:legendPos val="b"/>
      <c:layout>
        <c:manualLayout>
          <c:xMode val="edge"/>
          <c:yMode val="edge"/>
          <c:x val="0.31569444444444444"/>
          <c:y val="0.86631889763779524"/>
          <c:w val="0.38545209973753286"/>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Number of UTTCI Top 100 universities</a:t>
            </a:r>
          </a:p>
          <a:p>
            <a:pPr>
              <a:defRPr/>
            </a:pPr>
            <a:r>
              <a:rPr lang="en-US" sz="1200"/>
              <a:t>2017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5.3914260717410324E-2"/>
          <c:y val="0.25083333333333335"/>
          <c:w val="0.9155301837270341"/>
          <c:h val="0.44007801108194811"/>
        </c:manualLayout>
      </c:layout>
      <c:barChart>
        <c:barDir val="col"/>
        <c:grouping val="clustered"/>
        <c:varyColors val="0"/>
        <c:ser>
          <c:idx val="0"/>
          <c:order val="0"/>
          <c:spPr>
            <a:solidFill>
              <a:srgbClr val="E55B2E"/>
            </a:solidFill>
            <a:ln>
              <a:noFill/>
            </a:ln>
            <a:effectLst/>
          </c:spPr>
          <c:invertIfNegative val="0"/>
          <c:cat>
            <c:strRef>
              <c:f>'Univ Tech Transfer_Map &amp; Bar'!$A$2:$A$14</c:f>
              <c:strCache>
                <c:ptCount val="13"/>
                <c:pt idx="0">
                  <c:v>Illinois</c:v>
                </c:pt>
                <c:pt idx="1">
                  <c:v>Ohio</c:v>
                </c:pt>
                <c:pt idx="2">
                  <c:v>Louisiana</c:v>
                </c:pt>
                <c:pt idx="3">
                  <c:v>Indiana</c:v>
                </c:pt>
                <c:pt idx="4">
                  <c:v>Iowa</c:v>
                </c:pt>
                <c:pt idx="5">
                  <c:v>Minnesota</c:v>
                </c:pt>
                <c:pt idx="6">
                  <c:v>Tennessee</c:v>
                </c:pt>
                <c:pt idx="7">
                  <c:v>Arkansas</c:v>
                </c:pt>
                <c:pt idx="8">
                  <c:v>Kentucky</c:v>
                </c:pt>
                <c:pt idx="9">
                  <c:v>Michigan</c:v>
                </c:pt>
                <c:pt idx="10">
                  <c:v>Missouri</c:v>
                </c:pt>
                <c:pt idx="11">
                  <c:v>Nebraska</c:v>
                </c:pt>
                <c:pt idx="12">
                  <c:v>Wisconsin</c:v>
                </c:pt>
              </c:strCache>
            </c:strRef>
          </c:cat>
          <c:val>
            <c:numRef>
              <c:f>'Univ Tech Transfer_Map &amp; Bar'!$B$2:$B$14</c:f>
              <c:numCache>
                <c:formatCode>General</c:formatCode>
                <c:ptCount val="13"/>
                <c:pt idx="0">
                  <c:v>4</c:v>
                </c:pt>
                <c:pt idx="1">
                  <c:v>4</c:v>
                </c:pt>
                <c:pt idx="2">
                  <c:v>3</c:v>
                </c:pt>
                <c:pt idx="3">
                  <c:v>2</c:v>
                </c:pt>
                <c:pt idx="4">
                  <c:v>2</c:v>
                </c:pt>
                <c:pt idx="5">
                  <c:v>2</c:v>
                </c:pt>
                <c:pt idx="6">
                  <c:v>2</c:v>
                </c:pt>
                <c:pt idx="7">
                  <c:v>1</c:v>
                </c:pt>
                <c:pt idx="8">
                  <c:v>1</c:v>
                </c:pt>
                <c:pt idx="9">
                  <c:v>1</c:v>
                </c:pt>
                <c:pt idx="10">
                  <c:v>1</c:v>
                </c:pt>
                <c:pt idx="11">
                  <c:v>1</c:v>
                </c:pt>
                <c:pt idx="12">
                  <c:v>1</c:v>
                </c:pt>
              </c:numCache>
            </c:numRef>
          </c:val>
          <c:extLst>
            <c:ext xmlns:c16="http://schemas.microsoft.com/office/drawing/2014/chart" uri="{C3380CC4-5D6E-409C-BE32-E72D297353CC}">
              <c16:uniqueId val="{00000000-1068-4377-A2A1-E26AED16ACDF}"/>
            </c:ext>
          </c:extLst>
        </c:ser>
        <c:dLbls>
          <c:showLegendKey val="0"/>
          <c:showVal val="0"/>
          <c:showCatName val="0"/>
          <c:showSerName val="0"/>
          <c:showPercent val="0"/>
          <c:showBubbleSize val="0"/>
        </c:dLbls>
        <c:gapWidth val="219"/>
        <c:overlap val="-27"/>
        <c:axId val="742298200"/>
        <c:axId val="742297216"/>
      </c:barChart>
      <c:catAx>
        <c:axId val="742298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297216"/>
        <c:crosses val="autoZero"/>
        <c:auto val="1"/>
        <c:lblAlgn val="ctr"/>
        <c:lblOffset val="100"/>
        <c:noMultiLvlLbl val="0"/>
      </c:catAx>
      <c:valAx>
        <c:axId val="742297216"/>
        <c:scaling>
          <c:orientation val="minMax"/>
          <c:max val="4"/>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298200"/>
        <c:crosses val="autoZero"/>
        <c:crossBetween val="between"/>
        <c:majorUnit val="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national VC invesment</a:t>
            </a:r>
          </a:p>
          <a:p>
            <a:pPr>
              <a:defRPr/>
            </a:pPr>
            <a:r>
              <a:rPr lang="en-US" sz="1200"/>
              <a:t>1995-2017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8.7453328897268118E-2"/>
          <c:y val="0.23104184893554972"/>
          <c:w val="0.88672507485860041"/>
          <c:h val="0.47200313502478858"/>
        </c:manualLayout>
      </c:layout>
      <c:lineChart>
        <c:grouping val="standard"/>
        <c:varyColors val="0"/>
        <c:ser>
          <c:idx val="0"/>
          <c:order val="0"/>
          <c:tx>
            <c:strRef>
              <c:f>'VC_Map &amp; Line'!$A$2</c:f>
              <c:strCache>
                <c:ptCount val="1"/>
                <c:pt idx="0">
                  <c:v>Heartland</c:v>
                </c:pt>
              </c:strCache>
            </c:strRef>
          </c:tx>
          <c:spPr>
            <a:ln w="28575" cap="rnd">
              <a:solidFill>
                <a:srgbClr val="E55B2E"/>
              </a:solidFill>
              <a:round/>
            </a:ln>
            <a:effectLst/>
          </c:spPr>
          <c:marker>
            <c:symbol val="none"/>
          </c:marker>
          <c:cat>
            <c:numRef>
              <c:f>'VC_Map &amp; Line'!$B$1:$X$1</c:f>
              <c:numCache>
                <c:formatCode>General</c:formatCode>
                <c:ptCount val="23"/>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numCache>
            </c:numRef>
          </c:cat>
          <c:val>
            <c:numRef>
              <c:f>'VC_Map &amp; Line'!$B$2:$X$2</c:f>
              <c:numCache>
                <c:formatCode>0.0%</c:formatCode>
                <c:ptCount val="23"/>
                <c:pt idx="0">
                  <c:v>0.11004437734803815</c:v>
                </c:pt>
                <c:pt idx="1">
                  <c:v>0.10768611317170321</c:v>
                </c:pt>
                <c:pt idx="2">
                  <c:v>9.776221335858494E-2</c:v>
                </c:pt>
                <c:pt idx="3">
                  <c:v>0.11913922534661592</c:v>
                </c:pt>
                <c:pt idx="4">
                  <c:v>7.720988607028681E-2</c:v>
                </c:pt>
                <c:pt idx="5">
                  <c:v>6.8488593785346122E-2</c:v>
                </c:pt>
                <c:pt idx="6">
                  <c:v>6.6221699792314417E-2</c:v>
                </c:pt>
                <c:pt idx="7">
                  <c:v>5.6528086816350624E-2</c:v>
                </c:pt>
                <c:pt idx="8">
                  <c:v>7.3025607568096548E-2</c:v>
                </c:pt>
                <c:pt idx="9">
                  <c:v>4.4455280202638267E-2</c:v>
                </c:pt>
                <c:pt idx="10">
                  <c:v>4.1751365368865458E-2</c:v>
                </c:pt>
                <c:pt idx="11">
                  <c:v>6.5545622282768848E-2</c:v>
                </c:pt>
                <c:pt idx="12">
                  <c:v>7.2561161303420968E-2</c:v>
                </c:pt>
                <c:pt idx="13">
                  <c:v>6.092159041314666E-2</c:v>
                </c:pt>
                <c:pt idx="14">
                  <c:v>5.9046462001605064E-2</c:v>
                </c:pt>
                <c:pt idx="15">
                  <c:v>9.0461176742662242E-2</c:v>
                </c:pt>
                <c:pt idx="16">
                  <c:v>7.315975405365531E-2</c:v>
                </c:pt>
                <c:pt idx="17">
                  <c:v>7.0629836896293249E-2</c:v>
                </c:pt>
                <c:pt idx="18">
                  <c:v>5.838904644966994E-2</c:v>
                </c:pt>
                <c:pt idx="19">
                  <c:v>5.7975339779561347E-2</c:v>
                </c:pt>
                <c:pt idx="20">
                  <c:v>4.2465392998809387E-2</c:v>
                </c:pt>
                <c:pt idx="21">
                  <c:v>4.7706108209799043E-2</c:v>
                </c:pt>
                <c:pt idx="22">
                  <c:v>5.1942244681485145E-2</c:v>
                </c:pt>
              </c:numCache>
            </c:numRef>
          </c:val>
          <c:smooth val="0"/>
          <c:extLst>
            <c:ext xmlns:c16="http://schemas.microsoft.com/office/drawing/2014/chart" uri="{C3380CC4-5D6E-409C-BE32-E72D297353CC}">
              <c16:uniqueId val="{00000000-FDC7-49D7-9F4C-3904DC65124F}"/>
            </c:ext>
          </c:extLst>
        </c:ser>
        <c:ser>
          <c:idx val="1"/>
          <c:order val="1"/>
          <c:tx>
            <c:strRef>
              <c:f>'VC_Map &amp; Line'!$A$3</c:f>
              <c:strCache>
                <c:ptCount val="1"/>
                <c:pt idx="0">
                  <c:v>Non-Heartland</c:v>
                </c:pt>
              </c:strCache>
            </c:strRef>
          </c:tx>
          <c:spPr>
            <a:ln w="28575" cap="rnd">
              <a:solidFill>
                <a:srgbClr val="8C959A"/>
              </a:solidFill>
              <a:round/>
            </a:ln>
            <a:effectLst/>
          </c:spPr>
          <c:marker>
            <c:symbol val="none"/>
          </c:marker>
          <c:cat>
            <c:numRef>
              <c:f>'VC_Map &amp; Line'!$B$1:$X$1</c:f>
              <c:numCache>
                <c:formatCode>General</c:formatCode>
                <c:ptCount val="23"/>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numCache>
            </c:numRef>
          </c:cat>
          <c:val>
            <c:numRef>
              <c:f>'VC_Map &amp; Line'!$B$3:$X$3</c:f>
              <c:numCache>
                <c:formatCode>0.0%</c:formatCode>
                <c:ptCount val="23"/>
                <c:pt idx="0">
                  <c:v>0.88895862011294924</c:v>
                </c:pt>
                <c:pt idx="1">
                  <c:v>0.89176285198326144</c:v>
                </c:pt>
                <c:pt idx="2">
                  <c:v>0.90111014887483731</c:v>
                </c:pt>
                <c:pt idx="3">
                  <c:v>0.87899940262247056</c:v>
                </c:pt>
                <c:pt idx="4">
                  <c:v>0.92181709965967074</c:v>
                </c:pt>
                <c:pt idx="5">
                  <c:v>0.93054045310489308</c:v>
                </c:pt>
                <c:pt idx="6">
                  <c:v>0.93147817508367969</c:v>
                </c:pt>
                <c:pt idx="7">
                  <c:v>0.9434201820425242</c:v>
                </c:pt>
                <c:pt idx="8">
                  <c:v>0.92696608887768583</c:v>
                </c:pt>
                <c:pt idx="9">
                  <c:v>0.95554471979736166</c:v>
                </c:pt>
                <c:pt idx="10">
                  <c:v>0.95824863463113452</c:v>
                </c:pt>
                <c:pt idx="11">
                  <c:v>0.9340992581779497</c:v>
                </c:pt>
                <c:pt idx="12">
                  <c:v>0.92743561607636338</c:v>
                </c:pt>
                <c:pt idx="13">
                  <c:v>0.93907840958685329</c:v>
                </c:pt>
                <c:pt idx="14">
                  <c:v>0.94095353799839454</c:v>
                </c:pt>
                <c:pt idx="15">
                  <c:v>0.9095388232573377</c:v>
                </c:pt>
                <c:pt idx="16">
                  <c:v>0.92684024594634462</c:v>
                </c:pt>
                <c:pt idx="17">
                  <c:v>0.92937016310370668</c:v>
                </c:pt>
                <c:pt idx="18">
                  <c:v>0.94161095355033009</c:v>
                </c:pt>
                <c:pt idx="19">
                  <c:v>0.94202466022043851</c:v>
                </c:pt>
                <c:pt idx="20">
                  <c:v>0.95748214066795345</c:v>
                </c:pt>
                <c:pt idx="21">
                  <c:v>0.95229389179020063</c:v>
                </c:pt>
                <c:pt idx="22">
                  <c:v>0.9478614150684127</c:v>
                </c:pt>
              </c:numCache>
            </c:numRef>
          </c:val>
          <c:smooth val="0"/>
          <c:extLst>
            <c:ext xmlns:c16="http://schemas.microsoft.com/office/drawing/2014/chart" uri="{C3380CC4-5D6E-409C-BE32-E72D297353CC}">
              <c16:uniqueId val="{00000001-FDC7-49D7-9F4C-3904DC65124F}"/>
            </c:ext>
          </c:extLst>
        </c:ser>
        <c:dLbls>
          <c:showLegendKey val="0"/>
          <c:showVal val="0"/>
          <c:showCatName val="0"/>
          <c:showSerName val="0"/>
          <c:showPercent val="0"/>
          <c:showBubbleSize val="0"/>
        </c:dLbls>
        <c:smooth val="0"/>
        <c:axId val="742101920"/>
        <c:axId val="742101592"/>
      </c:lineChart>
      <c:catAx>
        <c:axId val="742101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101592"/>
        <c:crosses val="autoZero"/>
        <c:auto val="1"/>
        <c:lblAlgn val="ctr"/>
        <c:lblOffset val="100"/>
        <c:noMultiLvlLbl val="0"/>
      </c:catAx>
      <c:valAx>
        <c:axId val="742101592"/>
        <c:scaling>
          <c:orientation val="minMax"/>
          <c:max val="1"/>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101920"/>
        <c:crosses val="autoZero"/>
        <c:crossBetween val="between"/>
      </c:valAx>
      <c:spPr>
        <a:noFill/>
        <a:ln>
          <a:noFill/>
        </a:ln>
        <a:effectLst/>
      </c:spPr>
    </c:plotArea>
    <c:legend>
      <c:legendPos val="b"/>
      <c:layout>
        <c:manualLayout>
          <c:xMode val="edge"/>
          <c:yMode val="edge"/>
          <c:x val="0.29500628442571442"/>
          <c:y val="0.84282626130067062"/>
          <c:w val="0.40998743114857122"/>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Average Rank in State Technology and Science Index (STSI)</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8C959A"/>
              </a:solidFill>
              <a:ln>
                <a:noFill/>
              </a:ln>
              <a:effectLst/>
            </c:spPr>
            <c:extLst>
              <c:ext xmlns:c16="http://schemas.microsoft.com/office/drawing/2014/chart" uri="{C3380CC4-5D6E-409C-BE32-E72D297353CC}">
                <c16:uniqueId val="{00000001-9FF4-4904-945D-A3EB72ACDFDB}"/>
              </c:ext>
            </c:extLst>
          </c:dPt>
          <c:dPt>
            <c:idx val="1"/>
            <c:invertIfNegative val="0"/>
            <c:bubble3D val="0"/>
            <c:spPr>
              <a:solidFill>
                <a:srgbClr val="E55B2E"/>
              </a:solidFill>
              <a:ln>
                <a:noFill/>
              </a:ln>
              <a:effectLst/>
            </c:spPr>
            <c:extLst>
              <c:ext xmlns:c16="http://schemas.microsoft.com/office/drawing/2014/chart" uri="{C3380CC4-5D6E-409C-BE32-E72D297353CC}">
                <c16:uniqueId val="{00000003-9FF4-4904-945D-A3EB72ACDFDB}"/>
              </c:ext>
            </c:extLst>
          </c:dPt>
          <c:dLbls>
            <c:spPr>
              <a:noFill/>
              <a:ln>
                <a:noFill/>
              </a:ln>
              <a:effectLst/>
            </c:spPr>
            <c:txPr>
              <a:bodyPr rot="0" spcFirstLastPara="1" vertOverflow="ellipsis" vert="horz" wrap="square" anchor="ctr" anchorCtr="1"/>
              <a:lstStyle/>
              <a:p>
                <a:pPr>
                  <a:defRPr sz="11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'Innovation sidebar'!$A$1:$A$2</c:f>
              <c:strCache>
                <c:ptCount val="2"/>
                <c:pt idx="0">
                  <c:v>Non-Heartland</c:v>
                </c:pt>
                <c:pt idx="1">
                  <c:v>Heartland</c:v>
                </c:pt>
              </c:strCache>
            </c:strRef>
          </c:cat>
          <c:val>
            <c:numRef>
              <c:f>'Innovation sidebar'!$B$1:$B$2</c:f>
              <c:numCache>
                <c:formatCode>General</c:formatCode>
                <c:ptCount val="2"/>
                <c:pt idx="0">
                  <c:v>21.2</c:v>
                </c:pt>
                <c:pt idx="1">
                  <c:v>32.5</c:v>
                </c:pt>
              </c:numCache>
            </c:numRef>
          </c:val>
          <c:extLst>
            <c:ext xmlns:c16="http://schemas.microsoft.com/office/drawing/2014/chart" uri="{C3380CC4-5D6E-409C-BE32-E72D297353CC}">
              <c16:uniqueId val="{00000004-9FF4-4904-945D-A3EB72ACDFDB}"/>
            </c:ext>
          </c:extLst>
        </c:ser>
        <c:dLbls>
          <c:dLblPos val="outEnd"/>
          <c:showLegendKey val="0"/>
          <c:showVal val="1"/>
          <c:showCatName val="0"/>
          <c:showSerName val="0"/>
          <c:showPercent val="0"/>
          <c:showBubbleSize val="0"/>
        </c:dLbls>
        <c:gapWidth val="182"/>
        <c:axId val="588278400"/>
        <c:axId val="588274464"/>
      </c:barChart>
      <c:catAx>
        <c:axId val="588278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88274464"/>
        <c:crosses val="max"/>
        <c:auto val="1"/>
        <c:lblAlgn val="ctr"/>
        <c:lblOffset val="100"/>
        <c:noMultiLvlLbl val="0"/>
      </c:catAx>
      <c:valAx>
        <c:axId val="588274464"/>
        <c:scaling>
          <c:orientation val="maxMin"/>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88278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Productivity</a:t>
            </a:r>
          </a:p>
          <a:p>
            <a:pPr>
              <a:defRPr/>
            </a:pPr>
            <a:r>
              <a:rPr lang="en-US" sz="1200"/>
              <a:t>Large metros, 2010-16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2991732283464566"/>
          <c:y val="0.23104184893554972"/>
          <c:w val="0.83952712160979881"/>
          <c:h val="0.45446959755030619"/>
        </c:manualLayout>
      </c:layout>
      <c:lineChart>
        <c:grouping val="standard"/>
        <c:varyColors val="0"/>
        <c:ser>
          <c:idx val="0"/>
          <c:order val="0"/>
          <c:tx>
            <c:strRef>
              <c:f>'Metros_Map &amp; Line'!$A$2</c:f>
              <c:strCache>
                <c:ptCount val="1"/>
                <c:pt idx="0">
                  <c:v>Heartland (large metros)</c:v>
                </c:pt>
              </c:strCache>
            </c:strRef>
          </c:tx>
          <c:spPr>
            <a:ln w="28575" cap="rnd">
              <a:solidFill>
                <a:srgbClr val="E55B2E"/>
              </a:solidFill>
              <a:round/>
            </a:ln>
            <a:effectLst/>
          </c:spPr>
          <c:marker>
            <c:symbol val="none"/>
          </c:marker>
          <c:cat>
            <c:numRef>
              <c:f>'Metros_Map &amp; Line'!$B$1:$H$1</c:f>
              <c:numCache>
                <c:formatCode>General</c:formatCode>
                <c:ptCount val="7"/>
                <c:pt idx="0">
                  <c:v>2010</c:v>
                </c:pt>
                <c:pt idx="1">
                  <c:v>2011</c:v>
                </c:pt>
                <c:pt idx="2">
                  <c:v>2012</c:v>
                </c:pt>
                <c:pt idx="3">
                  <c:v>2013</c:v>
                </c:pt>
                <c:pt idx="4">
                  <c:v>2014</c:v>
                </c:pt>
                <c:pt idx="5">
                  <c:v>2015</c:v>
                </c:pt>
                <c:pt idx="6">
                  <c:v>2016</c:v>
                </c:pt>
              </c:numCache>
            </c:numRef>
          </c:cat>
          <c:val>
            <c:numRef>
              <c:f>'Metros_Map &amp; Line'!$B$2:$H$2</c:f>
              <c:numCache>
                <c:formatCode>"$"#,##0</c:formatCode>
                <c:ptCount val="7"/>
                <c:pt idx="0">
                  <c:v>54471.87497775026</c:v>
                </c:pt>
                <c:pt idx="1">
                  <c:v>55297.536954534611</c:v>
                </c:pt>
                <c:pt idx="2">
                  <c:v>56559.262924479335</c:v>
                </c:pt>
                <c:pt idx="3">
                  <c:v>57461.90164102977</c:v>
                </c:pt>
                <c:pt idx="4">
                  <c:v>58439.447438044102</c:v>
                </c:pt>
                <c:pt idx="5">
                  <c:v>60045.867697576272</c:v>
                </c:pt>
                <c:pt idx="6">
                  <c:v>60576.267745634723</c:v>
                </c:pt>
              </c:numCache>
            </c:numRef>
          </c:val>
          <c:smooth val="0"/>
          <c:extLst>
            <c:ext xmlns:c16="http://schemas.microsoft.com/office/drawing/2014/chart" uri="{C3380CC4-5D6E-409C-BE32-E72D297353CC}">
              <c16:uniqueId val="{00000000-55E9-4445-9FA8-EC8A4BBCC447}"/>
            </c:ext>
          </c:extLst>
        </c:ser>
        <c:ser>
          <c:idx val="1"/>
          <c:order val="1"/>
          <c:tx>
            <c:strRef>
              <c:f>'Metros_Map &amp; Line'!$A$3</c:f>
              <c:strCache>
                <c:ptCount val="1"/>
                <c:pt idx="0">
                  <c:v>Non-Heartland (large metros)</c:v>
                </c:pt>
              </c:strCache>
            </c:strRef>
          </c:tx>
          <c:spPr>
            <a:ln w="28575" cap="rnd">
              <a:solidFill>
                <a:srgbClr val="8C959A"/>
              </a:solidFill>
              <a:round/>
            </a:ln>
            <a:effectLst/>
          </c:spPr>
          <c:marker>
            <c:symbol val="none"/>
          </c:marker>
          <c:cat>
            <c:numRef>
              <c:f>'Metros_Map &amp; Line'!$B$1:$H$1</c:f>
              <c:numCache>
                <c:formatCode>General</c:formatCode>
                <c:ptCount val="7"/>
                <c:pt idx="0">
                  <c:v>2010</c:v>
                </c:pt>
                <c:pt idx="1">
                  <c:v>2011</c:v>
                </c:pt>
                <c:pt idx="2">
                  <c:v>2012</c:v>
                </c:pt>
                <c:pt idx="3">
                  <c:v>2013</c:v>
                </c:pt>
                <c:pt idx="4">
                  <c:v>2014</c:v>
                </c:pt>
                <c:pt idx="5">
                  <c:v>2015</c:v>
                </c:pt>
                <c:pt idx="6">
                  <c:v>2016</c:v>
                </c:pt>
              </c:numCache>
            </c:numRef>
          </c:cat>
          <c:val>
            <c:numRef>
              <c:f>'Metros_Map &amp; Line'!$B$3:$H$3</c:f>
              <c:numCache>
                <c:formatCode>"$"#,##0</c:formatCode>
                <c:ptCount val="7"/>
                <c:pt idx="0">
                  <c:v>61206.7798555997</c:v>
                </c:pt>
                <c:pt idx="1">
                  <c:v>61937.405206665004</c:v>
                </c:pt>
                <c:pt idx="2">
                  <c:v>63317.721644192039</c:v>
                </c:pt>
                <c:pt idx="3">
                  <c:v>64754.946031649961</c:v>
                </c:pt>
                <c:pt idx="4">
                  <c:v>66470.815843796125</c:v>
                </c:pt>
                <c:pt idx="5">
                  <c:v>68975.992642021054</c:v>
                </c:pt>
                <c:pt idx="6">
                  <c:v>69964.022459504253</c:v>
                </c:pt>
              </c:numCache>
            </c:numRef>
          </c:val>
          <c:smooth val="0"/>
          <c:extLst>
            <c:ext xmlns:c16="http://schemas.microsoft.com/office/drawing/2014/chart" uri="{C3380CC4-5D6E-409C-BE32-E72D297353CC}">
              <c16:uniqueId val="{00000001-55E9-4445-9FA8-EC8A4BBCC447}"/>
            </c:ext>
          </c:extLst>
        </c:ser>
        <c:dLbls>
          <c:showLegendKey val="0"/>
          <c:showVal val="0"/>
          <c:showCatName val="0"/>
          <c:showSerName val="0"/>
          <c:showPercent val="0"/>
          <c:showBubbleSize val="0"/>
        </c:dLbls>
        <c:smooth val="0"/>
        <c:axId val="623766616"/>
        <c:axId val="623767928"/>
      </c:lineChart>
      <c:catAx>
        <c:axId val="62376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23767928"/>
        <c:crosses val="autoZero"/>
        <c:auto val="1"/>
        <c:lblAlgn val="ctr"/>
        <c:lblOffset val="100"/>
        <c:noMultiLvlLbl val="0"/>
      </c:catAx>
      <c:valAx>
        <c:axId val="623767928"/>
        <c:scaling>
          <c:orientation val="minMax"/>
          <c:min val="50000"/>
        </c:scaling>
        <c:delete val="0"/>
        <c:axPos val="l"/>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23766616"/>
        <c:crosses val="autoZero"/>
        <c:crossBetween val="between"/>
      </c:valAx>
      <c:spPr>
        <a:noFill/>
        <a:ln>
          <a:noFill/>
        </a:ln>
        <a:effectLst/>
      </c:spPr>
    </c:plotArea>
    <c:legend>
      <c:legendPos val="b"/>
      <c:layout>
        <c:manualLayout>
          <c:xMode val="edge"/>
          <c:yMode val="edge"/>
          <c:x val="6.2422790901137358E-2"/>
          <c:y val="0.80115959463400388"/>
          <c:w val="0.87515441819772533"/>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Total population</a:t>
            </a:r>
          </a:p>
          <a:p>
            <a:pPr>
              <a:defRPr/>
            </a:pPr>
            <a:r>
              <a:rPr lang="en-US" sz="1200"/>
              <a:t>Percentage change since 2010, 2010-17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8.4456036745406818E-2"/>
          <c:y val="0.17171296296296296"/>
          <c:w val="0.88498840769903764"/>
          <c:h val="0.60201334208223967"/>
        </c:manualLayout>
      </c:layout>
      <c:lineChart>
        <c:grouping val="standard"/>
        <c:varyColors val="0"/>
        <c:ser>
          <c:idx val="0"/>
          <c:order val="0"/>
          <c:tx>
            <c:strRef>
              <c:f>'Comm Type_Map &amp; Line'!$A$2</c:f>
              <c:strCache>
                <c:ptCount val="1"/>
                <c:pt idx="0">
                  <c:v>Large</c:v>
                </c:pt>
              </c:strCache>
            </c:strRef>
          </c:tx>
          <c:spPr>
            <a:ln w="28575" cap="rnd">
              <a:solidFill>
                <a:schemeClr val="accent1"/>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'Comm Type_Map &amp; Line'!$B$2:$I$2</c:f>
              <c:numCache>
                <c:formatCode>0.0%</c:formatCode>
                <c:ptCount val="8"/>
                <c:pt idx="0">
                  <c:v>0</c:v>
                </c:pt>
                <c:pt idx="1">
                  <c:v>4.8189872760940862E-3</c:v>
                </c:pt>
                <c:pt idx="2">
                  <c:v>1.0396101176563465E-2</c:v>
                </c:pt>
                <c:pt idx="3">
                  <c:v>1.6294533856890382E-2</c:v>
                </c:pt>
                <c:pt idx="4">
                  <c:v>2.163699542735795E-2</c:v>
                </c:pt>
                <c:pt idx="5">
                  <c:v>2.6114480645527269E-2</c:v>
                </c:pt>
                <c:pt idx="6">
                  <c:v>3.0656214724259927E-2</c:v>
                </c:pt>
                <c:pt idx="7">
                  <c:v>3.5679914559938748E-2</c:v>
                </c:pt>
              </c:numCache>
            </c:numRef>
          </c:val>
          <c:smooth val="0"/>
          <c:extLst>
            <c:ext xmlns:c16="http://schemas.microsoft.com/office/drawing/2014/chart" uri="{C3380CC4-5D6E-409C-BE32-E72D297353CC}">
              <c16:uniqueId val="{00000000-F4A4-4C0B-B2C0-B92B8B9BED63}"/>
            </c:ext>
          </c:extLst>
        </c:ser>
        <c:ser>
          <c:idx val="1"/>
          <c:order val="1"/>
          <c:tx>
            <c:strRef>
              <c:f>'[3]States_Size Tiers_10-17'!$B$60</c:f>
              <c:strCache>
                <c:ptCount val="1"/>
                <c:pt idx="0">
                  <c:v>Medium</c:v>
                </c:pt>
              </c:strCache>
            </c:strRef>
          </c:tx>
          <c:spPr>
            <a:ln w="28575" cap="rnd">
              <a:solidFill>
                <a:schemeClr val="accent2"/>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Tiers_10-17'!$L$60:$S$60</c:f>
              <c:numCache>
                <c:formatCode>General</c:formatCode>
                <c:ptCount val="8"/>
                <c:pt idx="0">
                  <c:v>0</c:v>
                </c:pt>
                <c:pt idx="1">
                  <c:v>5.6003315092309379E-3</c:v>
                </c:pt>
                <c:pt idx="2">
                  <c:v>1.1242243135668293E-2</c:v>
                </c:pt>
                <c:pt idx="3">
                  <c:v>1.6509529526278686E-2</c:v>
                </c:pt>
                <c:pt idx="4">
                  <c:v>2.1714572047632323E-2</c:v>
                </c:pt>
                <c:pt idx="5">
                  <c:v>2.6558529395627185E-2</c:v>
                </c:pt>
                <c:pt idx="6">
                  <c:v>3.1810103251059936E-2</c:v>
                </c:pt>
                <c:pt idx="7">
                  <c:v>3.6898590085420617E-2</c:v>
                </c:pt>
              </c:numCache>
            </c:numRef>
          </c:val>
          <c:smooth val="0"/>
          <c:extLst>
            <c:ext xmlns:c16="http://schemas.microsoft.com/office/drawing/2014/chart" uri="{C3380CC4-5D6E-409C-BE32-E72D297353CC}">
              <c16:uniqueId val="{00000001-F4A4-4C0B-B2C0-B92B8B9BED63}"/>
            </c:ext>
          </c:extLst>
        </c:ser>
        <c:ser>
          <c:idx val="2"/>
          <c:order val="2"/>
          <c:tx>
            <c:strRef>
              <c:f>'[3]States_Size Tiers_10-17'!$B$61</c:f>
              <c:strCache>
                <c:ptCount val="1"/>
                <c:pt idx="0">
                  <c:v>Small</c:v>
                </c:pt>
              </c:strCache>
            </c:strRef>
          </c:tx>
          <c:spPr>
            <a:ln w="28575" cap="rnd">
              <a:solidFill>
                <a:schemeClr val="accent3"/>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Tiers_10-17'!$L$61:$S$61</c:f>
              <c:numCache>
                <c:formatCode>General</c:formatCode>
                <c:ptCount val="8"/>
                <c:pt idx="0">
                  <c:v>0</c:v>
                </c:pt>
                <c:pt idx="1">
                  <c:v>3.8042756672473509E-3</c:v>
                </c:pt>
                <c:pt idx="2">
                  <c:v>7.7007913627304917E-3</c:v>
                </c:pt>
                <c:pt idx="3">
                  <c:v>1.212647792544337E-2</c:v>
                </c:pt>
                <c:pt idx="4">
                  <c:v>1.5501912521091775E-2</c:v>
                </c:pt>
                <c:pt idx="5">
                  <c:v>1.8193303073711291E-2</c:v>
                </c:pt>
                <c:pt idx="6">
                  <c:v>2.0860507723809669E-2</c:v>
                </c:pt>
                <c:pt idx="7">
                  <c:v>2.4323845565172836E-2</c:v>
                </c:pt>
              </c:numCache>
            </c:numRef>
          </c:val>
          <c:smooth val="0"/>
          <c:extLst>
            <c:ext xmlns:c16="http://schemas.microsoft.com/office/drawing/2014/chart" uri="{C3380CC4-5D6E-409C-BE32-E72D297353CC}">
              <c16:uniqueId val="{00000002-F4A4-4C0B-B2C0-B92B8B9BED63}"/>
            </c:ext>
          </c:extLst>
        </c:ser>
        <c:ser>
          <c:idx val="3"/>
          <c:order val="3"/>
          <c:tx>
            <c:strRef>
              <c:f>'[3]States_Size Tiers_10-17'!$B$62</c:f>
              <c:strCache>
                <c:ptCount val="1"/>
                <c:pt idx="0">
                  <c:v>Micro</c:v>
                </c:pt>
              </c:strCache>
            </c:strRef>
          </c:tx>
          <c:spPr>
            <a:ln w="28575" cap="rnd">
              <a:solidFill>
                <a:schemeClr val="accent4"/>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Tiers_10-17'!$L$62:$S$62</c:f>
              <c:numCache>
                <c:formatCode>General</c:formatCode>
                <c:ptCount val="8"/>
                <c:pt idx="0">
                  <c:v>0</c:v>
                </c:pt>
                <c:pt idx="1">
                  <c:v>1.0097193402416431E-4</c:v>
                </c:pt>
                <c:pt idx="2">
                  <c:v>5.6009518803647936E-5</c:v>
                </c:pt>
                <c:pt idx="3">
                  <c:v>-3.6335823505281151E-4</c:v>
                </c:pt>
                <c:pt idx="4">
                  <c:v>-1.0912005246318747E-3</c:v>
                </c:pt>
                <c:pt idx="5">
                  <c:v>-2.2132907210662637E-3</c:v>
                </c:pt>
                <c:pt idx="6">
                  <c:v>-3.5001023792083658E-3</c:v>
                </c:pt>
                <c:pt idx="7">
                  <c:v>-3.8491767796919054E-3</c:v>
                </c:pt>
              </c:numCache>
            </c:numRef>
          </c:val>
          <c:smooth val="0"/>
          <c:extLst>
            <c:ext xmlns:c16="http://schemas.microsoft.com/office/drawing/2014/chart" uri="{C3380CC4-5D6E-409C-BE32-E72D297353CC}">
              <c16:uniqueId val="{00000003-F4A4-4C0B-B2C0-B92B8B9BED63}"/>
            </c:ext>
          </c:extLst>
        </c:ser>
        <c:ser>
          <c:idx val="4"/>
          <c:order val="4"/>
          <c:tx>
            <c:strRef>
              <c:f>'[3]States_Size Tiers_10-17'!$B$63</c:f>
              <c:strCache>
                <c:ptCount val="1"/>
                <c:pt idx="0">
                  <c:v>Adjacent</c:v>
                </c:pt>
              </c:strCache>
            </c:strRef>
          </c:tx>
          <c:spPr>
            <a:ln w="28575" cap="rnd">
              <a:solidFill>
                <a:schemeClr val="accent5"/>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Tiers_10-17'!$L$63:$S$63</c:f>
              <c:numCache>
                <c:formatCode>General</c:formatCode>
                <c:ptCount val="8"/>
                <c:pt idx="0">
                  <c:v>0</c:v>
                </c:pt>
                <c:pt idx="1">
                  <c:v>-2.7587424346447484E-3</c:v>
                </c:pt>
                <c:pt idx="2">
                  <c:v>-7.2737777005712177E-3</c:v>
                </c:pt>
                <c:pt idx="3">
                  <c:v>-1.0191031334961334E-2</c:v>
                </c:pt>
                <c:pt idx="4">
                  <c:v>-1.3413904698167788E-2</c:v>
                </c:pt>
                <c:pt idx="5">
                  <c:v>-1.7171155072238733E-2</c:v>
                </c:pt>
                <c:pt idx="6">
                  <c:v>-1.9867534752454355E-2</c:v>
                </c:pt>
                <c:pt idx="7">
                  <c:v>-2.045484267904199E-2</c:v>
                </c:pt>
              </c:numCache>
            </c:numRef>
          </c:val>
          <c:smooth val="0"/>
          <c:extLst>
            <c:ext xmlns:c16="http://schemas.microsoft.com/office/drawing/2014/chart" uri="{C3380CC4-5D6E-409C-BE32-E72D297353CC}">
              <c16:uniqueId val="{00000004-F4A4-4C0B-B2C0-B92B8B9BED63}"/>
            </c:ext>
          </c:extLst>
        </c:ser>
        <c:ser>
          <c:idx val="5"/>
          <c:order val="5"/>
          <c:tx>
            <c:strRef>
              <c:f>'Comm Type_Map &amp; Line'!$A$7</c:f>
              <c:strCache>
                <c:ptCount val="1"/>
                <c:pt idx="0">
                  <c:v>Non-Adjacent</c:v>
                </c:pt>
              </c:strCache>
            </c:strRef>
          </c:tx>
          <c:spPr>
            <a:ln w="28575" cap="rnd">
              <a:solidFill>
                <a:schemeClr val="accent6"/>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'Comm Type_Map &amp; Line'!$B$7:$I$7</c:f>
              <c:numCache>
                <c:formatCode>0.0%</c:formatCode>
                <c:ptCount val="8"/>
                <c:pt idx="0">
                  <c:v>0</c:v>
                </c:pt>
                <c:pt idx="1">
                  <c:v>-3.3874747898570302E-3</c:v>
                </c:pt>
                <c:pt idx="2">
                  <c:v>-7.7427995196732123E-3</c:v>
                </c:pt>
                <c:pt idx="3">
                  <c:v>-1.1330613758349765E-2</c:v>
                </c:pt>
                <c:pt idx="4">
                  <c:v>-1.4641855881228285E-2</c:v>
                </c:pt>
                <c:pt idx="5">
                  <c:v>-1.9006938392417717E-2</c:v>
                </c:pt>
                <c:pt idx="6">
                  <c:v>-2.3734583467756937E-2</c:v>
                </c:pt>
                <c:pt idx="7">
                  <c:v>-2.7656906649135185E-2</c:v>
                </c:pt>
              </c:numCache>
            </c:numRef>
          </c:val>
          <c:smooth val="0"/>
          <c:extLst>
            <c:ext xmlns:c16="http://schemas.microsoft.com/office/drawing/2014/chart" uri="{C3380CC4-5D6E-409C-BE32-E72D297353CC}">
              <c16:uniqueId val="{00000005-F4A4-4C0B-B2C0-B92B8B9BED63}"/>
            </c:ext>
          </c:extLst>
        </c:ser>
        <c:dLbls>
          <c:showLegendKey val="0"/>
          <c:showVal val="0"/>
          <c:showCatName val="0"/>
          <c:showSerName val="0"/>
          <c:showPercent val="0"/>
          <c:showBubbleSize val="0"/>
        </c:dLbls>
        <c:smooth val="0"/>
        <c:axId val="480534704"/>
        <c:axId val="480535688"/>
      </c:lineChart>
      <c:catAx>
        <c:axId val="48053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80535688"/>
        <c:crosses val="autoZero"/>
        <c:auto val="1"/>
        <c:lblAlgn val="ctr"/>
        <c:lblOffset val="100"/>
        <c:noMultiLvlLbl val="0"/>
      </c:catAx>
      <c:valAx>
        <c:axId val="480535688"/>
        <c:scaling>
          <c:orientation val="minMax"/>
          <c:max val="8.0000000000000016E-2"/>
          <c:min val="-4.0000000000000008E-2"/>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80534704"/>
        <c:crosses val="autoZero"/>
        <c:crossBetween val="between"/>
      </c:valAx>
      <c:spPr>
        <a:noFill/>
        <a:ln>
          <a:noFill/>
        </a:ln>
        <a:effectLst/>
      </c:spPr>
    </c:plotArea>
    <c:legend>
      <c:legendPos val="b"/>
      <c:layout>
        <c:manualLayout>
          <c:xMode val="edge"/>
          <c:yMode val="edge"/>
          <c:x val="4.1666666666666664E-2"/>
          <c:y val="0.81539297171186931"/>
          <c:w val="0.90833333333333344"/>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Real median home values</a:t>
            </a:r>
          </a:p>
          <a:p>
            <a:pPr>
              <a:defRPr/>
            </a:pPr>
            <a:r>
              <a:rPr lang="en-US" sz="1200"/>
              <a:t>2010-16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4382020997375328"/>
          <c:y val="0.23104184893554972"/>
          <c:w val="0.82562423447069111"/>
          <c:h val="0.54243256051326916"/>
        </c:manualLayout>
      </c:layout>
      <c:barChart>
        <c:barDir val="col"/>
        <c:grouping val="clustered"/>
        <c:varyColors val="0"/>
        <c:ser>
          <c:idx val="0"/>
          <c:order val="0"/>
          <c:tx>
            <c:strRef>
              <c:f>'Housing_Line &amp; Tab'!$A$21</c:f>
              <c:strCache>
                <c:ptCount val="1"/>
                <c:pt idx="0">
                  <c:v>Heartland</c:v>
                </c:pt>
              </c:strCache>
            </c:strRef>
          </c:tx>
          <c:spPr>
            <a:solidFill>
              <a:srgbClr val="E55B2E"/>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'Housing_Line &amp; Tab'!$B$1:$C$1</c:f>
              <c:numCache>
                <c:formatCode>General</c:formatCode>
                <c:ptCount val="2"/>
                <c:pt idx="0">
                  <c:v>2010</c:v>
                </c:pt>
                <c:pt idx="1">
                  <c:v>2016</c:v>
                </c:pt>
              </c:numCache>
            </c:numRef>
          </c:cat>
          <c:val>
            <c:numRef>
              <c:f>'Housing_Line &amp; Tab'!$B$21:$C$21</c:f>
              <c:numCache>
                <c:formatCode>"$"#,##0</c:formatCode>
                <c:ptCount val="2"/>
                <c:pt idx="0">
                  <c:v>133000</c:v>
                </c:pt>
                <c:pt idx="1">
                  <c:v>135000</c:v>
                </c:pt>
              </c:numCache>
            </c:numRef>
          </c:val>
          <c:extLst>
            <c:ext xmlns:c16="http://schemas.microsoft.com/office/drawing/2014/chart" uri="{C3380CC4-5D6E-409C-BE32-E72D297353CC}">
              <c16:uniqueId val="{00000000-9CE4-422D-BFD4-0863365A687E}"/>
            </c:ext>
          </c:extLst>
        </c:ser>
        <c:ser>
          <c:idx val="1"/>
          <c:order val="1"/>
          <c:tx>
            <c:strRef>
              <c:f>'Housing_Line &amp; Tab'!$A$22</c:f>
              <c:strCache>
                <c:ptCount val="1"/>
                <c:pt idx="0">
                  <c:v>Non-Heartland</c:v>
                </c:pt>
              </c:strCache>
            </c:strRef>
          </c:tx>
          <c:spPr>
            <a:solidFill>
              <a:srgbClr val="8C95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'Housing_Line &amp; Tab'!$B$1:$C$1</c:f>
              <c:numCache>
                <c:formatCode>General</c:formatCode>
                <c:ptCount val="2"/>
                <c:pt idx="0">
                  <c:v>2010</c:v>
                </c:pt>
                <c:pt idx="1">
                  <c:v>2016</c:v>
                </c:pt>
              </c:numCache>
            </c:numRef>
          </c:cat>
          <c:val>
            <c:numRef>
              <c:f>'Housing_Line &amp; Tab'!$B$22:$C$22</c:f>
              <c:numCache>
                <c:formatCode>"$"#,##0</c:formatCode>
                <c:ptCount val="2"/>
                <c:pt idx="0">
                  <c:v>198000</c:v>
                </c:pt>
                <c:pt idx="1">
                  <c:v>215000</c:v>
                </c:pt>
              </c:numCache>
            </c:numRef>
          </c:val>
          <c:extLst>
            <c:ext xmlns:c16="http://schemas.microsoft.com/office/drawing/2014/chart" uri="{C3380CC4-5D6E-409C-BE32-E72D297353CC}">
              <c16:uniqueId val="{00000001-9CE4-422D-BFD4-0863365A687E}"/>
            </c:ext>
          </c:extLst>
        </c:ser>
        <c:dLbls>
          <c:dLblPos val="outEnd"/>
          <c:showLegendKey val="0"/>
          <c:showVal val="1"/>
          <c:showCatName val="0"/>
          <c:showSerName val="0"/>
          <c:showPercent val="0"/>
          <c:showBubbleSize val="0"/>
        </c:dLbls>
        <c:gapWidth val="219"/>
        <c:overlap val="-27"/>
        <c:axId val="541808768"/>
        <c:axId val="541795976"/>
      </c:barChart>
      <c:catAx>
        <c:axId val="54180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1795976"/>
        <c:crosses val="autoZero"/>
        <c:auto val="1"/>
        <c:lblAlgn val="ctr"/>
        <c:lblOffset val="100"/>
        <c:noMultiLvlLbl val="0"/>
      </c:catAx>
      <c:valAx>
        <c:axId val="541795976"/>
        <c:scaling>
          <c:orientation val="minMax"/>
        </c:scaling>
        <c:delete val="0"/>
        <c:axPos val="l"/>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1808768"/>
        <c:crosses val="autoZero"/>
        <c:crossBetween val="between"/>
      </c:valAx>
      <c:spPr>
        <a:noFill/>
        <a:ln>
          <a:noFill/>
        </a:ln>
        <a:effectLst/>
      </c:spPr>
    </c:plotArea>
    <c:legend>
      <c:legendPos val="b"/>
      <c:layout>
        <c:manualLayout>
          <c:xMode val="edge"/>
          <c:yMode val="edge"/>
          <c:x val="0.30727384076990377"/>
          <c:y val="0.85671515018955968"/>
          <c:w val="0.38545209973753281"/>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population without access to high speed broadband</a:t>
            </a:r>
          </a:p>
          <a:p>
            <a:pPr>
              <a:defRPr/>
            </a:pPr>
            <a:r>
              <a:rPr lang="en-US" sz="1200"/>
              <a:t>2016</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8.4946833568880817E-2"/>
          <c:y val="0.23104184893554972"/>
          <c:w val="0.89154889292684569"/>
          <c:h val="0.45600138524351125"/>
        </c:manualLayout>
      </c:layout>
      <c:barChart>
        <c:barDir val="col"/>
        <c:grouping val="clustered"/>
        <c:varyColors val="0"/>
        <c:ser>
          <c:idx val="0"/>
          <c:order val="0"/>
          <c:spPr>
            <a:solidFill>
              <a:srgbClr val="E55B2E"/>
            </a:solidFill>
            <a:ln>
              <a:noFill/>
            </a:ln>
            <a:effectLst/>
          </c:spPr>
          <c:invertIfNegative val="0"/>
          <c:cat>
            <c:strRef>
              <c:f>'Broadband_Map &amp; Bar'!$A$2:$A$20</c:f>
              <c:strCache>
                <c:ptCount val="19"/>
                <c:pt idx="0">
                  <c:v>Mississippi</c:v>
                </c:pt>
                <c:pt idx="1">
                  <c:v>Arkansas</c:v>
                </c:pt>
                <c:pt idx="2">
                  <c:v>Alabama</c:v>
                </c:pt>
                <c:pt idx="3">
                  <c:v>Indiana</c:v>
                </c:pt>
                <c:pt idx="4">
                  <c:v>South Dakota</c:v>
                </c:pt>
                <c:pt idx="5">
                  <c:v>Nebraska</c:v>
                </c:pt>
                <c:pt idx="6">
                  <c:v>Oklahoma</c:v>
                </c:pt>
                <c:pt idx="7">
                  <c:v>North Dakota</c:v>
                </c:pt>
                <c:pt idx="8">
                  <c:v>Kansas</c:v>
                </c:pt>
                <c:pt idx="9">
                  <c:v>Louisiana</c:v>
                </c:pt>
                <c:pt idx="10">
                  <c:v>Kentucky</c:v>
                </c:pt>
                <c:pt idx="11">
                  <c:v>Michigan</c:v>
                </c:pt>
                <c:pt idx="12">
                  <c:v>Wisconsin</c:v>
                </c:pt>
                <c:pt idx="13">
                  <c:v>Ohio</c:v>
                </c:pt>
                <c:pt idx="14">
                  <c:v>Tennessee</c:v>
                </c:pt>
                <c:pt idx="15">
                  <c:v>Missouri</c:v>
                </c:pt>
                <c:pt idx="16">
                  <c:v>Illinois</c:v>
                </c:pt>
                <c:pt idx="17">
                  <c:v>Minnesota</c:v>
                </c:pt>
                <c:pt idx="18">
                  <c:v>Iowa</c:v>
                </c:pt>
              </c:strCache>
            </c:strRef>
          </c:cat>
          <c:val>
            <c:numRef>
              <c:f>'Broadband_Map &amp; Bar'!$B$2:$B$20</c:f>
              <c:numCache>
                <c:formatCode>0.0%</c:formatCode>
                <c:ptCount val="19"/>
                <c:pt idx="0">
                  <c:v>0.1717271587893939</c:v>
                </c:pt>
                <c:pt idx="1">
                  <c:v>0.1606280687329105</c:v>
                </c:pt>
                <c:pt idx="2">
                  <c:v>0.15070542518202795</c:v>
                </c:pt>
                <c:pt idx="3">
                  <c:v>0.12897076569879018</c:v>
                </c:pt>
                <c:pt idx="4">
                  <c:v>0.1148376809982016</c:v>
                </c:pt>
                <c:pt idx="5">
                  <c:v>0.11026286338774845</c:v>
                </c:pt>
                <c:pt idx="6">
                  <c:v>8.9118892793523183E-2</c:v>
                </c:pt>
                <c:pt idx="7">
                  <c:v>8.8398615865692406E-2</c:v>
                </c:pt>
                <c:pt idx="8">
                  <c:v>7.7838268563464083E-2</c:v>
                </c:pt>
                <c:pt idx="9">
                  <c:v>7.3081992241994936E-2</c:v>
                </c:pt>
                <c:pt idx="10">
                  <c:v>7.0411891462892146E-2</c:v>
                </c:pt>
                <c:pt idx="11">
                  <c:v>5.7357825966424268E-2</c:v>
                </c:pt>
                <c:pt idx="12">
                  <c:v>5.2923629193315974E-2</c:v>
                </c:pt>
                <c:pt idx="13">
                  <c:v>4.9586144731124354E-2</c:v>
                </c:pt>
                <c:pt idx="14">
                  <c:v>4.8328145219207169E-2</c:v>
                </c:pt>
                <c:pt idx="15">
                  <c:v>3.8309927845380003E-2</c:v>
                </c:pt>
                <c:pt idx="16">
                  <c:v>1.5279986227301747E-2</c:v>
                </c:pt>
                <c:pt idx="17">
                  <c:v>1.1015308815766321E-2</c:v>
                </c:pt>
                <c:pt idx="18">
                  <c:v>1.088763279285991E-3</c:v>
                </c:pt>
              </c:numCache>
            </c:numRef>
          </c:val>
          <c:extLst>
            <c:ext xmlns:c16="http://schemas.microsoft.com/office/drawing/2014/chart" uri="{C3380CC4-5D6E-409C-BE32-E72D297353CC}">
              <c16:uniqueId val="{00000000-DBBE-4CAA-9947-223F6BD90ECF}"/>
            </c:ext>
          </c:extLst>
        </c:ser>
        <c:dLbls>
          <c:showLegendKey val="0"/>
          <c:showVal val="0"/>
          <c:showCatName val="0"/>
          <c:showSerName val="0"/>
          <c:showPercent val="0"/>
          <c:showBubbleSize val="0"/>
        </c:dLbls>
        <c:gapWidth val="219"/>
        <c:axId val="541789416"/>
        <c:axId val="541809752"/>
      </c:barChart>
      <c:lineChart>
        <c:grouping val="standard"/>
        <c:varyColors val="0"/>
        <c:ser>
          <c:idx val="1"/>
          <c:order val="1"/>
          <c:tx>
            <c:v>Non-Heartland average</c:v>
          </c:tx>
          <c:spPr>
            <a:ln w="28575" cap="rnd">
              <a:solidFill>
                <a:srgbClr val="0D2C6C"/>
              </a:solidFill>
              <a:prstDash val="lgDash"/>
              <a:round/>
            </a:ln>
            <a:effectLst/>
          </c:spPr>
          <c:marker>
            <c:symbol val="none"/>
          </c:marker>
          <c:val>
            <c:numRef>
              <c:f>'Broadband_Map &amp; Bar'!$D$2:$D$20</c:f>
              <c:numCache>
                <c:formatCode>0.0%</c:formatCode>
                <c:ptCount val="19"/>
                <c:pt idx="0">
                  <c:v>3.4459429463517335E-2</c:v>
                </c:pt>
                <c:pt idx="1">
                  <c:v>3.4459429463517335E-2</c:v>
                </c:pt>
                <c:pt idx="2">
                  <c:v>3.4459429463517335E-2</c:v>
                </c:pt>
                <c:pt idx="3">
                  <c:v>3.4459429463517335E-2</c:v>
                </c:pt>
                <c:pt idx="4">
                  <c:v>3.4459429463517335E-2</c:v>
                </c:pt>
                <c:pt idx="5">
                  <c:v>3.4459429463517335E-2</c:v>
                </c:pt>
                <c:pt idx="6">
                  <c:v>3.4459429463517335E-2</c:v>
                </c:pt>
                <c:pt idx="7">
                  <c:v>3.4459429463517335E-2</c:v>
                </c:pt>
                <c:pt idx="8">
                  <c:v>3.4459429463517335E-2</c:v>
                </c:pt>
                <c:pt idx="9">
                  <c:v>3.4459429463517335E-2</c:v>
                </c:pt>
                <c:pt idx="10">
                  <c:v>3.4459429463517335E-2</c:v>
                </c:pt>
                <c:pt idx="11">
                  <c:v>3.4459429463517335E-2</c:v>
                </c:pt>
                <c:pt idx="12">
                  <c:v>3.4459429463517335E-2</c:v>
                </c:pt>
                <c:pt idx="13">
                  <c:v>3.4459429463517335E-2</c:v>
                </c:pt>
                <c:pt idx="14">
                  <c:v>3.4459429463517335E-2</c:v>
                </c:pt>
                <c:pt idx="15">
                  <c:v>3.4459429463517335E-2</c:v>
                </c:pt>
                <c:pt idx="16">
                  <c:v>3.4459429463517335E-2</c:v>
                </c:pt>
                <c:pt idx="17">
                  <c:v>3.4459429463517335E-2</c:v>
                </c:pt>
                <c:pt idx="18">
                  <c:v>3.4459429463517335E-2</c:v>
                </c:pt>
              </c:numCache>
            </c:numRef>
          </c:val>
          <c:smooth val="0"/>
          <c:extLst>
            <c:ext xmlns:c16="http://schemas.microsoft.com/office/drawing/2014/chart" uri="{C3380CC4-5D6E-409C-BE32-E72D297353CC}">
              <c16:uniqueId val="{00000001-DBBE-4CAA-9947-223F6BD90ECF}"/>
            </c:ext>
          </c:extLst>
        </c:ser>
        <c:dLbls>
          <c:showLegendKey val="0"/>
          <c:showVal val="0"/>
          <c:showCatName val="0"/>
          <c:showSerName val="0"/>
          <c:showPercent val="0"/>
          <c:showBubbleSize val="0"/>
        </c:dLbls>
        <c:marker val="1"/>
        <c:smooth val="0"/>
        <c:axId val="541789416"/>
        <c:axId val="541809752"/>
      </c:lineChart>
      <c:catAx>
        <c:axId val="541789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1809752"/>
        <c:crosses val="autoZero"/>
        <c:auto val="1"/>
        <c:lblAlgn val="ctr"/>
        <c:lblOffset val="100"/>
        <c:noMultiLvlLbl val="0"/>
      </c:catAx>
      <c:valAx>
        <c:axId val="54180975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178941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Productivity</a:t>
            </a:r>
          </a:p>
          <a:p>
            <a:pPr>
              <a:defRPr/>
            </a:pPr>
            <a:r>
              <a:rPr lang="en-US" sz="1200"/>
              <a:t>CAGR, 2010-2016</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4.9291698478924222E-2"/>
          <c:y val="0.15711934886824905"/>
          <c:w val="0.76657509877866636"/>
          <c:h val="0.51624223801293134"/>
        </c:manualLayout>
      </c:layout>
      <c:barChart>
        <c:barDir val="col"/>
        <c:grouping val="stacked"/>
        <c:varyColors val="0"/>
        <c:ser>
          <c:idx val="0"/>
          <c:order val="0"/>
          <c:tx>
            <c:strRef>
              <c:f>'Productivity_Bar &amp; Bar'!$E$1</c:f>
              <c:strCache>
                <c:ptCount val="1"/>
                <c:pt idx="0">
                  <c:v>Productivity CAGR without energy industries</c:v>
                </c:pt>
              </c:strCache>
            </c:strRef>
          </c:tx>
          <c:spPr>
            <a:solidFill>
              <a:srgbClr val="8C959A"/>
            </a:solidFill>
            <a:ln>
              <a:noFill/>
            </a:ln>
            <a:effectLst/>
          </c:spPr>
          <c:invertIfNegative val="0"/>
          <c:cat>
            <c:strRef>
              <c:f>'Productivity_Bar &amp; Bar'!$B$2:$B$20</c:f>
              <c:strCache>
                <c:ptCount val="19"/>
                <c:pt idx="0">
                  <c:v>North Dakota</c:v>
                </c:pt>
                <c:pt idx="1">
                  <c:v>Oklahoma</c:v>
                </c:pt>
                <c:pt idx="2">
                  <c:v>Iowa</c:v>
                </c:pt>
                <c:pt idx="3">
                  <c:v>South Dakota</c:v>
                </c:pt>
                <c:pt idx="4">
                  <c:v>Nebraska</c:v>
                </c:pt>
                <c:pt idx="5">
                  <c:v>Kansas</c:v>
                </c:pt>
                <c:pt idx="6">
                  <c:v>Ohio</c:v>
                </c:pt>
                <c:pt idx="7">
                  <c:v>Tennessee</c:v>
                </c:pt>
                <c:pt idx="8">
                  <c:v>Wisconsin</c:v>
                </c:pt>
                <c:pt idx="9">
                  <c:v>Arkansas</c:v>
                </c:pt>
                <c:pt idx="10">
                  <c:v>Minnesota</c:v>
                </c:pt>
                <c:pt idx="11">
                  <c:v>Illinois</c:v>
                </c:pt>
                <c:pt idx="12">
                  <c:v>Michigan</c:v>
                </c:pt>
                <c:pt idx="13">
                  <c:v>Alabama</c:v>
                </c:pt>
                <c:pt idx="14">
                  <c:v>Kentucky</c:v>
                </c:pt>
                <c:pt idx="15">
                  <c:v>Mississippi</c:v>
                </c:pt>
                <c:pt idx="16">
                  <c:v>Indiana</c:v>
                </c:pt>
                <c:pt idx="17">
                  <c:v>Missouri</c:v>
                </c:pt>
                <c:pt idx="18">
                  <c:v>Louisiana</c:v>
                </c:pt>
              </c:strCache>
            </c:strRef>
          </c:cat>
          <c:val>
            <c:numRef>
              <c:f>'Productivity_Bar &amp; Bar'!$E$2:$E$20</c:f>
              <c:numCache>
                <c:formatCode>0.0%</c:formatCode>
                <c:ptCount val="19"/>
                <c:pt idx="0">
                  <c:v>2.1956420270241583E-2</c:v>
                </c:pt>
                <c:pt idx="1">
                  <c:v>1.59119633353213E-2</c:v>
                </c:pt>
                <c:pt idx="2">
                  <c:v>9.0680471423310038E-3</c:v>
                </c:pt>
                <c:pt idx="3">
                  <c:v>7.6958832983944347E-3</c:v>
                </c:pt>
                <c:pt idx="4">
                  <c:v>7.3170484321911644E-3</c:v>
                </c:pt>
                <c:pt idx="5">
                  <c:v>4.5517453405494734E-3</c:v>
                </c:pt>
                <c:pt idx="6">
                  <c:v>4.2424115277854835E-3</c:v>
                </c:pt>
                <c:pt idx="7">
                  <c:v>3.8538940289500889E-3</c:v>
                </c:pt>
                <c:pt idx="8">
                  <c:v>3.4566138155525117E-3</c:v>
                </c:pt>
                <c:pt idx="9">
                  <c:v>3.1714396723754312E-3</c:v>
                </c:pt>
                <c:pt idx="10">
                  <c:v>2.6976582712809893E-3</c:v>
                </c:pt>
                <c:pt idx="11">
                  <c:v>6.8844977543580654E-4</c:v>
                </c:pt>
                <c:pt idx="12">
                  <c:v>1.5146277366095973E-4</c:v>
                </c:pt>
                <c:pt idx="13">
                  <c:v>-1.1039483825433516E-3</c:v>
                </c:pt>
                <c:pt idx="14">
                  <c:v>-2.2483485548298043E-3</c:v>
                </c:pt>
                <c:pt idx="15">
                  <c:v>-2.2580374237755052E-3</c:v>
                </c:pt>
                <c:pt idx="16">
                  <c:v>-2.8528425792683221E-3</c:v>
                </c:pt>
                <c:pt idx="17">
                  <c:v>-3.6313604558455559E-3</c:v>
                </c:pt>
                <c:pt idx="18">
                  <c:v>-1.3580713727331384E-2</c:v>
                </c:pt>
              </c:numCache>
            </c:numRef>
          </c:val>
          <c:extLst>
            <c:ext xmlns:c16="http://schemas.microsoft.com/office/drawing/2014/chart" uri="{C3380CC4-5D6E-409C-BE32-E72D297353CC}">
              <c16:uniqueId val="{00000000-B7CE-44AC-8CB2-01810CD3984A}"/>
            </c:ext>
          </c:extLst>
        </c:ser>
        <c:ser>
          <c:idx val="1"/>
          <c:order val="1"/>
          <c:tx>
            <c:strRef>
              <c:f>'Productivity_Bar &amp; Bar'!$F$1</c:f>
              <c:strCache>
                <c:ptCount val="1"/>
                <c:pt idx="0">
                  <c:v>Energy's contribution</c:v>
                </c:pt>
              </c:strCache>
            </c:strRef>
          </c:tx>
          <c:spPr>
            <a:solidFill>
              <a:srgbClr val="E55B2E"/>
            </a:solidFill>
            <a:ln>
              <a:noFill/>
            </a:ln>
            <a:effectLst/>
          </c:spPr>
          <c:invertIfNegative val="0"/>
          <c:cat>
            <c:strRef>
              <c:f>'Productivity_Bar &amp; Bar'!$B$2:$B$20</c:f>
              <c:strCache>
                <c:ptCount val="19"/>
                <c:pt idx="0">
                  <c:v>North Dakota</c:v>
                </c:pt>
                <c:pt idx="1">
                  <c:v>Oklahoma</c:v>
                </c:pt>
                <c:pt idx="2">
                  <c:v>Iowa</c:v>
                </c:pt>
                <c:pt idx="3">
                  <c:v>South Dakota</c:v>
                </c:pt>
                <c:pt idx="4">
                  <c:v>Nebraska</c:v>
                </c:pt>
                <c:pt idx="5">
                  <c:v>Kansas</c:v>
                </c:pt>
                <c:pt idx="6">
                  <c:v>Ohio</c:v>
                </c:pt>
                <c:pt idx="7">
                  <c:v>Tennessee</c:v>
                </c:pt>
                <c:pt idx="8">
                  <c:v>Wisconsin</c:v>
                </c:pt>
                <c:pt idx="9">
                  <c:v>Arkansas</c:v>
                </c:pt>
                <c:pt idx="10">
                  <c:v>Minnesota</c:v>
                </c:pt>
                <c:pt idx="11">
                  <c:v>Illinois</c:v>
                </c:pt>
                <c:pt idx="12">
                  <c:v>Michigan</c:v>
                </c:pt>
                <c:pt idx="13">
                  <c:v>Alabama</c:v>
                </c:pt>
                <c:pt idx="14">
                  <c:v>Kentucky</c:v>
                </c:pt>
                <c:pt idx="15">
                  <c:v>Mississippi</c:v>
                </c:pt>
                <c:pt idx="16">
                  <c:v>Indiana</c:v>
                </c:pt>
                <c:pt idx="17">
                  <c:v>Missouri</c:v>
                </c:pt>
                <c:pt idx="18">
                  <c:v>Louisiana</c:v>
                </c:pt>
              </c:strCache>
            </c:strRef>
          </c:cat>
          <c:val>
            <c:numRef>
              <c:f>'Productivity_Bar &amp; Bar'!$F$2:$F$20</c:f>
              <c:numCache>
                <c:formatCode>0.0%</c:formatCode>
                <c:ptCount val="19"/>
                <c:pt idx="0">
                  <c:v>1.7361301222640346E-3</c:v>
                </c:pt>
                <c:pt idx="1">
                  <c:v>-6.168939794006123E-3</c:v>
                </c:pt>
                <c:pt idx="2">
                  <c:v>-2.0925161879836729E-4</c:v>
                </c:pt>
                <c:pt idx="3">
                  <c:v>-3.1291067166416831E-4</c:v>
                </c:pt>
                <c:pt idx="4">
                  <c:v>-2.8069061258184647E-5</c:v>
                </c:pt>
                <c:pt idx="5">
                  <c:v>-2.3572731982159922E-3</c:v>
                </c:pt>
                <c:pt idx="6">
                  <c:v>-8.4604339772109682E-4</c:v>
                </c:pt>
                <c:pt idx="7">
                  <c:v>-6.3253987165889924E-5</c:v>
                </c:pt>
                <c:pt idx="8">
                  <c:v>-1.5378422578016249E-4</c:v>
                </c:pt>
                <c:pt idx="9">
                  <c:v>-1.4886678910051021E-3</c:v>
                </c:pt>
                <c:pt idx="10">
                  <c:v>-3.5462144864206735E-4</c:v>
                </c:pt>
                <c:pt idx="11">
                  <c:v>-3.2663846257241502E-4</c:v>
                </c:pt>
                <c:pt idx="12">
                  <c:v>-2.6299219783176842E-4</c:v>
                </c:pt>
                <c:pt idx="13">
                  <c:v>-1.8519699501240439E-4</c:v>
                </c:pt>
                <c:pt idx="14">
                  <c:v>-2.273387899273116E-4</c:v>
                </c:pt>
                <c:pt idx="15">
                  <c:v>-9.083611017142168E-4</c:v>
                </c:pt>
                <c:pt idx="16">
                  <c:v>-1.6543157602200154E-4</c:v>
                </c:pt>
                <c:pt idx="17">
                  <c:v>-1.4510325016880987E-4</c:v>
                </c:pt>
                <c:pt idx="18">
                  <c:v>-3.5576967101955681E-3</c:v>
                </c:pt>
              </c:numCache>
            </c:numRef>
          </c:val>
          <c:extLst>
            <c:ext xmlns:c16="http://schemas.microsoft.com/office/drawing/2014/chart" uri="{C3380CC4-5D6E-409C-BE32-E72D297353CC}">
              <c16:uniqueId val="{00000001-B7CE-44AC-8CB2-01810CD3984A}"/>
            </c:ext>
          </c:extLst>
        </c:ser>
        <c:dLbls>
          <c:showLegendKey val="0"/>
          <c:showVal val="0"/>
          <c:showCatName val="0"/>
          <c:showSerName val="0"/>
          <c:showPercent val="0"/>
          <c:showBubbleSize val="0"/>
        </c:dLbls>
        <c:gapWidth val="100"/>
        <c:overlap val="100"/>
        <c:axId val="491172408"/>
        <c:axId val="450148952"/>
      </c:barChart>
      <c:catAx>
        <c:axId val="49117240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50148952"/>
        <c:crosses val="autoZero"/>
        <c:auto val="1"/>
        <c:lblAlgn val="ctr"/>
        <c:lblOffset val="100"/>
        <c:noMultiLvlLbl val="0"/>
      </c:catAx>
      <c:valAx>
        <c:axId val="450148952"/>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91172408"/>
        <c:crosses val="autoZero"/>
        <c:crossBetween val="between"/>
      </c:valAx>
      <c:spPr>
        <a:noFill/>
        <a:ln>
          <a:noFill/>
        </a:ln>
        <a:effectLst/>
      </c:spPr>
    </c:plotArea>
    <c:legend>
      <c:legendPos val="r"/>
      <c:layout>
        <c:manualLayout>
          <c:xMode val="edge"/>
          <c:yMode val="edge"/>
          <c:x val="0.67481576822127998"/>
          <c:y val="0.18930849497471353"/>
          <c:w val="0.30239147991116494"/>
          <c:h val="0.171787784339457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Change in poverty rate</a:t>
            </a:r>
          </a:p>
          <a:p>
            <a:pPr>
              <a:defRPr/>
            </a:pPr>
            <a:r>
              <a:rPr lang="en-US" sz="1200"/>
              <a:t>2001-2016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4.9200857113062213E-2"/>
          <c:y val="0.17305598242009806"/>
          <c:w val="0.93290205231074885"/>
          <c:h val="0.59946717475379285"/>
        </c:manualLayout>
      </c:layout>
      <c:barChart>
        <c:barDir val="col"/>
        <c:grouping val="clustered"/>
        <c:varyColors val="0"/>
        <c:ser>
          <c:idx val="0"/>
          <c:order val="0"/>
          <c:spPr>
            <a:solidFill>
              <a:srgbClr val="E55B2E"/>
            </a:solidFill>
            <a:ln>
              <a:noFill/>
            </a:ln>
            <a:effectLst/>
          </c:spPr>
          <c:invertIfNegative val="0"/>
          <c:cat>
            <c:strRef>
              <c:f>Poverty_Bar!$A$2:$A$20</c:f>
              <c:strCache>
                <c:ptCount val="19"/>
                <c:pt idx="0">
                  <c:v>Michigan</c:v>
                </c:pt>
                <c:pt idx="1">
                  <c:v>Indiana</c:v>
                </c:pt>
                <c:pt idx="2">
                  <c:v>Ohio</c:v>
                </c:pt>
                <c:pt idx="3">
                  <c:v>Wisconsin</c:v>
                </c:pt>
                <c:pt idx="4">
                  <c:v>Kentucky</c:v>
                </c:pt>
                <c:pt idx="5">
                  <c:v>Iowa</c:v>
                </c:pt>
                <c:pt idx="6">
                  <c:v>Missouri</c:v>
                </c:pt>
                <c:pt idx="7">
                  <c:v>Illinois</c:v>
                </c:pt>
                <c:pt idx="8">
                  <c:v>Minnesota</c:v>
                </c:pt>
                <c:pt idx="9">
                  <c:v>Kansas</c:v>
                </c:pt>
                <c:pt idx="10">
                  <c:v>Tennessee</c:v>
                </c:pt>
                <c:pt idx="11">
                  <c:v>Nebraska</c:v>
                </c:pt>
                <c:pt idx="12">
                  <c:v>Mississippi</c:v>
                </c:pt>
                <c:pt idx="13">
                  <c:v>Oklahoma</c:v>
                </c:pt>
                <c:pt idx="14">
                  <c:v>Louisiana</c:v>
                </c:pt>
                <c:pt idx="15">
                  <c:v>Alabama</c:v>
                </c:pt>
                <c:pt idx="16">
                  <c:v>Arkansas</c:v>
                </c:pt>
                <c:pt idx="17">
                  <c:v>South Dakota</c:v>
                </c:pt>
                <c:pt idx="18">
                  <c:v>North Dakota</c:v>
                </c:pt>
              </c:strCache>
            </c:strRef>
          </c:cat>
          <c:val>
            <c:numRef>
              <c:f>Poverty_Bar!$B$2:$B$20</c:f>
              <c:numCache>
                <c:formatCode>0.0%</c:formatCode>
                <c:ptCount val="19"/>
                <c:pt idx="0">
                  <c:v>5.1583596176851113E-2</c:v>
                </c:pt>
                <c:pt idx="1">
                  <c:v>4.9587388619017708E-2</c:v>
                </c:pt>
                <c:pt idx="2">
                  <c:v>4.2761402605055884E-2</c:v>
                </c:pt>
                <c:pt idx="3">
                  <c:v>3.6748800796371189E-2</c:v>
                </c:pt>
                <c:pt idx="4">
                  <c:v>3.5496004327684266E-2</c:v>
                </c:pt>
                <c:pt idx="5">
                  <c:v>3.4624697455530151E-2</c:v>
                </c:pt>
                <c:pt idx="6">
                  <c:v>3.0165023944006372E-2</c:v>
                </c:pt>
                <c:pt idx="7">
                  <c:v>2.8405371913099664E-2</c:v>
                </c:pt>
                <c:pt idx="8">
                  <c:v>2.6532647277771368E-2</c:v>
                </c:pt>
                <c:pt idx="9">
                  <c:v>2.6194112164473274E-2</c:v>
                </c:pt>
                <c:pt idx="10">
                  <c:v>2.5559557056035576E-2</c:v>
                </c:pt>
                <c:pt idx="11">
                  <c:v>2.0098031135497088E-2</c:v>
                </c:pt>
                <c:pt idx="12">
                  <c:v>1.9658673540101007E-2</c:v>
                </c:pt>
                <c:pt idx="13">
                  <c:v>1.7505891980003019E-2</c:v>
                </c:pt>
                <c:pt idx="14">
                  <c:v>1.71460808369161E-2</c:v>
                </c:pt>
                <c:pt idx="15">
                  <c:v>1.5078452192605285E-2</c:v>
                </c:pt>
                <c:pt idx="16">
                  <c:v>1.27761758541802E-2</c:v>
                </c:pt>
                <c:pt idx="17">
                  <c:v>1.2230147940581512E-2</c:v>
                </c:pt>
                <c:pt idx="18">
                  <c:v>-8.7680761204359525E-3</c:v>
                </c:pt>
              </c:numCache>
            </c:numRef>
          </c:val>
          <c:extLst>
            <c:ext xmlns:c16="http://schemas.microsoft.com/office/drawing/2014/chart" uri="{C3380CC4-5D6E-409C-BE32-E72D297353CC}">
              <c16:uniqueId val="{00000000-AD8E-4C50-8732-F67F76C04032}"/>
            </c:ext>
          </c:extLst>
        </c:ser>
        <c:dLbls>
          <c:showLegendKey val="0"/>
          <c:showVal val="0"/>
          <c:showCatName val="0"/>
          <c:showSerName val="0"/>
          <c:showPercent val="0"/>
          <c:showBubbleSize val="0"/>
        </c:dLbls>
        <c:gapWidth val="100"/>
        <c:axId val="697463776"/>
        <c:axId val="697464104"/>
      </c:barChart>
      <c:lineChart>
        <c:grouping val="standard"/>
        <c:varyColors val="0"/>
        <c:ser>
          <c:idx val="1"/>
          <c:order val="1"/>
          <c:spPr>
            <a:ln w="28575" cap="rnd">
              <a:solidFill>
                <a:srgbClr val="0D2C6C"/>
              </a:solidFill>
              <a:prstDash val="lgDash"/>
              <a:round/>
            </a:ln>
            <a:effectLst/>
          </c:spPr>
          <c:marker>
            <c:symbol val="none"/>
          </c:marker>
          <c:cat>
            <c:strRef>
              <c:f>Poverty_Bar!$A$2:$A$20</c:f>
              <c:strCache>
                <c:ptCount val="19"/>
                <c:pt idx="0">
                  <c:v>Michigan</c:v>
                </c:pt>
                <c:pt idx="1">
                  <c:v>Indiana</c:v>
                </c:pt>
                <c:pt idx="2">
                  <c:v>Ohio</c:v>
                </c:pt>
                <c:pt idx="3">
                  <c:v>Wisconsin</c:v>
                </c:pt>
                <c:pt idx="4">
                  <c:v>Kentucky</c:v>
                </c:pt>
                <c:pt idx="5">
                  <c:v>Iowa</c:v>
                </c:pt>
                <c:pt idx="6">
                  <c:v>Missouri</c:v>
                </c:pt>
                <c:pt idx="7">
                  <c:v>Illinois</c:v>
                </c:pt>
                <c:pt idx="8">
                  <c:v>Minnesota</c:v>
                </c:pt>
                <c:pt idx="9">
                  <c:v>Kansas</c:v>
                </c:pt>
                <c:pt idx="10">
                  <c:v>Tennessee</c:v>
                </c:pt>
                <c:pt idx="11">
                  <c:v>Nebraska</c:v>
                </c:pt>
                <c:pt idx="12">
                  <c:v>Mississippi</c:v>
                </c:pt>
                <c:pt idx="13">
                  <c:v>Oklahoma</c:v>
                </c:pt>
                <c:pt idx="14">
                  <c:v>Louisiana</c:v>
                </c:pt>
                <c:pt idx="15">
                  <c:v>Alabama</c:v>
                </c:pt>
                <c:pt idx="16">
                  <c:v>Arkansas</c:v>
                </c:pt>
                <c:pt idx="17">
                  <c:v>South Dakota</c:v>
                </c:pt>
                <c:pt idx="18">
                  <c:v>North Dakota</c:v>
                </c:pt>
              </c:strCache>
            </c:strRef>
          </c:cat>
          <c:val>
            <c:numRef>
              <c:f>Poverty_Bar!$C$2:$C$20</c:f>
              <c:numCache>
                <c:formatCode>0%</c:formatCode>
                <c:ptCount val="19"/>
                <c:pt idx="0">
                  <c:v>0.02</c:v>
                </c:pt>
                <c:pt idx="1">
                  <c:v>0.02</c:v>
                </c:pt>
                <c:pt idx="2">
                  <c:v>0.02</c:v>
                </c:pt>
                <c:pt idx="3">
                  <c:v>0.02</c:v>
                </c:pt>
                <c:pt idx="4">
                  <c:v>0.02</c:v>
                </c:pt>
                <c:pt idx="5">
                  <c:v>0.02</c:v>
                </c:pt>
                <c:pt idx="6">
                  <c:v>0.02</c:v>
                </c:pt>
                <c:pt idx="7">
                  <c:v>0.02</c:v>
                </c:pt>
                <c:pt idx="8">
                  <c:v>0.02</c:v>
                </c:pt>
                <c:pt idx="9">
                  <c:v>0.02</c:v>
                </c:pt>
                <c:pt idx="10">
                  <c:v>0.02</c:v>
                </c:pt>
                <c:pt idx="11">
                  <c:v>0.02</c:v>
                </c:pt>
                <c:pt idx="12">
                  <c:v>0.02</c:v>
                </c:pt>
                <c:pt idx="13">
                  <c:v>0.02</c:v>
                </c:pt>
                <c:pt idx="14">
                  <c:v>0.02</c:v>
                </c:pt>
                <c:pt idx="15">
                  <c:v>0.02</c:v>
                </c:pt>
                <c:pt idx="16">
                  <c:v>0.02</c:v>
                </c:pt>
                <c:pt idx="17">
                  <c:v>0.02</c:v>
                </c:pt>
                <c:pt idx="18">
                  <c:v>0.02</c:v>
                </c:pt>
              </c:numCache>
            </c:numRef>
          </c:val>
          <c:smooth val="0"/>
          <c:extLst>
            <c:ext xmlns:c16="http://schemas.microsoft.com/office/drawing/2014/chart" uri="{C3380CC4-5D6E-409C-BE32-E72D297353CC}">
              <c16:uniqueId val="{00000001-AD8E-4C50-8732-F67F76C04032}"/>
            </c:ext>
          </c:extLst>
        </c:ser>
        <c:dLbls>
          <c:showLegendKey val="0"/>
          <c:showVal val="0"/>
          <c:showCatName val="0"/>
          <c:showSerName val="0"/>
          <c:showPercent val="0"/>
          <c:showBubbleSize val="0"/>
        </c:dLbls>
        <c:marker val="1"/>
        <c:smooth val="0"/>
        <c:axId val="697463776"/>
        <c:axId val="697464104"/>
      </c:lineChart>
      <c:catAx>
        <c:axId val="697463776"/>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97464104"/>
        <c:crosses val="autoZero"/>
        <c:auto val="1"/>
        <c:lblAlgn val="ctr"/>
        <c:lblOffset val="100"/>
        <c:noMultiLvlLbl val="0"/>
      </c:catAx>
      <c:valAx>
        <c:axId val="697464104"/>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974637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Real export growth</a:t>
            </a:r>
          </a:p>
          <a:p>
            <a:pPr>
              <a:defRPr/>
            </a:pPr>
            <a:r>
              <a:rPr lang="en-US" sz="1200"/>
              <a:t>CAGR, 2010-2017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0484755030621172"/>
          <c:y val="0.19922165143047718"/>
          <c:w val="0.86459689413823271"/>
          <c:h val="0.64117760033394622"/>
        </c:manualLayout>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92D050"/>
              </a:solidFill>
              <a:ln>
                <a:noFill/>
              </a:ln>
              <a:effectLst/>
            </c:spPr>
            <c:extLst>
              <c:ext xmlns:c16="http://schemas.microsoft.com/office/drawing/2014/chart" uri="{C3380CC4-5D6E-409C-BE32-E72D297353CC}">
                <c16:uniqueId val="{00000001-7FD3-4DD5-8D56-8763BDBFBA25}"/>
              </c:ext>
            </c:extLst>
          </c:dPt>
          <c:dPt>
            <c:idx val="1"/>
            <c:invertIfNegative val="0"/>
            <c:bubble3D val="0"/>
            <c:spPr>
              <a:solidFill>
                <a:srgbClr val="8C959A"/>
              </a:solidFill>
              <a:ln>
                <a:noFill/>
              </a:ln>
              <a:effectLst/>
            </c:spPr>
            <c:extLst>
              <c:ext xmlns:c16="http://schemas.microsoft.com/office/drawing/2014/chart" uri="{C3380CC4-5D6E-409C-BE32-E72D297353CC}">
                <c16:uniqueId val="{00000003-7FD3-4DD5-8D56-8763BDBFBA25}"/>
              </c:ext>
            </c:extLst>
          </c:dPt>
          <c:dPt>
            <c:idx val="2"/>
            <c:invertIfNegative val="0"/>
            <c:bubble3D val="0"/>
            <c:spPr>
              <a:solidFill>
                <a:srgbClr val="E55B2E"/>
              </a:solidFill>
              <a:ln>
                <a:noFill/>
              </a:ln>
              <a:effectLst/>
            </c:spPr>
            <c:extLst>
              <c:ext xmlns:c16="http://schemas.microsoft.com/office/drawing/2014/chart" uri="{C3380CC4-5D6E-409C-BE32-E72D297353CC}">
                <c16:uniqueId val="{00000005-7FD3-4DD5-8D56-8763BDBFBA25}"/>
              </c:ext>
            </c:extLst>
          </c:dPt>
          <c:dPt>
            <c:idx val="3"/>
            <c:invertIfNegative val="0"/>
            <c:bubble3D val="0"/>
            <c:spPr>
              <a:solidFill>
                <a:srgbClr val="7030A0"/>
              </a:solidFill>
              <a:ln>
                <a:noFill/>
              </a:ln>
              <a:effectLst/>
            </c:spPr>
            <c:extLst>
              <c:ext xmlns:c16="http://schemas.microsoft.com/office/drawing/2014/chart" uri="{C3380CC4-5D6E-409C-BE32-E72D297353CC}">
                <c16:uniqueId val="{00000007-7FD3-4DD5-8D56-8763BDBFBA25}"/>
              </c:ext>
            </c:extLst>
          </c:dPt>
          <c:dLbls>
            <c:spPr>
              <a:noFill/>
              <a:ln>
                <a:noFill/>
              </a:ln>
              <a:effectLst/>
            </c:spPr>
            <c:txPr>
              <a:bodyPr rot="0" spcFirstLastPara="1" vertOverflow="ellipsis" vert="horz" wrap="square" anchor="ctr" anchorCtr="1"/>
              <a:lstStyle/>
              <a:p>
                <a:pPr>
                  <a:defRPr sz="11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'Exports_Map &amp; Bar'!$A$2:$A$5</c:f>
              <c:strCache>
                <c:ptCount val="4"/>
                <c:pt idx="0">
                  <c:v>Oklahoma</c:v>
                </c:pt>
                <c:pt idx="1">
                  <c:v>Non-Heartland</c:v>
                </c:pt>
                <c:pt idx="2">
                  <c:v>Heartland</c:v>
                </c:pt>
                <c:pt idx="3">
                  <c:v>Kansas</c:v>
                </c:pt>
              </c:strCache>
            </c:strRef>
          </c:cat>
          <c:val>
            <c:numRef>
              <c:f>'Exports_Map &amp; Bar'!$B$2:$B$5</c:f>
              <c:numCache>
                <c:formatCode>0.0%</c:formatCode>
                <c:ptCount val="4"/>
                <c:pt idx="0">
                  <c:v>4.3040945446243928E-2</c:v>
                </c:pt>
                <c:pt idx="1">
                  <c:v>2.2891776820497922E-2</c:v>
                </c:pt>
                <c:pt idx="2">
                  <c:v>1.8066630532494132E-2</c:v>
                </c:pt>
                <c:pt idx="3">
                  <c:v>-7.4751223130736788E-3</c:v>
                </c:pt>
              </c:numCache>
            </c:numRef>
          </c:val>
          <c:extLst>
            <c:ext xmlns:c16="http://schemas.microsoft.com/office/drawing/2014/chart" uri="{C3380CC4-5D6E-409C-BE32-E72D297353CC}">
              <c16:uniqueId val="{00000008-7FD3-4DD5-8D56-8763BDBFBA25}"/>
            </c:ext>
          </c:extLst>
        </c:ser>
        <c:dLbls>
          <c:dLblPos val="outEnd"/>
          <c:showLegendKey val="0"/>
          <c:showVal val="1"/>
          <c:showCatName val="0"/>
          <c:showSerName val="0"/>
          <c:showPercent val="0"/>
          <c:showBubbleSize val="0"/>
        </c:dLbls>
        <c:gapWidth val="219"/>
        <c:overlap val="-27"/>
        <c:axId val="315127544"/>
        <c:axId val="315113112"/>
      </c:barChart>
      <c:catAx>
        <c:axId val="315127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15113112"/>
        <c:crosses val="autoZero"/>
        <c:auto val="1"/>
        <c:lblAlgn val="ctr"/>
        <c:lblOffset val="100"/>
        <c:noMultiLvlLbl val="0"/>
      </c:catAx>
      <c:valAx>
        <c:axId val="315113112"/>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1512754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400"/>
              <a:t>Agricultural production</a:t>
            </a:r>
          </a:p>
          <a:p>
            <a:pPr>
              <a:defRPr/>
            </a:pPr>
            <a:r>
              <a:rPr lang="en-US" sz="1200"/>
              <a:t>$Thousands, 2016</a:t>
            </a:r>
          </a:p>
        </c:rich>
      </c:tx>
      <c:layout/>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6809376769080336"/>
          <c:y val="0.1798741629350587"/>
          <c:w val="0.80794109069699616"/>
          <c:h val="0.48959696370115141"/>
        </c:manualLayout>
      </c:layout>
      <c:barChart>
        <c:barDir val="col"/>
        <c:grouping val="clustered"/>
        <c:varyColors val="0"/>
        <c:ser>
          <c:idx val="0"/>
          <c:order val="0"/>
          <c:tx>
            <c:strRef>
              <c:f>Agriculture!$C$1</c:f>
              <c:strCache>
                <c:ptCount val="1"/>
                <c:pt idx="0">
                  <c:v>Ag_16 ($ths)</c:v>
                </c:pt>
              </c:strCache>
            </c:strRef>
          </c:tx>
          <c:spPr>
            <a:solidFill>
              <a:srgbClr val="E55B2E"/>
            </a:solidFill>
            <a:ln>
              <a:noFill/>
            </a:ln>
            <a:effectLst/>
          </c:spPr>
          <c:invertIfNegative val="0"/>
          <c:cat>
            <c:strRef>
              <c:f>Agriculture!$A$2:$A$20</c:f>
              <c:strCache>
                <c:ptCount val="19"/>
                <c:pt idx="0">
                  <c:v>Iowa</c:v>
                </c:pt>
                <c:pt idx="1">
                  <c:v>Nebraska</c:v>
                </c:pt>
                <c:pt idx="2">
                  <c:v>Minnesota</c:v>
                </c:pt>
                <c:pt idx="3">
                  <c:v>Illinois</c:v>
                </c:pt>
                <c:pt idx="4">
                  <c:v>Kansas</c:v>
                </c:pt>
                <c:pt idx="5">
                  <c:v>Wisconsin</c:v>
                </c:pt>
                <c:pt idx="6">
                  <c:v>Indiana</c:v>
                </c:pt>
                <c:pt idx="7">
                  <c:v>Missouri</c:v>
                </c:pt>
                <c:pt idx="8">
                  <c:v>South Dakota</c:v>
                </c:pt>
                <c:pt idx="9">
                  <c:v>Ohio</c:v>
                </c:pt>
                <c:pt idx="10">
                  <c:v>North Dakota</c:v>
                </c:pt>
                <c:pt idx="11">
                  <c:v>Arkansas</c:v>
                </c:pt>
                <c:pt idx="12">
                  <c:v>Michigan</c:v>
                </c:pt>
                <c:pt idx="13">
                  <c:v>Oklahoma</c:v>
                </c:pt>
                <c:pt idx="14">
                  <c:v>Kentucky</c:v>
                </c:pt>
                <c:pt idx="15">
                  <c:v>Mississippi</c:v>
                </c:pt>
                <c:pt idx="16">
                  <c:v>Alabama</c:v>
                </c:pt>
                <c:pt idx="17">
                  <c:v>Tennessee</c:v>
                </c:pt>
                <c:pt idx="18">
                  <c:v>Louisiana</c:v>
                </c:pt>
              </c:strCache>
            </c:strRef>
          </c:cat>
          <c:val>
            <c:numRef>
              <c:f>Agriculture!$C$2:$C$20</c:f>
              <c:numCache>
                <c:formatCode>"$"#,##0</c:formatCode>
                <c:ptCount val="19"/>
                <c:pt idx="0">
                  <c:v>29288901</c:v>
                </c:pt>
                <c:pt idx="1">
                  <c:v>23374108</c:v>
                </c:pt>
                <c:pt idx="2">
                  <c:v>19139770</c:v>
                </c:pt>
                <c:pt idx="3">
                  <c:v>18449632</c:v>
                </c:pt>
                <c:pt idx="4">
                  <c:v>17262574</c:v>
                </c:pt>
                <c:pt idx="5">
                  <c:v>12678160</c:v>
                </c:pt>
                <c:pt idx="6">
                  <c:v>11964957</c:v>
                </c:pt>
                <c:pt idx="7">
                  <c:v>11445664</c:v>
                </c:pt>
                <c:pt idx="8">
                  <c:v>10622942</c:v>
                </c:pt>
                <c:pt idx="9">
                  <c:v>9985353</c:v>
                </c:pt>
                <c:pt idx="10">
                  <c:v>9913902</c:v>
                </c:pt>
                <c:pt idx="11">
                  <c:v>9395686</c:v>
                </c:pt>
                <c:pt idx="12">
                  <c:v>8487511</c:v>
                </c:pt>
                <c:pt idx="13">
                  <c:v>7594436</c:v>
                </c:pt>
                <c:pt idx="14">
                  <c:v>6546287</c:v>
                </c:pt>
                <c:pt idx="15">
                  <c:v>5984981</c:v>
                </c:pt>
                <c:pt idx="16">
                  <c:v>5934639</c:v>
                </c:pt>
                <c:pt idx="17">
                  <c:v>4136225</c:v>
                </c:pt>
                <c:pt idx="18">
                  <c:v>3402583</c:v>
                </c:pt>
              </c:numCache>
            </c:numRef>
          </c:val>
          <c:extLst>
            <c:ext xmlns:c16="http://schemas.microsoft.com/office/drawing/2014/chart" uri="{C3380CC4-5D6E-409C-BE32-E72D297353CC}">
              <c16:uniqueId val="{00000000-B725-4452-97FD-1EFE6D9033A5}"/>
            </c:ext>
          </c:extLst>
        </c:ser>
        <c:dLbls>
          <c:showLegendKey val="0"/>
          <c:showVal val="0"/>
          <c:showCatName val="0"/>
          <c:showSerName val="0"/>
          <c:showPercent val="0"/>
          <c:showBubbleSize val="0"/>
        </c:dLbls>
        <c:gapWidth val="219"/>
        <c:overlap val="-27"/>
        <c:axId val="542844912"/>
        <c:axId val="542845240"/>
      </c:barChart>
      <c:catAx>
        <c:axId val="54284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2845240"/>
        <c:crosses val="autoZero"/>
        <c:auto val="1"/>
        <c:lblAlgn val="ctr"/>
        <c:lblOffset val="100"/>
        <c:noMultiLvlLbl val="0"/>
      </c:catAx>
      <c:valAx>
        <c:axId val="542845240"/>
        <c:scaling>
          <c:orientation val="minMax"/>
          <c:max val="30000000"/>
        </c:scaling>
        <c:delete val="0"/>
        <c:axPos val="l"/>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28449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total agricultural production</a:t>
            </a:r>
          </a:p>
          <a:p>
            <a:pPr>
              <a:defRPr/>
            </a:pPr>
            <a:r>
              <a:rPr lang="en-US" sz="1200"/>
              <a:t>2016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29062620046057464"/>
          <c:y val="0.17069011583132948"/>
          <c:w val="0.42130207861948293"/>
          <c:h val="0.6584421707765572"/>
        </c:manualLayout>
      </c:layout>
      <c:pieChart>
        <c:varyColors val="1"/>
        <c:ser>
          <c:idx val="0"/>
          <c:order val="0"/>
          <c:spPr>
            <a:solidFill>
              <a:srgbClr val="8C959A"/>
            </a:solidFill>
          </c:spPr>
          <c:dPt>
            <c:idx val="0"/>
            <c:bubble3D val="0"/>
            <c:spPr>
              <a:solidFill>
                <a:srgbClr val="E55B2E"/>
              </a:solidFill>
              <a:ln w="19050">
                <a:solidFill>
                  <a:schemeClr val="lt1"/>
                </a:solidFill>
              </a:ln>
              <a:effectLst/>
            </c:spPr>
            <c:extLst>
              <c:ext xmlns:c16="http://schemas.microsoft.com/office/drawing/2014/chart" uri="{C3380CC4-5D6E-409C-BE32-E72D297353CC}">
                <c16:uniqueId val="{00000001-0B5C-42FE-AAEB-C9944493E6EA}"/>
              </c:ext>
            </c:extLst>
          </c:dPt>
          <c:dPt>
            <c:idx val="1"/>
            <c:bubble3D val="0"/>
            <c:spPr>
              <a:solidFill>
                <a:srgbClr val="8C959A"/>
              </a:solidFill>
              <a:ln w="19050">
                <a:solidFill>
                  <a:schemeClr val="lt1"/>
                </a:solidFill>
              </a:ln>
              <a:effectLst/>
            </c:spPr>
            <c:extLst>
              <c:ext xmlns:c16="http://schemas.microsoft.com/office/drawing/2014/chart" uri="{C3380CC4-5D6E-409C-BE32-E72D297353CC}">
                <c16:uniqueId val="{00000003-0B5C-42FE-AAEB-C9944493E6EA}"/>
              </c:ext>
            </c:extLst>
          </c:dPt>
          <c:dLbls>
            <c:dLbl>
              <c:idx val="0"/>
              <c:layout>
                <c:manualLayout>
                  <c:x val="-0.14201763241133319"/>
                  <c:y val="-1.0035620547431644E-2"/>
                </c:manualLayout>
              </c:layout>
              <c:tx>
                <c:rich>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fld id="{E398D880-F816-4E94-AE4D-9912F8BA3755}" type="PERCENTAGE">
                      <a:rPr lang="en-US" sz="1600">
                        <a:solidFill>
                          <a:schemeClr val="bg1"/>
                        </a:solidFill>
                      </a:rPr>
                      <a:pPr>
                        <a:defRPr sz="1600" b="1">
                          <a:solidFill>
                            <a:schemeClr val="bg1"/>
                          </a:solidFill>
                        </a:defRPr>
                      </a:pPr>
                      <a:t>[PERCENTAGE]</a:t>
                    </a:fld>
                    <a:endParaRPr lang="en-US"/>
                  </a:p>
                </c:rich>
              </c:tx>
              <c:spPr>
                <a:noFill/>
                <a:ln>
                  <a:noFill/>
                </a:ln>
                <a:effectLst/>
              </c:spPr>
              <c:txPr>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15:dlblFieldTable/>
                  <c15:showDataLabelsRange val="0"/>
                </c:ext>
                <c:ext xmlns:c16="http://schemas.microsoft.com/office/drawing/2014/chart" uri="{C3380CC4-5D6E-409C-BE32-E72D297353CC}">
                  <c16:uniqueId val="{00000001-0B5C-42FE-AAEB-C9944493E6EA}"/>
                </c:ext>
              </c:extLst>
            </c:dLbl>
            <c:dLbl>
              <c:idx val="1"/>
              <c:layout>
                <c:manualLayout>
                  <c:x val="0.14265443831015376"/>
                  <c:y val="9.7141150769326761E-3"/>
                </c:manualLayout>
              </c:layout>
              <c:tx>
                <c:rich>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fld id="{3CFFB46D-7853-4E3B-9C12-21152A380EE4}" type="PERCENTAGE">
                      <a:rPr lang="en-US" sz="1600">
                        <a:solidFill>
                          <a:schemeClr val="bg1"/>
                        </a:solidFill>
                      </a:rPr>
                      <a:pPr>
                        <a:defRPr sz="1600" b="1">
                          <a:solidFill>
                            <a:schemeClr val="bg1"/>
                          </a:solidFill>
                        </a:defRPr>
                      </a:pPr>
                      <a:t>[PERCENTAGE]</a:t>
                    </a:fld>
                    <a:endParaRPr lang="en-US"/>
                  </a:p>
                </c:rich>
              </c:tx>
              <c:spPr>
                <a:noFill/>
                <a:ln>
                  <a:noFill/>
                </a:ln>
                <a:effectLst/>
              </c:spPr>
              <c:txPr>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15:dlblFieldTable/>
                  <c15:showDataLabelsRange val="0"/>
                </c:ext>
                <c:ext xmlns:c16="http://schemas.microsoft.com/office/drawing/2014/chart" uri="{C3380CC4-5D6E-409C-BE32-E72D297353CC}">
                  <c16:uniqueId val="{00000003-0B5C-42FE-AAEB-C9944493E6EA}"/>
                </c:ext>
              </c:extLst>
            </c:dLbl>
            <c:spPr>
              <a:noFill/>
              <a:ln>
                <a:noFill/>
              </a:ln>
              <a:effectLst/>
            </c:spPr>
            <c:txPr>
              <a:bodyPr rot="0" spcFirstLastPara="1" vertOverflow="ellipsis" vert="horz" wrap="square" anchor="ctr" anchorCtr="1"/>
              <a:lstStyle/>
              <a:p>
                <a:pPr>
                  <a:defRPr sz="16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Agriculture!$A$23:$A$24</c:f>
              <c:strCache>
                <c:ptCount val="2"/>
                <c:pt idx="0">
                  <c:v>Heartland</c:v>
                </c:pt>
                <c:pt idx="1">
                  <c:v>Non-Heartland</c:v>
                </c:pt>
              </c:strCache>
            </c:strRef>
          </c:cat>
          <c:val>
            <c:numRef>
              <c:f>Agriculture!$H$23:$H$24</c:f>
              <c:numCache>
                <c:formatCode>"$"#,##0</c:formatCode>
                <c:ptCount val="2"/>
                <c:pt idx="0">
                  <c:v>225608311</c:v>
                </c:pt>
                <c:pt idx="1">
                  <c:v>187627770</c:v>
                </c:pt>
              </c:numCache>
            </c:numRef>
          </c:val>
          <c:extLst>
            <c:ext xmlns:c16="http://schemas.microsoft.com/office/drawing/2014/chart" uri="{C3380CC4-5D6E-409C-BE32-E72D297353CC}">
              <c16:uniqueId val="{00000004-0B5C-42FE-AAEB-C9944493E6E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0.32278054323669314"/>
          <c:y val="0.848504880003772"/>
          <c:w val="0.35443871240232905"/>
          <c:h val="6.3670768698822822E-2"/>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Renewable energy production (2010 = 100)</a:t>
            </a:r>
          </a:p>
          <a:p>
            <a:pPr>
              <a:defRPr/>
            </a:pPr>
            <a:r>
              <a:rPr lang="en-US" sz="1200"/>
              <a:t>2010 - 2016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9.9165631819812444E-2"/>
          <c:y val="0.20042184485975398"/>
          <c:w val="0.64829779660321962"/>
          <c:h val="0.63098377763020597"/>
        </c:manualLayout>
      </c:layout>
      <c:lineChart>
        <c:grouping val="standard"/>
        <c:varyColors val="0"/>
        <c:ser>
          <c:idx val="0"/>
          <c:order val="0"/>
          <c:tx>
            <c:strRef>
              <c:f>'Energy_Map &amp; Line'!$A$7</c:f>
              <c:strCache>
                <c:ptCount val="1"/>
                <c:pt idx="0">
                  <c:v>Oklahoma</c:v>
                </c:pt>
              </c:strCache>
            </c:strRef>
          </c:tx>
          <c:spPr>
            <a:ln w="28575" cap="rnd">
              <a:solidFill>
                <a:schemeClr val="accent6"/>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Line'!$B$7:$H$7</c:f>
              <c:numCache>
                <c:formatCode>General</c:formatCode>
                <c:ptCount val="7"/>
                <c:pt idx="0">
                  <c:v>100</c:v>
                </c:pt>
                <c:pt idx="1">
                  <c:v>105.00869268427957</c:v>
                </c:pt>
                <c:pt idx="2">
                  <c:v>127.40275392770673</c:v>
                </c:pt>
                <c:pt idx="3">
                  <c:v>171.93062917968791</c:v>
                </c:pt>
                <c:pt idx="4">
                  <c:v>169.79958829740713</c:v>
                </c:pt>
                <c:pt idx="5">
                  <c:v>197.04875369305759</c:v>
                </c:pt>
                <c:pt idx="6">
                  <c:v>256.19740392717341</c:v>
                </c:pt>
              </c:numCache>
            </c:numRef>
          </c:val>
          <c:smooth val="0"/>
          <c:extLst>
            <c:ext xmlns:c16="http://schemas.microsoft.com/office/drawing/2014/chart" uri="{C3380CC4-5D6E-409C-BE32-E72D297353CC}">
              <c16:uniqueId val="{00000000-BEF9-4F48-BC5F-590A380A6FE8}"/>
            </c:ext>
          </c:extLst>
        </c:ser>
        <c:ser>
          <c:idx val="1"/>
          <c:order val="1"/>
          <c:tx>
            <c:strRef>
              <c:f>'Energy_Map &amp; Line'!$A$8</c:f>
              <c:strCache>
                <c:ptCount val="1"/>
                <c:pt idx="0">
                  <c:v>Kansas</c:v>
                </c:pt>
              </c:strCache>
            </c:strRef>
          </c:tx>
          <c:spPr>
            <a:ln w="28575" cap="rnd">
              <a:solidFill>
                <a:srgbClr val="7030A0"/>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Line'!$B$8:$H$8</c:f>
              <c:numCache>
                <c:formatCode>General</c:formatCode>
                <c:ptCount val="7"/>
                <c:pt idx="0">
                  <c:v>100</c:v>
                </c:pt>
                <c:pt idx="1">
                  <c:v>103.87782514746246</c:v>
                </c:pt>
                <c:pt idx="2">
                  <c:v>112.84626915065508</c:v>
                </c:pt>
                <c:pt idx="3">
                  <c:v>156.36473359419102</c:v>
                </c:pt>
                <c:pt idx="4">
                  <c:v>179.87112850162546</c:v>
                </c:pt>
                <c:pt idx="5">
                  <c:v>175.45796102707857</c:v>
                </c:pt>
                <c:pt idx="6">
                  <c:v>201.16607292335846</c:v>
                </c:pt>
              </c:numCache>
            </c:numRef>
          </c:val>
          <c:smooth val="0"/>
          <c:extLst>
            <c:ext xmlns:c16="http://schemas.microsoft.com/office/drawing/2014/chart" uri="{C3380CC4-5D6E-409C-BE32-E72D297353CC}">
              <c16:uniqueId val="{00000001-BEF9-4F48-BC5F-590A380A6FE8}"/>
            </c:ext>
          </c:extLst>
        </c:ser>
        <c:ser>
          <c:idx val="2"/>
          <c:order val="2"/>
          <c:tx>
            <c:strRef>
              <c:f>'Energy_Map &amp; Line'!$A$9</c:f>
              <c:strCache>
                <c:ptCount val="1"/>
                <c:pt idx="0">
                  <c:v>Heartland</c:v>
                </c:pt>
              </c:strCache>
            </c:strRef>
          </c:tx>
          <c:spPr>
            <a:ln w="28575" cap="rnd">
              <a:solidFill>
                <a:srgbClr val="E55B2E"/>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Line'!$B$9:$H$9</c:f>
              <c:numCache>
                <c:formatCode>General</c:formatCode>
                <c:ptCount val="7"/>
                <c:pt idx="0">
                  <c:v>100</c:v>
                </c:pt>
                <c:pt idx="1">
                  <c:v>105.0593470577433</c:v>
                </c:pt>
                <c:pt idx="2">
                  <c:v>103.37500848715496</c:v>
                </c:pt>
                <c:pt idx="3">
                  <c:v>113.28187467430091</c:v>
                </c:pt>
                <c:pt idx="4">
                  <c:v>117.36625174864037</c:v>
                </c:pt>
                <c:pt idx="5">
                  <c:v>118.49045241621059</c:v>
                </c:pt>
                <c:pt idx="6">
                  <c:v>122.96565402374226</c:v>
                </c:pt>
              </c:numCache>
            </c:numRef>
          </c:val>
          <c:smooth val="0"/>
          <c:extLst>
            <c:ext xmlns:c16="http://schemas.microsoft.com/office/drawing/2014/chart" uri="{C3380CC4-5D6E-409C-BE32-E72D297353CC}">
              <c16:uniqueId val="{00000002-BEF9-4F48-BC5F-590A380A6FE8}"/>
            </c:ext>
          </c:extLst>
        </c:ser>
        <c:ser>
          <c:idx val="3"/>
          <c:order val="3"/>
          <c:tx>
            <c:strRef>
              <c:f>'Energy_Map &amp; Line'!$A$10</c:f>
              <c:strCache>
                <c:ptCount val="1"/>
                <c:pt idx="0">
                  <c:v>Non-Heartland</c:v>
                </c:pt>
              </c:strCache>
            </c:strRef>
          </c:tx>
          <c:spPr>
            <a:ln w="28575" cap="rnd">
              <a:solidFill>
                <a:srgbClr val="8C959A"/>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Line'!$B$10:$H$10</c:f>
              <c:numCache>
                <c:formatCode>General</c:formatCode>
                <c:ptCount val="7"/>
                <c:pt idx="0">
                  <c:v>100</c:v>
                </c:pt>
                <c:pt idx="1">
                  <c:v>116.12467503591711</c:v>
                </c:pt>
                <c:pt idx="2">
                  <c:v>109.65998494903192</c:v>
                </c:pt>
                <c:pt idx="3">
                  <c:v>113.22886023123762</c:v>
                </c:pt>
                <c:pt idx="4">
                  <c:v>117.84529571731548</c:v>
                </c:pt>
                <c:pt idx="5">
                  <c:v>114.4002060956421</c:v>
                </c:pt>
                <c:pt idx="6">
                  <c:v>124.71063231169192</c:v>
                </c:pt>
              </c:numCache>
            </c:numRef>
          </c:val>
          <c:smooth val="0"/>
          <c:extLst>
            <c:ext xmlns:c16="http://schemas.microsoft.com/office/drawing/2014/chart" uri="{C3380CC4-5D6E-409C-BE32-E72D297353CC}">
              <c16:uniqueId val="{00000003-BEF9-4F48-BC5F-590A380A6FE8}"/>
            </c:ext>
          </c:extLst>
        </c:ser>
        <c:dLbls>
          <c:showLegendKey val="0"/>
          <c:showVal val="0"/>
          <c:showCatName val="0"/>
          <c:showSerName val="0"/>
          <c:showPercent val="0"/>
          <c:showBubbleSize val="0"/>
        </c:dLbls>
        <c:smooth val="0"/>
        <c:axId val="562488968"/>
        <c:axId val="562488640"/>
      </c:lineChart>
      <c:catAx>
        <c:axId val="562488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62488640"/>
        <c:crosses val="autoZero"/>
        <c:auto val="1"/>
        <c:lblAlgn val="ctr"/>
        <c:lblOffset val="100"/>
        <c:noMultiLvlLbl val="0"/>
      </c:catAx>
      <c:valAx>
        <c:axId val="562488640"/>
        <c:scaling>
          <c:orientation val="minMax"/>
          <c:max val="260"/>
          <c:min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Index</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6248896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Young adults from out of state</a:t>
            </a:r>
          </a:p>
          <a:p>
            <a:pPr>
              <a:defRPr/>
            </a:pPr>
            <a:r>
              <a:rPr lang="en-US" sz="1200"/>
              <a:t>Share of all young adults, 2016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0911242344706912"/>
          <c:y val="0.23104184893554972"/>
          <c:w val="0.86033202099737538"/>
          <c:h val="0.45600138524351125"/>
        </c:manualLayout>
      </c:layout>
      <c:barChart>
        <c:barDir val="col"/>
        <c:grouping val="clustered"/>
        <c:varyColors val="0"/>
        <c:ser>
          <c:idx val="0"/>
          <c:order val="0"/>
          <c:spPr>
            <a:solidFill>
              <a:srgbClr val="E55B2E"/>
            </a:solidFill>
            <a:ln>
              <a:noFill/>
            </a:ln>
            <a:effectLst/>
          </c:spPr>
          <c:invertIfNegative val="0"/>
          <c:cat>
            <c:strRef>
              <c:f>'YA_Bar &amp; Line'!$A$2:$A$20</c:f>
              <c:strCache>
                <c:ptCount val="19"/>
                <c:pt idx="0">
                  <c:v>North Dakota</c:v>
                </c:pt>
                <c:pt idx="1">
                  <c:v>South Dakota</c:v>
                </c:pt>
                <c:pt idx="2">
                  <c:v>Kansas</c:v>
                </c:pt>
                <c:pt idx="3">
                  <c:v>Missouri</c:v>
                </c:pt>
                <c:pt idx="4">
                  <c:v>Iowa</c:v>
                </c:pt>
                <c:pt idx="5">
                  <c:v>Kentucky</c:v>
                </c:pt>
                <c:pt idx="6">
                  <c:v>Alabama</c:v>
                </c:pt>
                <c:pt idx="7">
                  <c:v>Nebraska</c:v>
                </c:pt>
                <c:pt idx="8">
                  <c:v>Oklahoma</c:v>
                </c:pt>
                <c:pt idx="9">
                  <c:v>Tennessee</c:v>
                </c:pt>
                <c:pt idx="10">
                  <c:v>Wisconsin</c:v>
                </c:pt>
                <c:pt idx="11">
                  <c:v>Minnesota</c:v>
                </c:pt>
                <c:pt idx="12">
                  <c:v>Indiana</c:v>
                </c:pt>
                <c:pt idx="13">
                  <c:v>Arkansas</c:v>
                </c:pt>
                <c:pt idx="14">
                  <c:v>Mississippi</c:v>
                </c:pt>
                <c:pt idx="15">
                  <c:v>Ohio</c:v>
                </c:pt>
                <c:pt idx="16">
                  <c:v>Illinois</c:v>
                </c:pt>
                <c:pt idx="17">
                  <c:v>Louisiana</c:v>
                </c:pt>
                <c:pt idx="18">
                  <c:v>Michigan</c:v>
                </c:pt>
              </c:strCache>
            </c:strRef>
          </c:cat>
          <c:val>
            <c:numRef>
              <c:f>'YA_Bar &amp; Line'!$B$2:$B$20</c:f>
              <c:numCache>
                <c:formatCode>0.0%</c:formatCode>
                <c:ptCount val="19"/>
                <c:pt idx="0">
                  <c:v>8.5165923845773747E-2</c:v>
                </c:pt>
                <c:pt idx="1">
                  <c:v>7.7714952204670507E-2</c:v>
                </c:pt>
                <c:pt idx="2">
                  <c:v>6.6140595806978134E-2</c:v>
                </c:pt>
                <c:pt idx="3">
                  <c:v>5.6057948648533223E-2</c:v>
                </c:pt>
                <c:pt idx="4">
                  <c:v>5.5858264944296812E-2</c:v>
                </c:pt>
                <c:pt idx="5">
                  <c:v>5.5084323624803894E-2</c:v>
                </c:pt>
                <c:pt idx="6">
                  <c:v>5.3653781912532547E-2</c:v>
                </c:pt>
                <c:pt idx="7">
                  <c:v>5.2607429233347207E-2</c:v>
                </c:pt>
                <c:pt idx="8">
                  <c:v>5.0864429860435205E-2</c:v>
                </c:pt>
                <c:pt idx="9">
                  <c:v>4.952106256217758E-2</c:v>
                </c:pt>
                <c:pt idx="10">
                  <c:v>4.7664658779257151E-2</c:v>
                </c:pt>
                <c:pt idx="11">
                  <c:v>4.6166821893824622E-2</c:v>
                </c:pt>
                <c:pt idx="12">
                  <c:v>4.356533583613572E-2</c:v>
                </c:pt>
                <c:pt idx="13">
                  <c:v>4.1373336225777026E-2</c:v>
                </c:pt>
                <c:pt idx="14">
                  <c:v>4.0320855459330611E-2</c:v>
                </c:pt>
                <c:pt idx="15">
                  <c:v>3.6155301439935485E-2</c:v>
                </c:pt>
                <c:pt idx="16">
                  <c:v>3.5907136853919913E-2</c:v>
                </c:pt>
                <c:pt idx="17">
                  <c:v>3.4832610870587692E-2</c:v>
                </c:pt>
                <c:pt idx="18">
                  <c:v>3.0503151438012133E-2</c:v>
                </c:pt>
              </c:numCache>
            </c:numRef>
          </c:val>
          <c:extLst>
            <c:ext xmlns:c16="http://schemas.microsoft.com/office/drawing/2014/chart" uri="{C3380CC4-5D6E-409C-BE32-E72D297353CC}">
              <c16:uniqueId val="{00000000-6E92-4317-8D5C-4F8DCB9F8BEA}"/>
            </c:ext>
          </c:extLst>
        </c:ser>
        <c:dLbls>
          <c:showLegendKey val="0"/>
          <c:showVal val="0"/>
          <c:showCatName val="0"/>
          <c:showSerName val="0"/>
          <c:showPercent val="0"/>
          <c:showBubbleSize val="0"/>
        </c:dLbls>
        <c:gapWidth val="219"/>
        <c:axId val="614944856"/>
        <c:axId val="614948136"/>
      </c:barChart>
      <c:lineChart>
        <c:grouping val="standard"/>
        <c:varyColors val="0"/>
        <c:ser>
          <c:idx val="1"/>
          <c:order val="1"/>
          <c:spPr>
            <a:ln w="28575" cap="rnd">
              <a:solidFill>
                <a:srgbClr val="0D2C6C"/>
              </a:solidFill>
              <a:prstDash val="lgDash"/>
              <a:round/>
            </a:ln>
            <a:effectLst/>
          </c:spPr>
          <c:marker>
            <c:symbol val="none"/>
          </c:marker>
          <c:cat>
            <c:strRef>
              <c:f>'YA_Bar &amp; Line'!$A$2:$A$20</c:f>
              <c:strCache>
                <c:ptCount val="19"/>
                <c:pt idx="0">
                  <c:v>North Dakota</c:v>
                </c:pt>
                <c:pt idx="1">
                  <c:v>South Dakota</c:v>
                </c:pt>
                <c:pt idx="2">
                  <c:v>Kansas</c:v>
                </c:pt>
                <c:pt idx="3">
                  <c:v>Missouri</c:v>
                </c:pt>
                <c:pt idx="4">
                  <c:v>Iowa</c:v>
                </c:pt>
                <c:pt idx="5">
                  <c:v>Kentucky</c:v>
                </c:pt>
                <c:pt idx="6">
                  <c:v>Alabama</c:v>
                </c:pt>
                <c:pt idx="7">
                  <c:v>Nebraska</c:v>
                </c:pt>
                <c:pt idx="8">
                  <c:v>Oklahoma</c:v>
                </c:pt>
                <c:pt idx="9">
                  <c:v>Tennessee</c:v>
                </c:pt>
                <c:pt idx="10">
                  <c:v>Wisconsin</c:v>
                </c:pt>
                <c:pt idx="11">
                  <c:v>Minnesota</c:v>
                </c:pt>
                <c:pt idx="12">
                  <c:v>Indiana</c:v>
                </c:pt>
                <c:pt idx="13">
                  <c:v>Arkansas</c:v>
                </c:pt>
                <c:pt idx="14">
                  <c:v>Mississippi</c:v>
                </c:pt>
                <c:pt idx="15">
                  <c:v>Ohio</c:v>
                </c:pt>
                <c:pt idx="16">
                  <c:v>Illinois</c:v>
                </c:pt>
                <c:pt idx="17">
                  <c:v>Louisiana</c:v>
                </c:pt>
                <c:pt idx="18">
                  <c:v>Michigan</c:v>
                </c:pt>
              </c:strCache>
            </c:strRef>
          </c:cat>
          <c:val>
            <c:numRef>
              <c:f>'YA_Bar &amp; Line'!$C$2:$C$20</c:f>
              <c:numCache>
                <c:formatCode>0.0%</c:formatCode>
                <c:ptCount val="19"/>
                <c:pt idx="0">
                  <c:v>4.5999999999999999E-2</c:v>
                </c:pt>
                <c:pt idx="1">
                  <c:v>4.5999999999999999E-2</c:v>
                </c:pt>
                <c:pt idx="2">
                  <c:v>4.5999999999999999E-2</c:v>
                </c:pt>
                <c:pt idx="3">
                  <c:v>4.5999999999999999E-2</c:v>
                </c:pt>
                <c:pt idx="4">
                  <c:v>4.5999999999999999E-2</c:v>
                </c:pt>
                <c:pt idx="5">
                  <c:v>4.5999999999999999E-2</c:v>
                </c:pt>
                <c:pt idx="6">
                  <c:v>4.5999999999999999E-2</c:v>
                </c:pt>
                <c:pt idx="7">
                  <c:v>4.5999999999999999E-2</c:v>
                </c:pt>
                <c:pt idx="8">
                  <c:v>4.5999999999999999E-2</c:v>
                </c:pt>
                <c:pt idx="9">
                  <c:v>4.5999999999999999E-2</c:v>
                </c:pt>
                <c:pt idx="10">
                  <c:v>4.5999999999999999E-2</c:v>
                </c:pt>
                <c:pt idx="11">
                  <c:v>4.5999999999999999E-2</c:v>
                </c:pt>
                <c:pt idx="12">
                  <c:v>4.5999999999999999E-2</c:v>
                </c:pt>
                <c:pt idx="13">
                  <c:v>4.5999999999999999E-2</c:v>
                </c:pt>
                <c:pt idx="14">
                  <c:v>4.5999999999999999E-2</c:v>
                </c:pt>
                <c:pt idx="15">
                  <c:v>4.5999999999999999E-2</c:v>
                </c:pt>
                <c:pt idx="16">
                  <c:v>4.5999999999999999E-2</c:v>
                </c:pt>
                <c:pt idx="17">
                  <c:v>4.5999999999999999E-2</c:v>
                </c:pt>
                <c:pt idx="18">
                  <c:v>4.5999999999999999E-2</c:v>
                </c:pt>
              </c:numCache>
            </c:numRef>
          </c:val>
          <c:smooth val="0"/>
          <c:extLst>
            <c:ext xmlns:c16="http://schemas.microsoft.com/office/drawing/2014/chart" uri="{C3380CC4-5D6E-409C-BE32-E72D297353CC}">
              <c16:uniqueId val="{00000001-6E92-4317-8D5C-4F8DCB9F8BEA}"/>
            </c:ext>
          </c:extLst>
        </c:ser>
        <c:dLbls>
          <c:showLegendKey val="0"/>
          <c:showVal val="0"/>
          <c:showCatName val="0"/>
          <c:showSerName val="0"/>
          <c:showPercent val="0"/>
          <c:showBubbleSize val="0"/>
        </c:dLbls>
        <c:marker val="1"/>
        <c:smooth val="0"/>
        <c:axId val="614944856"/>
        <c:axId val="614948136"/>
      </c:lineChart>
      <c:catAx>
        <c:axId val="614944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14948136"/>
        <c:crosses val="autoZero"/>
        <c:auto val="1"/>
        <c:lblAlgn val="ctr"/>
        <c:lblOffset val="100"/>
        <c:noMultiLvlLbl val="0"/>
      </c:catAx>
      <c:valAx>
        <c:axId val="61494813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149448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Young adult population (2010 = 100)</a:t>
            </a:r>
          </a:p>
          <a:p>
            <a:pPr>
              <a:defRPr/>
            </a:pPr>
            <a:r>
              <a:rPr lang="en-US" sz="1200"/>
              <a:t>2010-16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2369203849518808"/>
          <c:y val="0.23953703703703705"/>
          <c:w val="0.82041907261592306"/>
          <c:h val="0.52864173228346456"/>
        </c:manualLayout>
      </c:layout>
      <c:lineChart>
        <c:grouping val="standard"/>
        <c:varyColors val="0"/>
        <c:ser>
          <c:idx val="0"/>
          <c:order val="0"/>
          <c:tx>
            <c:strRef>
              <c:f>'YA_Bar &amp; Line'!$A$23</c:f>
              <c:strCache>
                <c:ptCount val="1"/>
                <c:pt idx="0">
                  <c:v>Heartland</c:v>
                </c:pt>
              </c:strCache>
            </c:strRef>
          </c:tx>
          <c:spPr>
            <a:ln w="28575" cap="rnd">
              <a:solidFill>
                <a:srgbClr val="E55B2E"/>
              </a:solidFill>
              <a:round/>
            </a:ln>
            <a:effectLst/>
          </c:spPr>
          <c:marker>
            <c:symbol val="none"/>
          </c:marker>
          <c:cat>
            <c:numRef>
              <c:f>'YA_Bar &amp; Line'!$B$22:$C$22</c:f>
              <c:numCache>
                <c:formatCode>General</c:formatCode>
                <c:ptCount val="2"/>
                <c:pt idx="0">
                  <c:v>2010</c:v>
                </c:pt>
                <c:pt idx="1">
                  <c:v>2016</c:v>
                </c:pt>
              </c:numCache>
            </c:numRef>
          </c:cat>
          <c:val>
            <c:numRef>
              <c:f>'YA_Bar &amp; Line'!$B$25:$C$25</c:f>
              <c:numCache>
                <c:formatCode>General</c:formatCode>
                <c:ptCount val="2"/>
                <c:pt idx="0">
                  <c:v>100</c:v>
                </c:pt>
                <c:pt idx="1">
                  <c:v>102.15482500510731</c:v>
                </c:pt>
              </c:numCache>
            </c:numRef>
          </c:val>
          <c:smooth val="0"/>
          <c:extLst>
            <c:ext xmlns:c16="http://schemas.microsoft.com/office/drawing/2014/chart" uri="{C3380CC4-5D6E-409C-BE32-E72D297353CC}">
              <c16:uniqueId val="{00000000-8EAF-4903-9B91-AA5A93D94F05}"/>
            </c:ext>
          </c:extLst>
        </c:ser>
        <c:ser>
          <c:idx val="1"/>
          <c:order val="1"/>
          <c:tx>
            <c:strRef>
              <c:f>'YA_Bar &amp; Line'!$A$24</c:f>
              <c:strCache>
                <c:ptCount val="1"/>
                <c:pt idx="0">
                  <c:v>Non-Heartland</c:v>
                </c:pt>
              </c:strCache>
            </c:strRef>
          </c:tx>
          <c:spPr>
            <a:ln w="28575" cap="rnd">
              <a:solidFill>
                <a:srgbClr val="8C959A"/>
              </a:solidFill>
              <a:round/>
            </a:ln>
            <a:effectLst/>
          </c:spPr>
          <c:marker>
            <c:symbol val="none"/>
          </c:marker>
          <c:cat>
            <c:numRef>
              <c:f>'YA_Bar &amp; Line'!$B$22:$C$22</c:f>
              <c:numCache>
                <c:formatCode>General</c:formatCode>
                <c:ptCount val="2"/>
                <c:pt idx="0">
                  <c:v>2010</c:v>
                </c:pt>
                <c:pt idx="1">
                  <c:v>2016</c:v>
                </c:pt>
              </c:numCache>
            </c:numRef>
          </c:cat>
          <c:val>
            <c:numRef>
              <c:f>'YA_Bar &amp; Line'!$B$26:$C$26</c:f>
              <c:numCache>
                <c:formatCode>General</c:formatCode>
                <c:ptCount val="2"/>
                <c:pt idx="0">
                  <c:v>100</c:v>
                </c:pt>
                <c:pt idx="1">
                  <c:v>106.14211670942349</c:v>
                </c:pt>
              </c:numCache>
            </c:numRef>
          </c:val>
          <c:smooth val="0"/>
          <c:extLst>
            <c:ext xmlns:c16="http://schemas.microsoft.com/office/drawing/2014/chart" uri="{C3380CC4-5D6E-409C-BE32-E72D297353CC}">
              <c16:uniqueId val="{00000001-8EAF-4903-9B91-AA5A93D94F05}"/>
            </c:ext>
          </c:extLst>
        </c:ser>
        <c:dLbls>
          <c:showLegendKey val="0"/>
          <c:showVal val="0"/>
          <c:showCatName val="0"/>
          <c:showSerName val="0"/>
          <c:showPercent val="0"/>
          <c:showBubbleSize val="0"/>
        </c:dLbls>
        <c:smooth val="0"/>
        <c:axId val="551559752"/>
        <c:axId val="551560080"/>
      </c:lineChart>
      <c:catAx>
        <c:axId val="551559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51560080"/>
        <c:crosses val="autoZero"/>
        <c:auto val="1"/>
        <c:lblAlgn val="ctr"/>
        <c:lblOffset val="100"/>
        <c:noMultiLvlLbl val="0"/>
      </c:catAx>
      <c:valAx>
        <c:axId val="551560080"/>
        <c:scaling>
          <c:orientation val="minMax"/>
          <c:min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Index</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51559752"/>
        <c:crosses val="autoZero"/>
        <c:crossBetween val="midCat"/>
      </c:valAx>
      <c:spPr>
        <a:noFill/>
        <a:ln>
          <a:noFill/>
        </a:ln>
        <a:effectLst/>
      </c:spPr>
    </c:plotArea>
    <c:legend>
      <c:legendPos val="b"/>
      <c:layout>
        <c:manualLayout>
          <c:xMode val="edge"/>
          <c:yMode val="edge"/>
          <c:x val="0.26864938757655293"/>
          <c:y val="0.81076334208223977"/>
          <c:w val="0.48515179352580928"/>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0.92733</cdr:y>
    </cdr:from>
    <cdr:to>
      <cdr:x>1</cdr:x>
      <cdr:y>1</cdr:y>
    </cdr:to>
    <cdr:sp macro="" textlink="">
      <cdr:nvSpPr>
        <cdr:cNvPr id="2" name="TextBox 1"/>
        <cdr:cNvSpPr txBox="1"/>
      </cdr:nvSpPr>
      <cdr:spPr>
        <a:xfrm xmlns:a="http://schemas.openxmlformats.org/drawingml/2006/main">
          <a:off x="0" y="2795589"/>
          <a:ext cx="4914900" cy="21907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QCEW data</a:t>
          </a:r>
        </a:p>
      </cdr:txBody>
    </cdr:sp>
  </cdr:relSizeAnchor>
  <cdr:relSizeAnchor xmlns:cdr="http://schemas.openxmlformats.org/drawingml/2006/chartDrawing">
    <cdr:from>
      <cdr:x>0.11047</cdr:x>
      <cdr:y>0.5703</cdr:y>
    </cdr:from>
    <cdr:to>
      <cdr:x>0.97287</cdr:x>
      <cdr:y>0.5703</cdr:y>
    </cdr:to>
    <cdr:cxnSp macro="">
      <cdr:nvCxnSpPr>
        <cdr:cNvPr id="4" name="Straight Connector 3"/>
        <cdr:cNvCxnSpPr/>
      </cdr:nvCxnSpPr>
      <cdr:spPr>
        <a:xfrm xmlns:a="http://schemas.openxmlformats.org/drawingml/2006/main">
          <a:off x="542925" y="1719262"/>
          <a:ext cx="4238634" cy="0"/>
        </a:xfrm>
        <a:prstGeom xmlns:a="http://schemas.openxmlformats.org/drawingml/2006/main" prst="line">
          <a:avLst/>
        </a:prstGeom>
        <a:ln xmlns:a="http://schemas.openxmlformats.org/drawingml/2006/main" w="19050">
          <a:solidFill>
            <a:srgbClr val="0D2C6C"/>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5133975"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2016 ACS 1-year estimates</a:t>
          </a:r>
        </a:p>
      </cdr:txBody>
    </cdr:sp>
  </cdr:relSizeAnchor>
</c:userShapes>
</file>

<file path=word/drawings/drawing11.xml><?xml version="1.0" encoding="utf-8"?>
<c:userShapes xmlns:c="http://schemas.openxmlformats.org/drawingml/2006/chart">
  <cdr:relSizeAnchor xmlns:cdr="http://schemas.openxmlformats.org/drawingml/2006/chartDrawing">
    <cdr:from>
      <cdr:x>0.60386</cdr:x>
      <cdr:y>0.43079</cdr:y>
    </cdr:from>
    <cdr:to>
      <cdr:x>0.96856</cdr:x>
      <cdr:y>0.53495</cdr:y>
    </cdr:to>
    <cdr:sp macro="" textlink="">
      <cdr:nvSpPr>
        <cdr:cNvPr id="2" name="TextBox 1"/>
        <cdr:cNvSpPr txBox="1"/>
      </cdr:nvSpPr>
      <cdr:spPr>
        <a:xfrm xmlns:a="http://schemas.openxmlformats.org/drawingml/2006/main">
          <a:off x="3589082" y="1378690"/>
          <a:ext cx="2167662" cy="33335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(1.8%)</a:t>
          </a:r>
        </a:p>
      </cdr:txBody>
    </cdr:sp>
  </cdr:relSizeAnchor>
  <cdr:relSizeAnchor xmlns:cdr="http://schemas.openxmlformats.org/drawingml/2006/chartDrawing">
    <cdr:from>
      <cdr:x>0</cdr:x>
      <cdr:y>0.90901</cdr:y>
    </cdr:from>
    <cdr:to>
      <cdr:x>1</cdr:x>
      <cdr:y>1</cdr:y>
    </cdr:to>
    <cdr:sp macro="" textlink="">
      <cdr:nvSpPr>
        <cdr:cNvPr id="3" name="TextBox 1"/>
        <cdr:cNvSpPr txBox="1"/>
      </cdr:nvSpPr>
      <cdr:spPr>
        <a:xfrm xmlns:a="http://schemas.openxmlformats.org/drawingml/2006/main">
          <a:off x="0" y="2493596"/>
          <a:ext cx="4572000" cy="24960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CDC data</a:t>
          </a:r>
        </a:p>
      </cdr:txBody>
    </cdr:sp>
  </cdr:relSizeAnchor>
</c:userShapes>
</file>

<file path=word/drawings/drawing12.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6"/>
          <a:ext cx="4572000" cy="24960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CDC data</a:t>
          </a:r>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4572000"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Ross DeVol, Joe Lee, and Minoli Ratnatunga, “Concept to Commercialization: The Best Universities for Technology Transfer” (Santa Monica, Calif.: Milken Institute, 2017)</a:t>
          </a:r>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76"/>
          <a:ext cx="5410200" cy="23812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PwC/CB</a:t>
          </a:r>
          <a:r>
            <a:rPr lang="en-US" sz="1000" i="1" baseline="0">
              <a:solidFill>
                <a:schemeClr val="tx1">
                  <a:lumMod val="65000"/>
                  <a:lumOff val="35000"/>
                </a:schemeClr>
              </a:solidFill>
              <a:latin typeface="Arial" panose="020B0604020202020204" pitchFamily="34" charset="0"/>
              <a:cs typeface="Arial" panose="020B0604020202020204" pitchFamily="34" charset="0"/>
            </a:rPr>
            <a:t> Insights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0.45521</cdr:x>
      <cdr:y>0.31944</cdr:y>
    </cdr:from>
    <cdr:to>
      <cdr:x>0.91146</cdr:x>
      <cdr:y>0.48958</cdr:y>
    </cdr:to>
    <cdr:sp macro="" textlink="">
      <cdr:nvSpPr>
        <cdr:cNvPr id="2" name="TextBox 1"/>
        <cdr:cNvSpPr txBox="1"/>
      </cdr:nvSpPr>
      <cdr:spPr>
        <a:xfrm xmlns:a="http://schemas.openxmlformats.org/drawingml/2006/main">
          <a:off x="2081212" y="876299"/>
          <a:ext cx="2085976" cy="4667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US" sz="1100" i="1">
              <a:latin typeface="Arial" panose="020B0604020202020204" pitchFamily="34" charset="0"/>
              <a:cs typeface="Arial" panose="020B0604020202020204" pitchFamily="34" charset="0"/>
            </a:rPr>
            <a:t>Longer bar indicates</a:t>
          </a:r>
        </a:p>
        <a:p xmlns:a="http://schemas.openxmlformats.org/drawingml/2006/main">
          <a:pPr algn="ctr"/>
          <a:r>
            <a:rPr lang="en-US" sz="1100" i="1">
              <a:latin typeface="Arial" panose="020B0604020202020204" pitchFamily="34" charset="0"/>
              <a:cs typeface="Arial" panose="020B0604020202020204" pitchFamily="34" charset="0"/>
            </a:rPr>
            <a:t>better rank</a:t>
          </a:r>
        </a:p>
      </cdr:txBody>
    </cdr:sp>
  </cdr:relSizeAnchor>
</c:userShapes>
</file>

<file path=word/drawings/drawing16.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63"/>
          <a:ext cx="4572000" cy="238137"/>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Emsi and QCEW data</a:t>
          </a:r>
        </a:p>
      </cdr:txBody>
    </cdr:sp>
  </cdr:relSizeAnchor>
</c:userShapes>
</file>

<file path=word/drawings/drawing17.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63"/>
          <a:ext cx="4572000" cy="238137"/>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Census-PEP</a:t>
          </a:r>
          <a:r>
            <a:rPr lang="en-US" sz="1000" i="1" baseline="0">
              <a:solidFill>
                <a:schemeClr val="tx1">
                  <a:lumMod val="65000"/>
                  <a:lumOff val="35000"/>
                </a:schemeClr>
              </a:solidFill>
              <a:latin typeface="Arial" panose="020B0604020202020204" pitchFamily="34" charset="0"/>
              <a:cs typeface="Arial" panose="020B0604020202020204" pitchFamily="34" charset="0"/>
            </a:rPr>
            <a:t>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18.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63"/>
          <a:ext cx="4572000" cy="238137"/>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2010 &amp; 2016 ACS 1-year estimates</a:t>
          </a:r>
        </a:p>
      </cdr:txBody>
    </cdr:sp>
  </cdr:relSizeAnchor>
</c:userShapes>
</file>

<file path=word/drawings/drawing19.xml><?xml version="1.0" encoding="utf-8"?>
<c:userShapes xmlns:c="http://schemas.openxmlformats.org/drawingml/2006/chart">
  <cdr:relSizeAnchor xmlns:cdr="http://schemas.openxmlformats.org/drawingml/2006/chartDrawing">
    <cdr:from>
      <cdr:x>0.58868</cdr:x>
      <cdr:y>0.46644</cdr:y>
    </cdr:from>
    <cdr:to>
      <cdr:x>0.96047</cdr:x>
      <cdr:y>0.5706</cdr:y>
    </cdr:to>
    <cdr:sp macro="" textlink="">
      <cdr:nvSpPr>
        <cdr:cNvPr id="2" name="TextBox 1"/>
        <cdr:cNvSpPr txBox="1"/>
      </cdr:nvSpPr>
      <cdr:spPr>
        <a:xfrm xmlns:a="http://schemas.openxmlformats.org/drawingml/2006/main">
          <a:off x="3498850" y="1279525"/>
          <a:ext cx="2209771" cy="285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(3.4%)</a:t>
          </a:r>
        </a:p>
      </cdr:txBody>
    </cdr:sp>
  </cdr:relSizeAnchor>
  <cdr:relSizeAnchor xmlns:cdr="http://schemas.openxmlformats.org/drawingml/2006/chartDrawing">
    <cdr:from>
      <cdr:x>0.00321</cdr:x>
      <cdr:y>0.91319</cdr:y>
    </cdr:from>
    <cdr:to>
      <cdr:x>0.99466</cdr:x>
      <cdr:y>1</cdr:y>
    </cdr:to>
    <cdr:sp macro="" textlink="">
      <cdr:nvSpPr>
        <cdr:cNvPr id="3" name="TextBox 1"/>
        <cdr:cNvSpPr txBox="1"/>
      </cdr:nvSpPr>
      <cdr:spPr>
        <a:xfrm xmlns:a="http://schemas.openxmlformats.org/drawingml/2006/main">
          <a:off x="19050" y="2505063"/>
          <a:ext cx="5892782" cy="238137"/>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a:t>
          </a:r>
          <a:r>
            <a:rPr lang="en-US" sz="1000" i="1" baseline="0">
              <a:solidFill>
                <a:schemeClr val="tx1">
                  <a:lumMod val="65000"/>
                  <a:lumOff val="35000"/>
                </a:schemeClr>
              </a:solidFill>
              <a:latin typeface="Arial" panose="020B0604020202020204" pitchFamily="34" charset="0"/>
              <a:cs typeface="Arial" panose="020B0604020202020204" pitchFamily="34" charset="0"/>
            </a:rPr>
            <a:t>FCC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0.94146</cdr:y>
    </cdr:from>
    <cdr:to>
      <cdr:x>1</cdr:x>
      <cdr:y>1</cdr:y>
    </cdr:to>
    <cdr:sp macro="" textlink="">
      <cdr:nvSpPr>
        <cdr:cNvPr id="2" name="TextBox 1"/>
        <cdr:cNvSpPr txBox="1"/>
      </cdr:nvSpPr>
      <cdr:spPr>
        <a:xfrm xmlns:a="http://schemas.openxmlformats.org/drawingml/2006/main">
          <a:off x="0" y="3676650"/>
          <a:ext cx="5943600" cy="228600"/>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QCEW and Emsi data</a:t>
          </a:r>
        </a:p>
      </cdr:txBody>
    </cdr:sp>
  </cdr:relSizeAnchor>
  <cdr:relSizeAnchor xmlns:cdr="http://schemas.openxmlformats.org/drawingml/2006/chartDrawing">
    <cdr:from>
      <cdr:x>0</cdr:x>
      <cdr:y>0.89072</cdr:y>
    </cdr:from>
    <cdr:to>
      <cdr:x>1</cdr:x>
      <cdr:y>0.95448</cdr:y>
    </cdr:to>
    <cdr:sp macro="" textlink="">
      <cdr:nvSpPr>
        <cdr:cNvPr id="3" name="TextBox 1"/>
        <cdr:cNvSpPr txBox="1"/>
      </cdr:nvSpPr>
      <cdr:spPr>
        <a:xfrm xmlns:a="http://schemas.openxmlformats.org/drawingml/2006/main">
          <a:off x="0" y="3478467"/>
          <a:ext cx="5943600" cy="248999"/>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Note: Energy</a:t>
          </a:r>
          <a:r>
            <a:rPr lang="en-US" sz="1000" i="1" baseline="0">
              <a:solidFill>
                <a:schemeClr val="tx1">
                  <a:lumMod val="65000"/>
                  <a:lumOff val="35000"/>
                </a:schemeClr>
              </a:solidFill>
              <a:latin typeface="Arial" panose="020B0604020202020204" pitchFamily="34" charset="0"/>
              <a:cs typeface="Arial" panose="020B0604020202020204" pitchFamily="34" charset="0"/>
            </a:rPr>
            <a:t> industries include Oil and Gas Extraction (NAICS 2111), Drilling Oiil and Gas Wells (213111), and Support Activities for Oil and Gas Operations (213112)</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0.08014</cdr:x>
      <cdr:y>0.4646</cdr:y>
    </cdr:from>
    <cdr:to>
      <cdr:x>0.85871</cdr:x>
      <cdr:y>0.4646</cdr:y>
    </cdr:to>
    <cdr:cxnSp macro="">
      <cdr:nvCxnSpPr>
        <cdr:cNvPr id="5" name="Straight Connector 4"/>
        <cdr:cNvCxnSpPr/>
      </cdr:nvCxnSpPr>
      <cdr:spPr>
        <a:xfrm xmlns:a="http://schemas.openxmlformats.org/drawingml/2006/main">
          <a:off x="476308" y="1814363"/>
          <a:ext cx="4627508" cy="0"/>
        </a:xfrm>
        <a:prstGeom xmlns:a="http://schemas.openxmlformats.org/drawingml/2006/main" prst="line">
          <a:avLst/>
        </a:prstGeom>
        <a:ln xmlns:a="http://schemas.openxmlformats.org/drawingml/2006/main" w="28575">
          <a:solidFill>
            <a:srgbClr val="0D2C6C"/>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0.51763</cdr:x>
      <cdr:y>0.39361</cdr:y>
    </cdr:from>
    <cdr:to>
      <cdr:x>0.88141</cdr:x>
      <cdr:y>0.4709</cdr:y>
    </cdr:to>
    <cdr:sp macro="" textlink="">
      <cdr:nvSpPr>
        <cdr:cNvPr id="6" name="TextBox 5"/>
        <cdr:cNvSpPr txBox="1"/>
      </cdr:nvSpPr>
      <cdr:spPr>
        <a:xfrm xmlns:a="http://schemas.openxmlformats.org/drawingml/2006/main">
          <a:off x="3076575" y="1537155"/>
          <a:ext cx="2162176" cy="30181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(0.0%)</a:t>
          </a: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0.92978</cdr:y>
    </cdr:from>
    <cdr:to>
      <cdr:x>1</cdr:x>
      <cdr:y>1</cdr:y>
    </cdr:to>
    <cdr:sp macro="" textlink="">
      <cdr:nvSpPr>
        <cdr:cNvPr id="2" name="TextBox 1"/>
        <cdr:cNvSpPr txBox="1"/>
      </cdr:nvSpPr>
      <cdr:spPr>
        <a:xfrm xmlns:a="http://schemas.openxmlformats.org/drawingml/2006/main">
          <a:off x="0" y="3405184"/>
          <a:ext cx="7805738" cy="257180"/>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SAIPE estimates</a:t>
          </a:r>
        </a:p>
      </cdr:txBody>
    </cdr:sp>
  </cdr:relSizeAnchor>
  <cdr:relSizeAnchor xmlns:cdr="http://schemas.openxmlformats.org/drawingml/2006/chartDrawing">
    <cdr:from>
      <cdr:x>0.60497</cdr:x>
      <cdr:y>0.39142</cdr:y>
    </cdr:from>
    <cdr:to>
      <cdr:x>0.96394</cdr:x>
      <cdr:y>0.46944</cdr:y>
    </cdr:to>
    <cdr:sp macro="" textlink="">
      <cdr:nvSpPr>
        <cdr:cNvPr id="3" name="TextBox 2"/>
        <cdr:cNvSpPr txBox="1"/>
      </cdr:nvSpPr>
      <cdr:spPr>
        <a:xfrm xmlns:a="http://schemas.openxmlformats.org/drawingml/2006/main">
          <a:off x="3595688" y="1433513"/>
          <a:ext cx="2133600"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(2.0%)</a:t>
          </a: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0.93413</cdr:y>
    </cdr:from>
    <cdr:to>
      <cdr:x>1</cdr:x>
      <cdr:y>1</cdr:y>
    </cdr:to>
    <cdr:sp macro="" textlink="">
      <cdr:nvSpPr>
        <cdr:cNvPr id="2" name="TextBox 1"/>
        <cdr:cNvSpPr txBox="1"/>
      </cdr:nvSpPr>
      <cdr:spPr>
        <a:xfrm xmlns:a="http://schemas.openxmlformats.org/drawingml/2006/main">
          <a:off x="0" y="2971795"/>
          <a:ext cx="4572000" cy="209556"/>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"Export</a:t>
          </a:r>
          <a:r>
            <a:rPr lang="en-US" sz="1000" i="1" baseline="0">
              <a:solidFill>
                <a:schemeClr val="tx1">
                  <a:lumMod val="65000"/>
                  <a:lumOff val="35000"/>
                </a:schemeClr>
              </a:solidFill>
              <a:latin typeface="Arial" panose="020B0604020202020204" pitchFamily="34" charset="0"/>
              <a:cs typeface="Arial" panose="020B0604020202020204" pitchFamily="34" charset="0"/>
            </a:rPr>
            <a:t> Monitor 2018," April 2018</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0.92343</cdr:y>
    </cdr:from>
    <cdr:to>
      <cdr:x>1</cdr:x>
      <cdr:y>1</cdr:y>
    </cdr:to>
    <cdr:sp macro="" textlink="">
      <cdr:nvSpPr>
        <cdr:cNvPr id="2" name="TextBox 1"/>
        <cdr:cNvSpPr txBox="1"/>
      </cdr:nvSpPr>
      <cdr:spPr>
        <a:xfrm xmlns:a="http://schemas.openxmlformats.org/drawingml/2006/main">
          <a:off x="0" y="2955340"/>
          <a:ext cx="5943600" cy="245059"/>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USDA</a:t>
          </a:r>
          <a:r>
            <a:rPr lang="en-US" sz="1000" i="1" baseline="0">
              <a:solidFill>
                <a:schemeClr val="tx1">
                  <a:lumMod val="65000"/>
                  <a:lumOff val="35000"/>
                </a:schemeClr>
              </a:solidFill>
              <a:latin typeface="Arial" panose="020B0604020202020204" pitchFamily="34" charset="0"/>
              <a:cs typeface="Arial" panose="020B0604020202020204" pitchFamily="34" charset="0"/>
            </a:rPr>
            <a:t>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0.93413</cdr:y>
    </cdr:from>
    <cdr:to>
      <cdr:x>1</cdr:x>
      <cdr:y>1</cdr:y>
    </cdr:to>
    <cdr:sp macro="" textlink="">
      <cdr:nvSpPr>
        <cdr:cNvPr id="2" name="TextBox 1"/>
        <cdr:cNvSpPr txBox="1"/>
      </cdr:nvSpPr>
      <cdr:spPr>
        <a:xfrm xmlns:a="http://schemas.openxmlformats.org/drawingml/2006/main">
          <a:off x="0" y="2971800"/>
          <a:ext cx="4972050" cy="209550"/>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a:t>
          </a:r>
          <a:r>
            <a:rPr lang="en-US" sz="1000" i="1" baseline="0">
              <a:solidFill>
                <a:schemeClr val="tx1">
                  <a:lumMod val="65000"/>
                  <a:lumOff val="35000"/>
                </a:schemeClr>
              </a:solidFill>
              <a:latin typeface="Arial" panose="020B0604020202020204" pitchFamily="34" charset="0"/>
              <a:cs typeface="Arial" panose="020B0604020202020204" pitchFamily="34" charset="0"/>
            </a:rPr>
            <a:t> analysis of USDA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0.90361</cdr:y>
    </cdr:from>
    <cdr:to>
      <cdr:x>1</cdr:x>
      <cdr:y>0.99096</cdr:y>
    </cdr:to>
    <cdr:sp macro="" textlink="">
      <cdr:nvSpPr>
        <cdr:cNvPr id="2" name="TextBox 1"/>
        <cdr:cNvSpPr txBox="1"/>
      </cdr:nvSpPr>
      <cdr:spPr>
        <a:xfrm xmlns:a="http://schemas.openxmlformats.org/drawingml/2006/main">
          <a:off x="0" y="2857500"/>
          <a:ext cx="5810251" cy="276225"/>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EIA-SEDS</a:t>
          </a:r>
          <a:r>
            <a:rPr lang="en-US" sz="1000" i="1" baseline="0">
              <a:solidFill>
                <a:schemeClr val="tx1">
                  <a:lumMod val="65000"/>
                  <a:lumOff val="35000"/>
                </a:schemeClr>
              </a:solidFill>
              <a:latin typeface="Arial" panose="020B0604020202020204" pitchFamily="34" charset="0"/>
              <a:cs typeface="Arial" panose="020B0604020202020204" pitchFamily="34" charset="0"/>
            </a:rPr>
            <a:t>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4572000"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2016 ACS 1-year estimates</a:t>
          </a:r>
        </a:p>
      </cdr:txBody>
    </cdr:sp>
  </cdr:relSizeAnchor>
  <cdr:relSizeAnchor xmlns:cdr="http://schemas.openxmlformats.org/drawingml/2006/chartDrawing">
    <cdr:from>
      <cdr:x>0.50278</cdr:x>
      <cdr:y>0.33796</cdr:y>
    </cdr:from>
    <cdr:to>
      <cdr:x>0.96944</cdr:x>
      <cdr:y>0.44212</cdr:y>
    </cdr:to>
    <cdr:sp macro="" textlink="">
      <cdr:nvSpPr>
        <cdr:cNvPr id="3" name="TextBox 1"/>
        <cdr:cNvSpPr txBox="1"/>
      </cdr:nvSpPr>
      <cdr:spPr>
        <a:xfrm xmlns:a="http://schemas.openxmlformats.org/drawingml/2006/main">
          <a:off x="2298700" y="927100"/>
          <a:ext cx="2133574" cy="28573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(4.6%)</a:t>
          </a: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4572000"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2016 ACS 1-year estimates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333C-9EC1-4580-835A-E001E10AF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116</Pages>
  <Words>19931</Words>
  <Characters>113611</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DeVol</dc:creator>
  <cp:keywords/>
  <dc:description/>
  <cp:lastModifiedBy>Carly P Anderson</cp:lastModifiedBy>
  <cp:revision>3</cp:revision>
  <cp:lastPrinted>2018-08-14T18:58:00Z</cp:lastPrinted>
  <dcterms:created xsi:type="dcterms:W3CDTF">2018-08-28T15:36:00Z</dcterms:created>
  <dcterms:modified xsi:type="dcterms:W3CDTF">2018-08-28T15:38:00Z</dcterms:modified>
</cp:coreProperties>
</file>